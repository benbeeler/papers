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1FC84" w14:textId="77777777" w:rsidR="00DC1DC2" w:rsidRPr="00516B12" w:rsidRDefault="00DC1DC2" w:rsidP="00DC1DC2">
      <w:pPr>
        <w:jc w:val="center"/>
        <w:rPr>
          <w:rFonts w:ascii="Times New Roman" w:hAnsi="Times New Roman" w:cs="Times New Roman"/>
          <w:b/>
          <w:sz w:val="24"/>
          <w:szCs w:val="24"/>
        </w:rPr>
      </w:pPr>
      <w:r>
        <w:rPr>
          <w:rFonts w:ascii="Times New Roman" w:hAnsi="Times New Roman" w:cs="Times New Roman"/>
          <w:b/>
          <w:sz w:val="24"/>
          <w:szCs w:val="24"/>
        </w:rPr>
        <w:t>Thermophysical properties of U</w:t>
      </w:r>
      <w:r w:rsidRPr="001F7706">
        <w:rPr>
          <w:rFonts w:ascii="Times New Roman" w:hAnsi="Times New Roman" w:cs="Times New Roman"/>
          <w:b/>
          <w:sz w:val="24"/>
          <w:szCs w:val="24"/>
          <w:vertAlign w:val="subscript"/>
        </w:rPr>
        <w:t>3</w:t>
      </w:r>
      <w:r>
        <w:rPr>
          <w:rFonts w:ascii="Times New Roman" w:hAnsi="Times New Roman" w:cs="Times New Roman"/>
          <w:b/>
          <w:sz w:val="24"/>
          <w:szCs w:val="24"/>
        </w:rPr>
        <w:t>Si</w:t>
      </w:r>
      <w:r w:rsidRPr="001F7706">
        <w:rPr>
          <w:rFonts w:ascii="Times New Roman" w:hAnsi="Times New Roman" w:cs="Times New Roman"/>
          <w:b/>
          <w:sz w:val="24"/>
          <w:szCs w:val="24"/>
          <w:vertAlign w:val="subscript"/>
        </w:rPr>
        <w:t>2</w:t>
      </w:r>
      <w:r>
        <w:rPr>
          <w:rFonts w:ascii="Times New Roman" w:hAnsi="Times New Roman" w:cs="Times New Roman"/>
          <w:b/>
          <w:sz w:val="24"/>
          <w:szCs w:val="24"/>
        </w:rPr>
        <w:t xml:space="preserve"> fuel: A molecular dynamics study</w:t>
      </w:r>
    </w:p>
    <w:p w14:paraId="0D61209C" w14:textId="77777777" w:rsidR="00DC1DC2" w:rsidRPr="00034AFB" w:rsidRDefault="00DC1DC2" w:rsidP="00DC1DC2">
      <w:pPr>
        <w:jc w:val="center"/>
        <w:rPr>
          <w:rFonts w:ascii="Times New Roman" w:eastAsia="Times New Roman" w:hAnsi="Times New Roman" w:cs="Times New Roman"/>
          <w:noProof/>
        </w:rPr>
      </w:pPr>
      <w:r w:rsidRPr="00034AFB">
        <w:rPr>
          <w:rFonts w:ascii="Times New Roman" w:eastAsia="Times New Roman" w:hAnsi="Times New Roman" w:cs="Times New Roman"/>
          <w:noProof/>
        </w:rPr>
        <w:t>Ericmoore Jossou</w:t>
      </w:r>
      <w:r w:rsidRPr="00034AFB">
        <w:rPr>
          <w:rFonts w:ascii="Times New Roman" w:eastAsia="Times New Roman" w:hAnsi="Times New Roman" w:cs="Times New Roman"/>
          <w:noProof/>
          <w:vertAlign w:val="superscript"/>
        </w:rPr>
        <w:t>1</w:t>
      </w:r>
      <w:r w:rsidRPr="00034AFB">
        <w:rPr>
          <w:rFonts w:ascii="Times New Roman" w:eastAsia="Times New Roman" w:hAnsi="Times New Roman" w:cs="Times New Roman"/>
          <w:noProof/>
        </w:rPr>
        <w:t xml:space="preserve">, </w:t>
      </w:r>
      <w:r w:rsidRPr="00034AFB">
        <w:rPr>
          <w:rFonts w:ascii="Times New Roman" w:hAnsi="Times New Roman" w:cs="Times New Roman"/>
        </w:rPr>
        <w:t>Md. Jahidur Rahman</w:t>
      </w:r>
      <w:r w:rsidRPr="00034AFB">
        <w:rPr>
          <w:rFonts w:ascii="Times New Roman" w:hAnsi="Times New Roman" w:cs="Times New Roman"/>
          <w:vertAlign w:val="superscript"/>
        </w:rPr>
        <w:t>1</w:t>
      </w:r>
      <w:r w:rsidRPr="00034AFB">
        <w:rPr>
          <w:rFonts w:ascii="Times New Roman" w:hAnsi="Times New Roman" w:cs="Times New Roman"/>
        </w:rPr>
        <w:t xml:space="preserve">, </w:t>
      </w:r>
      <w:r w:rsidRPr="00034AFB">
        <w:rPr>
          <w:rFonts w:ascii="Times New Roman" w:eastAsia="Times New Roman" w:hAnsi="Times New Roman" w:cs="Times New Roman"/>
          <w:noProof/>
        </w:rPr>
        <w:t>Dotun Oladimeji</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xml:space="preserve">, </w:t>
      </w:r>
      <w:r>
        <w:rPr>
          <w:rFonts w:ascii="Times New Roman" w:eastAsia="Times New Roman" w:hAnsi="Times New Roman" w:cs="Times New Roman"/>
          <w:noProof/>
        </w:rPr>
        <w:t>Benjamin Beeler</w:t>
      </w:r>
      <w:r w:rsidRPr="00F807AD">
        <w:rPr>
          <w:rFonts w:ascii="Times New Roman" w:eastAsia="Times New Roman" w:hAnsi="Times New Roman" w:cs="Times New Roman"/>
          <w:noProof/>
          <w:vertAlign w:val="superscript"/>
        </w:rPr>
        <w:t>3</w:t>
      </w:r>
      <w:r>
        <w:rPr>
          <w:rFonts w:ascii="Times New Roman" w:eastAsia="Times New Roman" w:hAnsi="Times New Roman" w:cs="Times New Roman"/>
          <w:noProof/>
        </w:rPr>
        <w:t xml:space="preserve">, </w:t>
      </w:r>
      <w:r w:rsidRPr="00034AFB">
        <w:rPr>
          <w:rFonts w:ascii="Times New Roman" w:eastAsia="Times New Roman" w:hAnsi="Times New Roman" w:cs="Times New Roman"/>
          <w:noProof/>
        </w:rPr>
        <w:t>Barbara Szpunar</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Jerzy Szpunar</w:t>
      </w:r>
      <w:r w:rsidRPr="00034AFB">
        <w:rPr>
          <w:rFonts w:ascii="Times New Roman" w:eastAsia="Times New Roman" w:hAnsi="Times New Roman" w:cs="Times New Roman"/>
          <w:noProof/>
          <w:vertAlign w:val="superscript"/>
        </w:rPr>
        <w:t>1</w:t>
      </w:r>
    </w:p>
    <w:p w14:paraId="622CAD2D" w14:textId="77777777" w:rsidR="00DC1DC2" w:rsidRPr="00812FC4" w:rsidRDefault="00DC1DC2" w:rsidP="00DC1DC2">
      <w:pPr>
        <w:spacing w:after="0" w:line="240" w:lineRule="auto"/>
        <w:jc w:val="center"/>
        <w:rPr>
          <w:rFonts w:ascii="Times New Roman" w:hAnsi="Times New Roman"/>
          <w:i/>
        </w:rPr>
      </w:pPr>
      <w:r w:rsidRPr="00812FC4">
        <w:rPr>
          <w:rFonts w:ascii="Times New Roman" w:hAnsi="Times New Roman"/>
          <w:i/>
          <w:vertAlign w:val="superscript"/>
        </w:rPr>
        <w:t>1</w:t>
      </w:r>
      <w:r w:rsidRPr="00812FC4">
        <w:rPr>
          <w:rFonts w:ascii="Times New Roman" w:hAnsi="Times New Roman"/>
          <w:i/>
          <w:color w:val="000000"/>
          <w:shd w:val="clear" w:color="auto" w:fill="FFFFFF"/>
        </w:rPr>
        <w:t xml:space="preserve"> Department of Mechanical Engineering, College of Engineering,</w:t>
      </w:r>
      <w:r w:rsidRPr="00812FC4">
        <w:rPr>
          <w:rStyle w:val="apple-converted-space"/>
          <w:rFonts w:ascii="Times New Roman" w:hAnsi="Times New Roman"/>
          <w:i/>
          <w:color w:val="000000"/>
          <w:shd w:val="clear" w:color="auto" w:fill="FFFFFF"/>
        </w:rPr>
        <w:t> </w:t>
      </w:r>
      <w:r w:rsidRPr="00812FC4">
        <w:rPr>
          <w:rStyle w:val="institution"/>
          <w:rFonts w:ascii="Times New Roman" w:hAnsi="Times New Roman"/>
          <w:i/>
          <w:color w:val="000000"/>
          <w:shd w:val="clear" w:color="auto" w:fill="FFFFFF"/>
        </w:rPr>
        <w:t>University of Saskatchewan</w:t>
      </w:r>
      <w:r w:rsidRPr="00812FC4">
        <w:rPr>
          <w:rFonts w:ascii="Times New Roman" w:hAnsi="Times New Roman"/>
          <w:i/>
          <w:color w:val="000000"/>
          <w:shd w:val="clear" w:color="auto" w:fill="FFFFFF"/>
        </w:rPr>
        <w:t>, 57 Campus Drive, Saskatoon, S7N 5A9, Saskatchewan,</w:t>
      </w:r>
      <w:r w:rsidRPr="00812FC4">
        <w:rPr>
          <w:rStyle w:val="apple-converted-space"/>
          <w:rFonts w:ascii="Times New Roman" w:hAnsi="Times New Roman"/>
          <w:i/>
          <w:color w:val="000000"/>
          <w:shd w:val="clear" w:color="auto" w:fill="FFFFFF"/>
        </w:rPr>
        <w:t> </w:t>
      </w:r>
      <w:r w:rsidRPr="00812FC4">
        <w:rPr>
          <w:rStyle w:val="country"/>
          <w:rFonts w:ascii="Times New Roman" w:hAnsi="Times New Roman"/>
          <w:i/>
          <w:color w:val="000000"/>
          <w:shd w:val="clear" w:color="auto" w:fill="FFFFFF"/>
        </w:rPr>
        <w:t>Canada</w:t>
      </w:r>
      <w:r w:rsidRPr="00812FC4">
        <w:rPr>
          <w:rFonts w:ascii="Times New Roman" w:hAnsi="Times New Roman"/>
          <w:i/>
        </w:rPr>
        <w:t>.</w:t>
      </w:r>
    </w:p>
    <w:p w14:paraId="66FC9380" w14:textId="77777777" w:rsidR="00DC1DC2" w:rsidRDefault="00DC1DC2" w:rsidP="00DC1DC2">
      <w:pPr>
        <w:pStyle w:val="History"/>
        <w:spacing w:before="0" w:after="0" w:line="240" w:lineRule="auto"/>
        <w:rPr>
          <w:rStyle w:val="country"/>
          <w:i/>
          <w:color w:val="000000"/>
          <w:sz w:val="22"/>
          <w:shd w:val="clear" w:color="auto" w:fill="FFFFFF"/>
        </w:rPr>
      </w:pPr>
      <w:r w:rsidRPr="00812FC4">
        <w:rPr>
          <w:i/>
          <w:sz w:val="22"/>
          <w:szCs w:val="22"/>
          <w:vertAlign w:val="superscript"/>
        </w:rPr>
        <w:t xml:space="preserve">2 </w:t>
      </w:r>
      <w:r w:rsidRPr="00812FC4">
        <w:rPr>
          <w:i/>
          <w:sz w:val="22"/>
          <w:szCs w:val="22"/>
        </w:rPr>
        <w:t xml:space="preserve">Department of Physics and Engineering Physics, </w:t>
      </w:r>
      <w:r w:rsidRPr="00812FC4">
        <w:rPr>
          <w:i/>
          <w:color w:val="000000"/>
          <w:sz w:val="22"/>
          <w:shd w:val="clear" w:color="auto" w:fill="FFFFFF"/>
        </w:rPr>
        <w:t xml:space="preserve">College of </w:t>
      </w:r>
      <w:r>
        <w:rPr>
          <w:i/>
          <w:color w:val="000000"/>
          <w:sz w:val="22"/>
          <w:shd w:val="clear" w:color="auto" w:fill="FFFFFF"/>
        </w:rPr>
        <w:t xml:space="preserve">Art and </w:t>
      </w:r>
      <w:r w:rsidRPr="00812FC4">
        <w:rPr>
          <w:i/>
          <w:color w:val="000000"/>
          <w:sz w:val="22"/>
          <w:shd w:val="clear" w:color="auto" w:fill="FFFFFF"/>
        </w:rPr>
        <w:t>Science,</w:t>
      </w:r>
      <w:r w:rsidRPr="00812FC4">
        <w:rPr>
          <w:rStyle w:val="apple-converted-space"/>
          <w:i/>
          <w:color w:val="000000"/>
          <w:sz w:val="22"/>
          <w:shd w:val="clear" w:color="auto" w:fill="FFFFFF"/>
        </w:rPr>
        <w:t> </w:t>
      </w:r>
      <w:r w:rsidRPr="00812FC4">
        <w:rPr>
          <w:rStyle w:val="institution"/>
          <w:i/>
          <w:color w:val="000000"/>
          <w:sz w:val="22"/>
          <w:shd w:val="clear" w:color="auto" w:fill="FFFFFF"/>
        </w:rPr>
        <w:t>University of Saskatchewan</w:t>
      </w:r>
      <w:r w:rsidRPr="00812FC4">
        <w:rPr>
          <w:i/>
          <w:color w:val="000000"/>
          <w:sz w:val="22"/>
          <w:shd w:val="clear" w:color="auto" w:fill="FFFFFF"/>
        </w:rPr>
        <w:t xml:space="preserve">, </w:t>
      </w:r>
      <w:r w:rsidRPr="00D30FFF">
        <w:rPr>
          <w:i/>
          <w:color w:val="000000" w:themeColor="text1"/>
          <w:sz w:val="22"/>
          <w:shd w:val="clear" w:color="auto" w:fill="FFFFFF"/>
        </w:rPr>
        <w:t>116 Science Place</w:t>
      </w:r>
      <w:r>
        <w:rPr>
          <w:i/>
          <w:color w:val="000000"/>
          <w:sz w:val="22"/>
          <w:shd w:val="clear" w:color="auto" w:fill="FFFFFF"/>
        </w:rPr>
        <w:t>, Saskatoon, S7N 5E2</w:t>
      </w:r>
      <w:r w:rsidRPr="00812FC4">
        <w:rPr>
          <w:i/>
          <w:color w:val="000000"/>
          <w:sz w:val="22"/>
          <w:shd w:val="clear" w:color="auto" w:fill="FFFFFF"/>
        </w:rPr>
        <w:t>, Saskatchewan,</w:t>
      </w:r>
      <w:r w:rsidRPr="00812FC4">
        <w:rPr>
          <w:rStyle w:val="apple-converted-space"/>
          <w:i/>
          <w:color w:val="000000"/>
          <w:sz w:val="22"/>
          <w:shd w:val="clear" w:color="auto" w:fill="FFFFFF"/>
        </w:rPr>
        <w:t> </w:t>
      </w:r>
      <w:r w:rsidRPr="00812FC4">
        <w:rPr>
          <w:rStyle w:val="country"/>
          <w:i/>
          <w:color w:val="000000"/>
          <w:sz w:val="22"/>
          <w:shd w:val="clear" w:color="auto" w:fill="FFFFFF"/>
        </w:rPr>
        <w:t>Canada</w:t>
      </w:r>
    </w:p>
    <w:p w14:paraId="02B394E2" w14:textId="77777777" w:rsidR="00DC1DC2" w:rsidRPr="00F807AD" w:rsidRDefault="00DC1DC2" w:rsidP="00DC1DC2">
      <w:pPr>
        <w:pStyle w:val="History"/>
        <w:spacing w:before="0" w:after="0" w:line="240" w:lineRule="auto"/>
        <w:rPr>
          <w:i/>
          <w:sz w:val="22"/>
          <w:szCs w:val="22"/>
        </w:rPr>
      </w:pPr>
      <w:r>
        <w:rPr>
          <w:i/>
          <w:sz w:val="22"/>
          <w:szCs w:val="22"/>
          <w:vertAlign w:val="superscript"/>
        </w:rPr>
        <w:t>3</w:t>
      </w:r>
      <w:r w:rsidRPr="00F807AD">
        <w:rPr>
          <w:i/>
          <w:sz w:val="22"/>
          <w:szCs w:val="22"/>
        </w:rPr>
        <w:t>Idaho National Laboratory, Idaho Falls, ID, 83415, USA</w:t>
      </w:r>
    </w:p>
    <w:p w14:paraId="3E634D7C" w14:textId="77777777" w:rsidR="00DC1DC2" w:rsidRDefault="00DC1DC2" w:rsidP="00DC1DC2">
      <w:pPr>
        <w:spacing w:before="100" w:beforeAutospacing="1" w:after="100" w:afterAutospacing="1" w:line="360" w:lineRule="auto"/>
        <w:jc w:val="center"/>
        <w:outlineLvl w:val="0"/>
        <w:rPr>
          <w:rFonts w:ascii="Times New Roman" w:eastAsia="Times New Roman" w:hAnsi="Times New Roman"/>
          <w:b/>
          <w:sz w:val="24"/>
        </w:rPr>
      </w:pPr>
      <w:r w:rsidRPr="008C3EBF">
        <w:rPr>
          <w:rFonts w:ascii="Times New Roman" w:eastAsia="Times New Roman" w:hAnsi="Times New Roman"/>
          <w:b/>
          <w:sz w:val="24"/>
        </w:rPr>
        <w:t>Abstract</w:t>
      </w:r>
    </w:p>
    <w:p w14:paraId="02A06E69"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sidRPr="0006444A">
        <w:rPr>
          <w:rFonts w:ascii="Times New Roman" w:hAnsi="Times New Roman" w:cs="Times New Roman"/>
        </w:rPr>
        <w:t xml:space="preserve">As a result of the renewed interest in uranium silicide compounds as </w:t>
      </w:r>
      <w:r>
        <w:rPr>
          <w:rFonts w:ascii="Times New Roman" w:hAnsi="Times New Roman" w:cs="Times New Roman"/>
        </w:rPr>
        <w:t xml:space="preserve">a </w:t>
      </w:r>
      <w:r w:rsidRPr="0006444A">
        <w:rPr>
          <w:rFonts w:ascii="Times New Roman" w:hAnsi="Times New Roman" w:cs="Times New Roman"/>
        </w:rPr>
        <w:t xml:space="preserve">candidate </w:t>
      </w:r>
      <w:r>
        <w:rPr>
          <w:rFonts w:ascii="Times New Roman" w:hAnsi="Times New Roman" w:cs="Times New Roman"/>
        </w:rPr>
        <w:t xml:space="preserve">for </w:t>
      </w:r>
      <w:r w:rsidRPr="0006444A">
        <w:rPr>
          <w:rFonts w:ascii="Times New Roman" w:hAnsi="Times New Roman" w:cs="Times New Roman"/>
        </w:rPr>
        <w:t xml:space="preserve">nuclear reactor fuels the </w:t>
      </w:r>
      <w:r>
        <w:rPr>
          <w:rFonts w:ascii="Times New Roman" w:hAnsi="Times New Roman" w:cs="Times New Roman"/>
        </w:rPr>
        <w:t xml:space="preserve">extensive </w:t>
      </w:r>
      <w:r w:rsidRPr="0006444A">
        <w:rPr>
          <w:rFonts w:ascii="Times New Roman" w:hAnsi="Times New Roman" w:cs="Times New Roman"/>
        </w:rPr>
        <w:t>knowledge of their thermophysical properties as a function of temperature</w:t>
      </w:r>
      <w:r>
        <w:rPr>
          <w:rFonts w:ascii="Times New Roman" w:hAnsi="Times New Roman" w:cs="Times New Roman"/>
        </w:rPr>
        <w:t xml:space="preserve"> is required</w:t>
      </w:r>
      <w:r w:rsidRPr="0006444A">
        <w:rPr>
          <w:rFonts w:ascii="Times New Roman" w:hAnsi="Times New Roman" w:cs="Times New Roman"/>
        </w:rPr>
        <w:t>.</w:t>
      </w:r>
      <w:r>
        <w:rPr>
          <w:rFonts w:ascii="Times New Roman" w:hAnsi="Times New Roman" w:cs="Times New Roman"/>
        </w:rPr>
        <w:t xml:space="preserve"> In</w:t>
      </w:r>
      <w:r w:rsidRPr="00F0312D">
        <w:rPr>
          <w:rFonts w:ascii="Times New Roman" w:hAnsi="Times New Roman" w:cs="Times New Roman"/>
        </w:rPr>
        <w:t xml:space="preserve"> this work, </w:t>
      </w:r>
      <w:r>
        <w:rPr>
          <w:rFonts w:ascii="Times New Roman" w:hAnsi="Times New Roman" w:cs="Times New Roman"/>
        </w:rPr>
        <w:t xml:space="preserve">we calculated the thermal properties and radiation tolerance of </w:t>
      </w:r>
      <w:r w:rsidRPr="00F0312D">
        <w:rPr>
          <w:rFonts w:ascii="Times New Roman" w:hAnsi="Times New Roman" w:cs="Times New Roman"/>
        </w:rPr>
        <w:t>U</w:t>
      </w:r>
      <w:r w:rsidRPr="00F0312D">
        <w:rPr>
          <w:rFonts w:ascii="Times New Roman" w:hAnsi="Times New Roman" w:cs="Times New Roman"/>
          <w:vertAlign w:val="subscript"/>
        </w:rPr>
        <w:t>3</w:t>
      </w:r>
      <w:r w:rsidRPr="00F0312D">
        <w:rPr>
          <w:rFonts w:ascii="Times New Roman" w:hAnsi="Times New Roman" w:cs="Times New Roman"/>
        </w:rPr>
        <w:t>Si</w:t>
      </w:r>
      <w:r w:rsidRPr="00F0312D">
        <w:rPr>
          <w:rFonts w:ascii="Times New Roman" w:hAnsi="Times New Roman" w:cs="Times New Roman"/>
          <w:vertAlign w:val="subscript"/>
        </w:rPr>
        <w:t>2</w:t>
      </w:r>
      <w:r w:rsidRPr="00F0312D">
        <w:rPr>
          <w:rFonts w:ascii="Times New Roman" w:hAnsi="Times New Roman" w:cs="Times New Roman"/>
        </w:rPr>
        <w:t xml:space="preserve"> compound </w:t>
      </w:r>
      <w:r>
        <w:rPr>
          <w:rFonts w:ascii="Times New Roman" w:hAnsi="Times New Roman" w:cs="Times New Roman"/>
        </w:rPr>
        <w:t xml:space="preserve">within the framework of molecular dynamics (MD) using </w:t>
      </w:r>
      <w:r w:rsidRPr="00A6641A">
        <w:rPr>
          <w:rFonts w:ascii="Times New Roman" w:hAnsi="Times New Roman" w:cs="Times New Roman"/>
        </w:rPr>
        <w:t>semi-empirical modified Embedded-Atom Method (MEAM) potential</w:t>
      </w:r>
      <w:r>
        <w:rPr>
          <w:rFonts w:ascii="Times New Roman" w:hAnsi="Times New Roman" w:cs="Times New Roman"/>
        </w:rPr>
        <w:t xml:space="preserve">. Thermal expansion, thermal conductivity, heat capacity, and elastic properties are presented as a function of temperature. </w:t>
      </w:r>
      <w:r>
        <w:rPr>
          <w:rFonts w:ascii="Times New Roman" w:hAnsi="Times New Roman" w:cs="Times New Roman"/>
          <w:color w:val="000000" w:themeColor="text1"/>
        </w:rPr>
        <w:t>The thermal conductivity of U</w:t>
      </w:r>
      <w:r w:rsidRPr="00162745">
        <w:rPr>
          <w:rFonts w:ascii="Times New Roman" w:hAnsi="Times New Roman" w:cs="Times New Roman"/>
          <w:color w:val="000000" w:themeColor="text1"/>
          <w:vertAlign w:val="subscript"/>
        </w:rPr>
        <w:t>3</w:t>
      </w:r>
      <w:r>
        <w:rPr>
          <w:rFonts w:ascii="Times New Roman" w:hAnsi="Times New Roman" w:cs="Times New Roman"/>
          <w:color w:val="000000" w:themeColor="text1"/>
        </w:rPr>
        <w:t>Si</w:t>
      </w:r>
      <w:r w:rsidRPr="00162745">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increases with temperature due to the electronic contribution while the phonon contribution is about ~1.37 W/m-K and ~1.36 W/m-k using </w:t>
      </w:r>
      <w:r>
        <w:rPr>
          <w:rFonts w:ascii="Times New Roman" w:eastAsia="Times New Roman" w:hAnsi="Times New Roman"/>
        </w:rPr>
        <w:t xml:space="preserve">non-equilibrium molecular dynamics (NEMD) and equilibrium molecular dynamics (EMD) respectively </w:t>
      </w:r>
      <w:r>
        <w:rPr>
          <w:rFonts w:ascii="Times New Roman" w:hAnsi="Times New Roman" w:cs="Times New Roman"/>
          <w:color w:val="000000" w:themeColor="text1"/>
        </w:rPr>
        <w:t>at 300 K which reduces as temperature increases. Therefore, deployment of U</w:t>
      </w:r>
      <w:r w:rsidRPr="00162745">
        <w:rPr>
          <w:rFonts w:ascii="Times New Roman" w:hAnsi="Times New Roman" w:cs="Times New Roman"/>
          <w:color w:val="000000" w:themeColor="text1"/>
          <w:vertAlign w:val="subscript"/>
        </w:rPr>
        <w:t>3</w:t>
      </w:r>
      <w:r>
        <w:rPr>
          <w:rFonts w:ascii="Times New Roman" w:hAnsi="Times New Roman" w:cs="Times New Roman"/>
          <w:color w:val="000000" w:themeColor="text1"/>
        </w:rPr>
        <w:t>Si</w:t>
      </w:r>
      <w:r w:rsidRPr="00162745">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as fuel helps to lower the </w:t>
      </w:r>
      <w:r w:rsidRPr="00162745">
        <w:rPr>
          <w:rFonts w:ascii="Times New Roman" w:hAnsi="Times New Roman" w:cs="Times New Roman"/>
        </w:rPr>
        <w:t>thermal gradients and high centerline temperatures during reactor startup and operation</w:t>
      </w:r>
      <w:r>
        <w:rPr>
          <w:rFonts w:ascii="Times New Roman" w:hAnsi="Times New Roman" w:cs="Times New Roman"/>
        </w:rPr>
        <w:t xml:space="preserve"> due to the dominant electronic component of the thermal conductivity.</w:t>
      </w:r>
    </w:p>
    <w:p w14:paraId="5FB86CE3" w14:textId="77777777" w:rsidR="00DC1DC2" w:rsidRPr="00D06CD4" w:rsidRDefault="00DC1DC2" w:rsidP="00DC1DC2">
      <w:pPr>
        <w:spacing w:after="0" w:line="240" w:lineRule="auto"/>
        <w:jc w:val="both"/>
        <w:rPr>
          <w:rFonts w:ascii="Times New Roman" w:hAnsi="Times New Roman"/>
          <w:i/>
          <w:color w:val="FF0000"/>
        </w:rPr>
      </w:pPr>
      <w:r w:rsidRPr="00D30FFF">
        <w:rPr>
          <w:rFonts w:ascii="Times New Roman" w:hAnsi="Times New Roman"/>
          <w:b/>
          <w:i/>
          <w:color w:val="000000" w:themeColor="text1"/>
        </w:rPr>
        <w:t>Keywords:</w:t>
      </w:r>
      <w:r w:rsidRPr="00D30FFF">
        <w:rPr>
          <w:rFonts w:ascii="Times New Roman" w:hAnsi="Times New Roman"/>
          <w:i/>
          <w:color w:val="000000" w:themeColor="text1"/>
        </w:rPr>
        <w:t xml:space="preserve"> </w:t>
      </w:r>
      <w:r>
        <w:rPr>
          <w:rFonts w:ascii="Times New Roman" w:hAnsi="Times New Roman"/>
          <w:i/>
          <w:color w:val="000000" w:themeColor="text1"/>
          <w:lang w:val="en-CA"/>
        </w:rPr>
        <w:t>Uranium silicide;</w:t>
      </w:r>
      <w:r w:rsidRPr="00D30FFF">
        <w:rPr>
          <w:rFonts w:ascii="Times New Roman" w:hAnsi="Times New Roman"/>
          <w:i/>
          <w:color w:val="000000" w:themeColor="text1"/>
        </w:rPr>
        <w:t xml:space="preserve"> </w:t>
      </w:r>
      <w:r>
        <w:rPr>
          <w:rFonts w:ascii="Times New Roman" w:hAnsi="Times New Roman"/>
          <w:i/>
          <w:color w:val="000000" w:themeColor="text1"/>
        </w:rPr>
        <w:t>ATF; molecular dynamics;</w:t>
      </w:r>
      <w:r w:rsidRPr="00D30FFF">
        <w:rPr>
          <w:rFonts w:ascii="Times New Roman" w:hAnsi="Times New Roman"/>
          <w:i/>
          <w:color w:val="000000" w:themeColor="text1"/>
        </w:rPr>
        <w:t xml:space="preserve"> </w:t>
      </w:r>
      <w:r>
        <w:rPr>
          <w:rFonts w:ascii="Times New Roman" w:eastAsia="Times New Roman" w:hAnsi="Times New Roman"/>
          <w:i/>
          <w:color w:val="000000" w:themeColor="text1"/>
        </w:rPr>
        <w:t>thermophysical; MEAM</w:t>
      </w:r>
      <w:r w:rsidRPr="00D30FFF">
        <w:rPr>
          <w:rFonts w:ascii="Times New Roman" w:hAnsi="Times New Roman"/>
          <w:i/>
          <w:color w:val="000000" w:themeColor="text1"/>
        </w:rPr>
        <w:t>.</w:t>
      </w:r>
    </w:p>
    <w:p w14:paraId="413629E4" w14:textId="77777777" w:rsidR="00DC1DC2" w:rsidRPr="006A37FC" w:rsidRDefault="00DC1DC2" w:rsidP="00DC1DC2">
      <w:pPr>
        <w:spacing w:after="0" w:line="240" w:lineRule="auto"/>
        <w:ind w:left="634" w:hanging="634"/>
        <w:jc w:val="both"/>
        <w:rPr>
          <w:rFonts w:ascii="Times New Roman" w:hAnsi="Times New Roman"/>
          <w:b/>
          <w:color w:val="FF0000"/>
        </w:rPr>
      </w:pPr>
      <w:r w:rsidRPr="006A37FC">
        <w:rPr>
          <w:rFonts w:ascii="Times New Roman" w:hAnsi="Times New Roman"/>
          <w:noProof/>
          <w:color w:val="FF0000"/>
        </w:rPr>
        <mc:AlternateContent>
          <mc:Choice Requires="wps">
            <w:drawing>
              <wp:anchor distT="0" distB="0" distL="114300" distR="114300" simplePos="0" relativeHeight="251659264" behindDoc="0" locked="0" layoutInCell="1" allowOverlap="1" wp14:anchorId="19EC938D" wp14:editId="23E538EE">
                <wp:simplePos x="0" y="0"/>
                <wp:positionH relativeFrom="column">
                  <wp:posOffset>-123825</wp:posOffset>
                </wp:positionH>
                <wp:positionV relativeFrom="paragraph">
                  <wp:posOffset>66674</wp:posOffset>
                </wp:positionV>
                <wp:extent cx="622935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229350" cy="0"/>
                        </a:xfrm>
                        <a:prstGeom prst="line">
                          <a:avLst/>
                        </a:prstGeom>
                        <a:noFill/>
                        <a:ln w="6350">
                          <a:solidFill>
                            <a:sysClr val="windowText" lastClr="000000"/>
                          </a:solidFill>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1742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25pt" to="480.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" strokecolor="windowText" strokeweight=".5pt">
                <v:stroke joinstyle="miter"/>
              </v:line>
            </w:pict>
          </mc:Fallback>
        </mc:AlternateContent>
      </w:r>
    </w:p>
    <w:p w14:paraId="55F1F01C" w14:textId="77777777" w:rsidR="00DC1DC2" w:rsidRPr="00D30FFF" w:rsidRDefault="00DC1DC2" w:rsidP="00DC1DC2">
      <w:pPr>
        <w:spacing w:after="0" w:line="240" w:lineRule="auto"/>
        <w:ind w:right="-360"/>
        <w:rPr>
          <w:rFonts w:ascii="Times New Roman" w:hAnsi="Times New Roman"/>
          <w:color w:val="000000" w:themeColor="text1"/>
          <w:lang w:val="en-GB"/>
        </w:rPr>
      </w:pPr>
      <w:r w:rsidRPr="00D30FFF">
        <w:rPr>
          <w:rFonts w:ascii="Times New Roman" w:hAnsi="Times New Roman"/>
          <w:color w:val="000000" w:themeColor="text1"/>
          <w:lang w:val="en-GB"/>
        </w:rPr>
        <w:t>*Correspondi</w:t>
      </w:r>
      <w:r>
        <w:rPr>
          <w:rFonts w:ascii="Times New Roman" w:hAnsi="Times New Roman"/>
          <w:color w:val="000000" w:themeColor="text1"/>
          <w:lang w:val="en-GB"/>
        </w:rPr>
        <w:t xml:space="preserve">ng author. </w:t>
      </w:r>
      <w:r w:rsidRPr="00D30FFF">
        <w:rPr>
          <w:rFonts w:ascii="Times New Roman" w:hAnsi="Times New Roman"/>
          <w:color w:val="000000" w:themeColor="text1"/>
          <w:lang w:val="en-GB"/>
        </w:rPr>
        <w:t>E-mail:</w:t>
      </w:r>
      <w:r w:rsidRPr="00D30FFF">
        <w:rPr>
          <w:rFonts w:ascii="Times New Roman" w:hAnsi="Times New Roman"/>
          <w:i/>
          <w:iCs/>
          <w:color w:val="000000" w:themeColor="text1"/>
          <w:lang w:val="en-GB"/>
        </w:rPr>
        <w:t xml:space="preserve"> </w:t>
      </w:r>
      <w:hyperlink r:id="rId5" w:history="1">
        <w:r w:rsidRPr="00415B5D">
          <w:rPr>
            <w:rStyle w:val="Hyperlink"/>
            <w:rFonts w:ascii="Times New Roman" w:hAnsi="Times New Roman"/>
          </w:rPr>
          <w:t>ericmoore.jossou@usask.ca</w:t>
        </w:r>
      </w:hyperlink>
      <w:r>
        <w:rPr>
          <w:rStyle w:val="rpc41"/>
          <w:rFonts w:ascii="Times New Roman" w:hAnsi="Times New Roman"/>
          <w:color w:val="000000" w:themeColor="text1"/>
        </w:rPr>
        <w:t xml:space="preserve"> </w:t>
      </w:r>
    </w:p>
    <w:p w14:paraId="3D954BAC" w14:textId="77777777" w:rsidR="00DC1DC2" w:rsidRDefault="00DC1DC2" w:rsidP="00DC1DC2">
      <w:pPr>
        <w:spacing w:before="100" w:beforeAutospacing="1" w:after="100" w:afterAutospacing="1" w:line="360" w:lineRule="auto"/>
        <w:rPr>
          <w:rFonts w:ascii="Times New Roman" w:hAnsi="Times New Roman"/>
          <w:b/>
        </w:rPr>
      </w:pPr>
      <w:r>
        <w:rPr>
          <w:rFonts w:ascii="Times New Roman" w:hAnsi="Times New Roman"/>
          <w:b/>
        </w:rPr>
        <w:t xml:space="preserve">1. </w:t>
      </w:r>
      <w:r w:rsidRPr="008C3EBF">
        <w:rPr>
          <w:rFonts w:ascii="Times New Roman" w:hAnsi="Times New Roman"/>
          <w:b/>
        </w:rPr>
        <w:t>Introduction</w:t>
      </w:r>
    </w:p>
    <w:p w14:paraId="2384D5BC" w14:textId="77777777" w:rsidR="00DC1DC2" w:rsidRDefault="00DC1DC2" w:rsidP="00DC1DC2">
      <w:pPr>
        <w:spacing w:before="100" w:beforeAutospacing="1" w:after="100" w:afterAutospacing="1" w:line="360" w:lineRule="auto"/>
        <w:jc w:val="both"/>
        <w:rPr>
          <w:rFonts w:ascii="Times New Roman" w:hAnsi="Times New Roman"/>
        </w:rPr>
      </w:pPr>
      <w:r>
        <w:rPr>
          <w:rFonts w:ascii="Times New Roman" w:hAnsi="Times New Roman"/>
        </w:rPr>
        <w:t>Uranium dioxide (UO</w:t>
      </w:r>
      <w:r w:rsidRPr="008B371D">
        <w:rPr>
          <w:rFonts w:ascii="Times New Roman" w:hAnsi="Times New Roman"/>
          <w:vertAlign w:val="subscript"/>
        </w:rPr>
        <w:t>2</w:t>
      </w:r>
      <w:r>
        <w:rPr>
          <w:rFonts w:ascii="Times New Roman" w:hAnsi="Times New Roman"/>
        </w:rPr>
        <w:t xml:space="preserve">) is the standard fuel in today’s Light Water Reactors (LWRs). It is subjected to extreme conditions that include high radiation dosage and temperature, which leads to change of thermomechanical and structural properties of the fuel rod during operation. This has a significant effect on the thermal conductivity of the fuel matrix, </w:t>
      </w:r>
      <w:commentRangeStart w:id="0"/>
      <w:r>
        <w:rPr>
          <w:rFonts w:ascii="Times New Roman" w:hAnsi="Times New Roman"/>
        </w:rPr>
        <w:t xml:space="preserve">which decreases as temperature </w:t>
      </w:r>
      <w:commentRangeEnd w:id="0"/>
      <w:r w:rsidR="00AD4FF2">
        <w:rPr>
          <w:rStyle w:val="CommentReference"/>
        </w:rPr>
        <w:commentReference w:id="0"/>
      </w:r>
      <w:r>
        <w:rPr>
          <w:rFonts w:ascii="Times New Roman" w:hAnsi="Times New Roman"/>
        </w:rPr>
        <w:t>increase due to contribution from phonon scattering. The nuclear accident at Fukushima in 2011 provides the motivation for fuel vendors</w:t>
      </w:r>
      <w:ins w:id="1" w:author="Ben B" w:date="2018-11-08T13:37:00Z">
        <w:r w:rsidR="000A0AF6">
          <w:rPr>
            <w:rFonts w:ascii="Times New Roman" w:hAnsi="Times New Roman"/>
          </w:rPr>
          <w:t>,</w:t>
        </w:r>
      </w:ins>
      <w:r>
        <w:rPr>
          <w:rFonts w:ascii="Times New Roman" w:hAnsi="Times New Roman"/>
        </w:rPr>
        <w:t xml:space="preserve"> in collaboration with national and international regulatory agencies</w:t>
      </w:r>
      <w:ins w:id="2" w:author="Ben B" w:date="2018-11-08T13:37:00Z">
        <w:r w:rsidR="000A0AF6">
          <w:rPr>
            <w:rFonts w:ascii="Times New Roman" w:hAnsi="Times New Roman"/>
          </w:rPr>
          <w:t>,</w:t>
        </w:r>
      </w:ins>
      <w:r>
        <w:rPr>
          <w:rFonts w:ascii="Times New Roman" w:hAnsi="Times New Roman"/>
        </w:rPr>
        <w:t xml:space="preserve"> to consider an alternative fuel that can withstand the loss of coolant for a considerably </w:t>
      </w:r>
      <w:del w:id="3" w:author="Ben B" w:date="2018-11-08T13:38:00Z">
        <w:r w:rsidDel="000A0AF6">
          <w:rPr>
            <w:rFonts w:ascii="Times New Roman" w:hAnsi="Times New Roman"/>
          </w:rPr>
          <w:delText>longer  time</w:delText>
        </w:r>
      </w:del>
      <w:ins w:id="4" w:author="Ben B" w:date="2018-11-08T13:38:00Z">
        <w:r w:rsidR="000A0AF6">
          <w:rPr>
            <w:rFonts w:ascii="Times New Roman" w:hAnsi="Times New Roman"/>
          </w:rPr>
          <w:t>longer time</w:t>
        </w:r>
      </w:ins>
      <w:r>
        <w:rPr>
          <w:rFonts w:ascii="Times New Roman" w:hAnsi="Times New Roman"/>
        </w:rPr>
        <w:t xml:space="preserve"> in </w:t>
      </w:r>
      <w:ins w:id="5" w:author="Ben B" w:date="2018-11-08T13:38:00Z">
        <w:r w:rsidR="000A0AF6">
          <w:rPr>
            <w:rFonts w:ascii="Times New Roman" w:hAnsi="Times New Roman"/>
          </w:rPr>
          <w:t xml:space="preserve">the </w:t>
        </w:r>
      </w:ins>
      <w:r>
        <w:rPr>
          <w:rFonts w:ascii="Times New Roman" w:hAnsi="Times New Roman"/>
        </w:rPr>
        <w:t xml:space="preserve">case of an accident.  </w:t>
      </w:r>
      <w:commentRangeStart w:id="6"/>
      <w:r>
        <w:rPr>
          <w:rFonts w:ascii="Times New Roman" w:hAnsi="Times New Roman"/>
        </w:rPr>
        <w:t>Also</w:t>
      </w:r>
      <w:ins w:id="7" w:author="Ben B" w:date="2018-11-08T13:38:00Z">
        <w:r w:rsidR="000A0AF6">
          <w:rPr>
            <w:rFonts w:ascii="Times New Roman" w:hAnsi="Times New Roman"/>
          </w:rPr>
          <w:t>,</w:t>
        </w:r>
      </w:ins>
      <w:r>
        <w:rPr>
          <w:rFonts w:ascii="Times New Roman" w:hAnsi="Times New Roman"/>
        </w:rPr>
        <w:t xml:space="preserve">  higher efficiency during normal operation is required, </w:t>
      </w:r>
      <w:commentRangeEnd w:id="6"/>
      <w:r w:rsidR="000A0AF6">
        <w:rPr>
          <w:rStyle w:val="CommentReference"/>
        </w:rPr>
        <w:commentReference w:id="6"/>
      </w:r>
      <w:r>
        <w:rPr>
          <w:rFonts w:ascii="Times New Roman" w:hAnsi="Times New Roman"/>
        </w:rPr>
        <w:t xml:space="preserve">however at the same time it would be preferable not making major changes to the present design of the LWRs in near future </w:t>
      </w:r>
      <w:r>
        <w:rPr>
          <w:rFonts w:ascii="Times New Roman" w:hAnsi="Times New Roman"/>
        </w:rPr>
        <w:fldChar w:fldCharType="begin" w:fldLock="1"/>
      </w:r>
      <w:r>
        <w:rPr>
          <w:rFonts w:ascii="Times New Roman" w:hAnsi="Times New Roman"/>
        </w:rPr>
        <w:instrText>ADDIN CSL_CITATION {"citationItems":[{"id":"ITEM-1","itemData":{"DOI":"https://doi.org/10.1016/j.jnucmat.2013.12.005","ISSN":"0022-3115","author":[{"dropping-particle":"","family":"Zinkle","given":"S J","non-dropping-particle":"","parse-names":false,"suffix":""},{"dropping-particle":"","family":"Terrani","given":"K A","non-dropping-particle":"","parse-names":false,"suffix":""},{"dropping-particle":"","family":"Gehin","given":"J C","non-dropping-particle":"","parse-names":false,"suffix":""},{"dropping-particle":"","family":"Ott","given":"L J","non-dropping-particle":"","parse-names":false,"suffix":""},{"dropping-particle":"","family":"Snead","given":"L L","non-dropping-particle":"","parse-names":false,"suffix":""}],"container-title":"Journal of Nuclear Materials","id":"ITEM-1","issue":"1","issued":{"date-parts":[["2014"]]},"page":"374-379","title":"Accident tolerant fuels for LWRs: A perspective","type":"article-journal","volume":"448"},"uris":["http://www.mendeley.com/documents/?uuid=43f8abf9-1e57-46c0-b9b3-c10f11662811"]},{"id":"ITEM-2","itemData":{"DOI":"10.1007/s11837-017-2701-3","ISSN":"1543-1851","author":[{"dropping-particle":"","family":"Charit","given":"Indrajit","non-dropping-particle":"","parse-names":false,"suffix":""}],"container-title":"JOM","id":"ITEM-2","issue":"2","issued":{"date-parts":[["2018"]]},"page":"173-175","title":"Accident Tolerant Nuclear Fuels and Cladding Materials","type":"article-journal","volume":"70"},"uris":["http://www.mendeley.com/documents/?uuid=49f21514-acd8-4405-bcde-3b222f6b6803"]}],"mendeley":{"formattedCitation":"[1,2]","plainTextFormattedCitation":"[1,2]","previouslyFormattedCitation":"[1,2]"},"properties":{"noteIndex":0},"schema":"https://github.com/citation-style-language/schema/raw/master/csl-citation.json"}</w:instrText>
      </w:r>
      <w:r>
        <w:rPr>
          <w:rFonts w:ascii="Times New Roman" w:hAnsi="Times New Roman"/>
        </w:rPr>
        <w:fldChar w:fldCharType="separate"/>
      </w:r>
      <w:r w:rsidRPr="001532B8">
        <w:rPr>
          <w:rFonts w:ascii="Times New Roman" w:hAnsi="Times New Roman"/>
          <w:noProof/>
        </w:rPr>
        <w:t>[1,2]</w:t>
      </w:r>
      <w:r>
        <w:rPr>
          <w:rFonts w:ascii="Times New Roman" w:hAnsi="Times New Roman"/>
        </w:rPr>
        <w:fldChar w:fldCharType="end"/>
      </w:r>
      <w:r>
        <w:rPr>
          <w:rFonts w:ascii="Times New Roman" w:hAnsi="Times New Roman"/>
        </w:rPr>
        <w:t>.</w:t>
      </w:r>
    </w:p>
    <w:p w14:paraId="3A085561"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sidRPr="00587D45">
        <w:rPr>
          <w:rFonts w:ascii="Times New Roman" w:hAnsi="Times New Roman" w:cs="Times New Roman"/>
          <w:color w:val="000000"/>
          <w:shd w:val="clear" w:color="auto" w:fill="FFFFFF"/>
        </w:rPr>
        <w:lastRenderedPageBreak/>
        <w:t>Binary</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uranium-silicon</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compounds such as U</w:t>
      </w:r>
      <w:r w:rsidRPr="00587D45">
        <w:rPr>
          <w:rFonts w:ascii="Times New Roman" w:hAnsi="Times New Roman" w:cs="Times New Roman"/>
          <w:color w:val="000000"/>
          <w:shd w:val="clear" w:color="auto" w:fill="FFFFFF"/>
          <w:vertAlign w:val="subscript"/>
        </w:rPr>
        <w:t>3</w:t>
      </w:r>
      <w:r w:rsidRPr="00587D45">
        <w:rPr>
          <w:rFonts w:ascii="Times New Roman" w:hAnsi="Times New Roman" w:cs="Times New Roman"/>
          <w:color w:val="000000"/>
          <w:shd w:val="clear" w:color="auto" w:fill="FFFFFF"/>
        </w:rPr>
        <w:t>Si</w:t>
      </w:r>
      <w:r w:rsidRPr="00587D45">
        <w:rPr>
          <w:rFonts w:ascii="Times New Roman" w:hAnsi="Times New Roman" w:cs="Times New Roman"/>
          <w:color w:val="000000"/>
          <w:shd w:val="clear" w:color="auto" w:fill="FFFFFF"/>
          <w:vertAlign w:val="subscript"/>
        </w:rPr>
        <w:t>2</w:t>
      </w:r>
      <w:r w:rsidRPr="00587D45">
        <w:rPr>
          <w:rFonts w:ascii="Times New Roman" w:hAnsi="Times New Roman" w:cs="Times New Roman"/>
          <w:color w:val="000000"/>
          <w:shd w:val="clear" w:color="auto" w:fill="FFFFFF"/>
        </w:rPr>
        <w:t xml:space="preserve"> </w:t>
      </w:r>
      <w:del w:id="8" w:author="Ben B" w:date="2018-11-08T13:40:00Z">
        <w:r w:rsidRPr="00587D45" w:rsidDel="000A0AF6">
          <w:rPr>
            <w:rFonts w:ascii="Times New Roman" w:hAnsi="Times New Roman" w:cs="Times New Roman"/>
            <w:color w:val="000000"/>
            <w:shd w:val="clear" w:color="auto" w:fill="FFFFFF"/>
          </w:rPr>
          <w:delText xml:space="preserve">has </w:delText>
        </w:r>
      </w:del>
      <w:ins w:id="9" w:author="Ben B" w:date="2018-11-08T13:40:00Z">
        <w:r w:rsidR="000A0AF6" w:rsidRPr="00587D45">
          <w:rPr>
            <w:rFonts w:ascii="Times New Roman" w:hAnsi="Times New Roman" w:cs="Times New Roman"/>
            <w:color w:val="000000"/>
            <w:shd w:val="clear" w:color="auto" w:fill="FFFFFF"/>
          </w:rPr>
          <w:t>ha</w:t>
        </w:r>
        <w:r w:rsidR="000A0AF6">
          <w:rPr>
            <w:rFonts w:ascii="Times New Roman" w:hAnsi="Times New Roman" w:cs="Times New Roman"/>
            <w:color w:val="000000"/>
            <w:shd w:val="clear" w:color="auto" w:fill="FFFFFF"/>
          </w:rPr>
          <w:t>ve</w:t>
        </w:r>
        <w:r w:rsidR="000A0AF6" w:rsidRPr="00587D45">
          <w:rPr>
            <w:rFonts w:ascii="Times New Roman" w:hAnsi="Times New Roman" w:cs="Times New Roman"/>
            <w:color w:val="000000"/>
            <w:shd w:val="clear" w:color="auto" w:fill="FFFFFF"/>
          </w:rPr>
          <w:t xml:space="preserve"> </w:t>
        </w:r>
      </w:ins>
      <w:r w:rsidRPr="00587D45">
        <w:rPr>
          <w:rFonts w:ascii="Times New Roman" w:hAnsi="Times New Roman" w:cs="Times New Roman"/>
          <w:color w:val="000000"/>
          <w:shd w:val="clear" w:color="auto" w:fill="FFFFFF"/>
        </w:rPr>
        <w:t xml:space="preserve">attracted a lot of attention as </w:t>
      </w:r>
      <w:ins w:id="10" w:author="Ben B" w:date="2018-11-08T13:40:00Z">
        <w:r w:rsidR="000A0AF6">
          <w:rPr>
            <w:rFonts w:ascii="Times New Roman" w:hAnsi="Times New Roman" w:cs="Times New Roman"/>
            <w:color w:val="000000"/>
            <w:shd w:val="clear" w:color="auto" w:fill="FFFFFF"/>
          </w:rPr>
          <w:t xml:space="preserve">a </w:t>
        </w:r>
      </w:ins>
      <w:r w:rsidRPr="00587D45">
        <w:rPr>
          <w:rFonts w:ascii="Times New Roman" w:hAnsi="Times New Roman" w:cs="Times New Roman"/>
          <w:color w:val="000000"/>
          <w:shd w:val="clear" w:color="auto" w:fill="FFFFFF"/>
        </w:rPr>
        <w:t xml:space="preserve">nuclear fuel material </w:t>
      </w:r>
      <w:r>
        <w:rPr>
          <w:rFonts w:ascii="Times New Roman" w:hAnsi="Times New Roman" w:cs="Times New Roman"/>
          <w:color w:val="000000"/>
          <w:shd w:val="clear" w:color="auto" w:fill="FFFFFF"/>
        </w:rPr>
        <w:t xml:space="preserve">because of </w:t>
      </w:r>
      <w:r w:rsidRPr="00587D45">
        <w:rPr>
          <w:rFonts w:ascii="Times New Roman" w:hAnsi="Times New Roman" w:cs="Times New Roman"/>
        </w:rPr>
        <w:t xml:space="preserve">some </w:t>
      </w:r>
      <w:commentRangeStart w:id="11"/>
      <w:proofErr w:type="spellStart"/>
      <w:r w:rsidRPr="00587D45">
        <w:rPr>
          <w:rFonts w:ascii="Times New Roman" w:hAnsi="Times New Roman" w:cs="Times New Roman"/>
        </w:rPr>
        <w:t>favo</w:t>
      </w:r>
      <w:r>
        <w:rPr>
          <w:rFonts w:ascii="Times New Roman" w:hAnsi="Times New Roman" w:cs="Times New Roman"/>
        </w:rPr>
        <w:t>u</w:t>
      </w:r>
      <w:r w:rsidRPr="00587D45">
        <w:rPr>
          <w:rFonts w:ascii="Times New Roman" w:hAnsi="Times New Roman" w:cs="Times New Roman"/>
        </w:rPr>
        <w:t>rable</w:t>
      </w:r>
      <w:commentRangeEnd w:id="11"/>
      <w:proofErr w:type="spellEnd"/>
      <w:r w:rsidR="000A0AF6">
        <w:rPr>
          <w:rStyle w:val="CommentReference"/>
        </w:rPr>
        <w:commentReference w:id="11"/>
      </w:r>
      <w:r w:rsidRPr="00587D45">
        <w:rPr>
          <w:rFonts w:ascii="Times New Roman" w:hAnsi="Times New Roman" w:cs="Times New Roman"/>
        </w:rPr>
        <w:t xml:space="preserve"> properties compared </w:t>
      </w:r>
      <w:r>
        <w:rPr>
          <w:rFonts w:ascii="Times New Roman" w:hAnsi="Times New Roman" w:cs="Times New Roman"/>
        </w:rPr>
        <w:t>to UO</w:t>
      </w:r>
      <w:r w:rsidRPr="008C67FD">
        <w:rPr>
          <w:rFonts w:ascii="Times New Roman" w:hAnsi="Times New Roman" w:cs="Times New Roman"/>
          <w:vertAlign w:val="subscript"/>
        </w:rPr>
        <w:t>2</w:t>
      </w:r>
      <w:r w:rsidRPr="00587D45">
        <w:rPr>
          <w:rFonts w:ascii="Times New Roman" w:hAnsi="Times New Roman" w:cs="Times New Roman"/>
        </w:rPr>
        <w:t>. For instance, U</w:t>
      </w:r>
      <w:r w:rsidRPr="00587D45">
        <w:rPr>
          <w:rFonts w:ascii="Times New Roman" w:hAnsi="Times New Roman" w:cs="Times New Roman"/>
          <w:vertAlign w:val="subscript"/>
        </w:rPr>
        <w:t>3</w:t>
      </w:r>
      <w:r w:rsidRPr="00587D45">
        <w:rPr>
          <w:rFonts w:ascii="Times New Roman" w:hAnsi="Times New Roman" w:cs="Times New Roman"/>
        </w:rPr>
        <w:t>Si</w:t>
      </w:r>
      <w:r w:rsidRPr="00587D45">
        <w:rPr>
          <w:rFonts w:ascii="Times New Roman" w:hAnsi="Times New Roman" w:cs="Times New Roman"/>
          <w:vertAlign w:val="subscript"/>
        </w:rPr>
        <w:t>2</w:t>
      </w:r>
      <w:r w:rsidRPr="00587D45">
        <w:rPr>
          <w:rFonts w:ascii="Times New Roman" w:hAnsi="Times New Roman" w:cs="Times New Roman"/>
        </w:rPr>
        <w:t xml:space="preserve"> has a higher thermal conductivi</w:t>
      </w:r>
      <w:r>
        <w:rPr>
          <w:rFonts w:ascii="Times New Roman" w:hAnsi="Times New Roman" w:cs="Times New Roman"/>
        </w:rPr>
        <w:t xml:space="preserve">ty, higher fissile material density and relatively </w:t>
      </w:r>
      <w:commentRangeStart w:id="12"/>
      <w:r>
        <w:rPr>
          <w:rFonts w:ascii="Times New Roman" w:hAnsi="Times New Roman" w:cs="Times New Roman"/>
        </w:rPr>
        <w:t xml:space="preserve">high melting point </w:t>
      </w:r>
      <w:commentRangeEnd w:id="12"/>
      <w:r w:rsidR="000A0AF6">
        <w:rPr>
          <w:rStyle w:val="CommentReference"/>
        </w:rPr>
        <w:commentReference w:id="12"/>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sidRPr="00587D45">
        <w:rPr>
          <w:rFonts w:ascii="Times New Roman" w:hAnsi="Times New Roman" w:cs="Times New Roman"/>
        </w:rPr>
        <w:t>. The enhanced heat removal capabilities ma</w:t>
      </w:r>
      <w:r>
        <w:rPr>
          <w:rFonts w:ascii="Times New Roman" w:hAnsi="Times New Roman" w:cs="Times New Roman"/>
        </w:rPr>
        <w:t>ke</w:t>
      </w:r>
      <w:r w:rsidRPr="00587D45">
        <w:rPr>
          <w:rFonts w:ascii="Times New Roman" w:hAnsi="Times New Roman" w:cs="Times New Roman"/>
        </w:rPr>
        <w:t xml:space="preserve"> </w:t>
      </w:r>
      <w:r>
        <w:rPr>
          <w:rFonts w:ascii="Times New Roman" w:hAnsi="Times New Roman" w:cs="Times New Roman"/>
        </w:rPr>
        <w:t xml:space="preserve">uranium </w:t>
      </w:r>
      <w:r w:rsidRPr="00587D45">
        <w:rPr>
          <w:rFonts w:ascii="Times New Roman" w:hAnsi="Times New Roman" w:cs="Times New Roman"/>
        </w:rPr>
        <w:t xml:space="preserve">silicide fuel a promising potential fuel for generation </w:t>
      </w:r>
      <w:r w:rsidRPr="00855AB5">
        <w:rPr>
          <w:rFonts w:ascii="Times New Roman" w:hAnsi="Times New Roman" w:cs="Times New Roman"/>
          <w:i/>
        </w:rPr>
        <w:t>IV</w:t>
      </w:r>
      <w:r w:rsidRPr="00587D45">
        <w:rPr>
          <w:rFonts w:ascii="Times New Roman" w:hAnsi="Times New Roman" w:cs="Times New Roman"/>
        </w:rPr>
        <w:t xml:space="preserve"> reactors. </w:t>
      </w:r>
      <w:r w:rsidRPr="00C6451E">
        <w:rPr>
          <w:rFonts w:ascii="Times New Roman" w:hAnsi="Times New Roman" w:cs="Times New Roman"/>
        </w:rPr>
        <w:t xml:space="preserve">However, </w:t>
      </w:r>
      <w:r>
        <w:rPr>
          <w:rFonts w:ascii="Times New Roman" w:hAnsi="Times New Roman" w:cs="Times New Roman"/>
        </w:rPr>
        <w:t xml:space="preserve">until recently there has been a limited study on the thermal properties of </w:t>
      </w:r>
      <w:r w:rsidRPr="00C6451E">
        <w:rPr>
          <w:rFonts w:ascii="Times New Roman" w:hAnsi="Times New Roman" w:cs="Times New Roman"/>
        </w:rPr>
        <w:t>uran</w:t>
      </w:r>
      <w:r>
        <w:rPr>
          <w:rFonts w:ascii="Times New Roman" w:hAnsi="Times New Roman" w:cs="Times New Roman"/>
        </w:rPr>
        <w:t xml:space="preserve">ium silicide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compared to other properties such as oxidation behaviour </w:t>
      </w:r>
      <w:r>
        <w:rPr>
          <w:rFonts w:ascii="Times New Roman" w:hAnsi="Times New Roman" w:cs="Times New Roman"/>
        </w:rPr>
        <w:fldChar w:fldCharType="begin" w:fldLock="1"/>
      </w:r>
      <w:r>
        <w:rPr>
          <w:rFonts w:ascii="Times New Roman" w:hAnsi="Times New Roman" w:cs="Times New Roman"/>
        </w:rPr>
        <w:instrText>ADDIN CSL_CITATION {"citationItems":[{"id":"ITEM-1","itemData":{"DOI":"10.1080/00223131.2016.1262297","ISSN":"00223131","abstract":"© 2016 Atomic Energy Society of Japan. All rights reserved. In this study, the oxidation of various accident tolerant fuel candidates produced under different conditions have been evaluated and compared relative to the reference standard–UO 2 . The candidates considered in this study were UN, U 3 Si 2 , U 3 Si 5 , and a composite material composed of UN–U 3 Si 2 . With the spark plasma sintering (SPS) method, it was possible to fabricate samples of UN with varying porosity, as well as a high-density composite of UN–U 3 Si 2  (10%). Using thermogravimetry in air, the oxidation behaviors of each material and the various microstructures of UN were assessed. These results reveal that it is possible to fabricate UN to very high densities using the SPS method, such that its resistance to oxidation can be improved compared to U 3 Si 5  and UO 2 , and compete favorably with the principal ATF candidates, U 3 Si 2 , which shows a particularly violent reaction under the conditions of this study, and the UN–U 3 Si 2  (10%) composite.","author":[{"dropping-particle":"","family":"Johnson","given":"Kyle","non-dropping-particle":"","parse-names":false,"suffix":""},{"dropping-particle":"","family":"Str??m","given":"Valter","non-dropping-particle":"","parse-names":false,"suffix":""},{"dropping-particle":"","family":"Wallenius","given":"Janne","non-dropping-particle":"","parse-names":false,"suffix":""},{"dropping-particle":"","family":"Lopes","given":"Denise Adorno","non-dropping-particle":"","parse-names":false,"suffix":""}],"container-title":"Journal of Nuclear Science and Technology","id":"ITEM-1","issue":"3","issued":{"date-parts":[["2017"]]},"page":"280-286","title":"Oxidation of accident tolerant fuel candidates","type":"article-journal","volume":"54"},"uris":["http://www.mendeley.com/documents/?uuid=78058d54-c215-4670-88a9-4c9a7054835d"]},{"id":"ITEM-2","itemData":{"DOI":"10.1016/j.jnucmat.2016.12.016","ISSN":"00223115","abstract":"The air oxidation behavior of U3Si2, USi, and U3Si5 is studied from room temperature to 1000 C. The onsets of breakaway oxidation for each compound are identified during synthetic air ramps to 1000 C using thermogravimetric analysis. Isothermal air oxidation tests are performed below and above the breakaway oxidation onset to discern the oxidation kinetic behavior of these candidate accident tolerant fuel forms. Uranium metal is tested in the same manner to provide a reference for the oxidation behavior. Thermogravimetric, x-ray diffraction, and scanning electron microscopy analysis are presented here along with a discussion of the oxidation behavior of these materials and the impact of the lack of oxidation resistance to their deployment as accident tolerant nuclear fuels.","author":[{"dropping-particle":"","family":"Sooby Wood","given":"E.","non-dropping-particle":"","parse-names":false,"suffix":""},{"dropping-particle":"","family":"White","given":"J.T.","non-dropping-particle":"","parse-names":false,"suffix":""},{"dropping-particle":"","family":"Nelson","given":"A.T.","non-dropping-particle":"","parse-names":false,"suffix":""}],"container-title":"Journal of Nuclear Materials","id":"ITEM-2","issued":{"date-parts":[["2017"]]},"page":"245-257","title":"Oxidation behavior of U-Si compounds in air from 25 to 1000 C","type":"article-journal","volume":"484"},"uris":["http://www.mendeley.com/documents/?uuid=129205e1-13b5-4497-8e1a-5883235ed622"]}],"mendeley":{"formattedCitation":"[5,6]","plainTextFormattedCitation":"[5,6]","previouslyFormattedCitation":"[5,6]"},"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[5,6]</w:t>
      </w:r>
      <w:r>
        <w:rPr>
          <w:rFonts w:ascii="Times New Roman" w:hAnsi="Times New Roman" w:cs="Times New Roman"/>
        </w:rPr>
        <w:fldChar w:fldCharType="end"/>
      </w:r>
      <w:r>
        <w:rPr>
          <w:rFonts w:ascii="Times New Roman" w:hAnsi="Times New Roman" w:cs="Times New Roman"/>
        </w:rPr>
        <w:t xml:space="preserve">, structural information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PuSi2","type":"article-journal","volume":"010"},"uris":["http://www.mendeley.com/documents/?uuid=c268d347-8b0d-40cc-bca9-618b35e383da"]},{"id":"ITEM-2","itemData":{"DOI":"10.1016/0022-4596(92)90048-Z","ISSN":"1095726X","abstract":"Binary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Chemistry","id":"ITEM-2","issue":"2","issued":{"date-parts":[["1992"]]},"page":"391-399","title":"Structural chemistry and magnetic behavior of binary uranium silicides","type":"article-journal","volume":"97"},"uris":["http://www.mendeley.com/documents/?uuid=185e7b90-76d2-4005-a0bd-c9e467238318"]}],"mendeley":{"formattedCitation":"[7,8]","plainTextFormattedCitation":"[7,8]","previouslyFormattedCitation":"[7,8]"},"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[7,8]</w:t>
      </w:r>
      <w:r>
        <w:rPr>
          <w:rFonts w:ascii="Times New Roman" w:hAnsi="Times New Roman" w:cs="Times New Roman"/>
        </w:rPr>
        <w:fldChar w:fldCharType="end"/>
      </w:r>
      <w:r>
        <w:rPr>
          <w:rFonts w:ascii="Times New Roman" w:hAnsi="Times New Roman" w:cs="Times New Roman"/>
        </w:rPr>
        <w:t xml:space="preserve">, and radiation resistance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{"citationItems":[{"id":"ITEM-1","itemData":{"DOI":"10.1016/j.jnucmat.2009.02.037","ISBN":"0022-3115","ISSN":"00223115","abstract":"Large fission gas bubbles were observed during metallographic examination of an irradiated U3Si2 dispersion fuel plate (U0R040) in the Advanced Test Reactor (ATR). The fuel temperature of this plate was higher than for most of the previous silicide-fuel tests where much smaller bubble growth was observed. The apparent conditions for the large bubble growth are high fission density (6.1 ?? 1021 f/cm3) and high fuel temperature (life-average 160 ??C). After analysis of PIE results of U0R040 and previous ANL test plates, a modification to the existing athermal bubble growth model appears to be necessary for high temperature application (above 130 ??C). A detailed analysis was performed using a model for the irradiation-induced viscosity of binary alloys to explain the effect of the increased fuel temperature. Threshold curves are proposed in terms of fuel temperature and fission density above which formation and interconnection of bubbles larger than 5 ?? are possible. ?? 2009 Elsevier B.V.","author":[{"dropping-particle":"","family":"Kim","given":"Yeon Soo","non-dropping-particle":"","parse-names":false,"suffix":""},{"dropping-particle":"","family":"Hofman","given":"G. L.","non-dropping-particle":"","parse-names":false,"suffix":""},{"dropping-particle":"","family":"Rest","given":"J.","non-dropping-particle":"","parse-names":false,"suffix":""},{"dropping-particle":"","family":"Robinson","given":"A. B.","non-dropping-particle":"","parse-names":false,"suffix":""}],"container-title":"Journal of Nuclear Materials","id":"ITEM-1","issue":"3","issued":{"date-parts":[["2009"]]},"page":"443-449","publisher":"Elsevier B.V.","title":"Temperature and dose dependence of fission-gas-bubble swelling in U3Si2","type":"article-journal","volume":"389"},"uris":["http://www.mendeley.com/documents/?uuid=afed9253-390b-4ebb-9868-cdbb37bd22db"]},{"id":"ITEM-2","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Materials","id":"ITEM-2","issued":{"date-parts":[["2017"]]},"page":"168-173","publisher":"Elsevier B.V","title":"In-situ TEM ion irradiation investigations on U3Si2 at LWR temperatures","type":"article-journal","volume":"484"},"uris":["http://www.mendeley.com/documents/?uuid=462771eb-d7f2-420f-ab82-e69596bdd67d"]}],"mendeley":{"formattedCitation":"[9,10]","plainTextFormattedCitation":"[9,10]","previouslyFormattedCitation":"[9,10]"},"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[9,10]</w:t>
      </w:r>
      <w:r>
        <w:rPr>
          <w:rFonts w:ascii="Times New Roman" w:hAnsi="Times New Roman" w:cs="Times New Roman"/>
        </w:rPr>
        <w:fldChar w:fldCharType="end"/>
      </w:r>
      <w:r>
        <w:rPr>
          <w:rFonts w:ascii="Times New Roman" w:hAnsi="Times New Roman" w:cs="Times New Roman"/>
        </w:rPr>
        <w:t xml:space="preserve">. </w:t>
      </w:r>
    </w:p>
    <w:p w14:paraId="6CC03A09" w14:textId="77777777" w:rsidR="00DC1DC2" w:rsidRDefault="00DC1DC2" w:rsidP="00DC1DC2">
      <w:pPr>
        <w:autoSpaceDE w:val="0"/>
        <w:autoSpaceDN w:val="0"/>
        <w:adjustRightInd w:val="0"/>
        <w:spacing w:after="0" w:line="360" w:lineRule="auto"/>
        <w:jc w:val="both"/>
        <w:rPr>
          <w:rFonts w:ascii="Times New Roman" w:hAnsi="Times New Roman" w:cs="Times New Roman"/>
          <w:color w:val="000000" w:themeColor="text1"/>
        </w:rPr>
      </w:pPr>
      <w:r>
        <w:rPr>
          <w:rFonts w:ascii="Times New Roman" w:hAnsi="Times New Roman" w:cs="Times New Roman"/>
          <w:color w:val="000000"/>
        </w:rPr>
        <w:t xml:space="preserve">According to experiments </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Chemistry","id":"ITEM-1","issue":"2","issued":{"date-parts":[["1992"]]},"page":"391-399","title":"Structural chemistry and magnetic behavior of binary uranium silicides","type":"article-journal","volume":"97"},"uris":["http://www.mendeley.com/documents/?uuid=185e7b90-76d2-4005-a0bd-c9e467238318"]},{"id":"ITEM-2","itemData":{"DOI":"10.1107/S0365110X49000217","id":"ITEM-2","issued":{"date-parts":[["1949"]]},"title":"Crystal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[7,8]","plainTextFormattedCitation":"[7,8]","previouslyFormattedCitation":"[7,8]"},"properties":{"noteIndex":0},"schema":"https://github.com/citation-style-language/schema/raw/master/csl-citation.json"}</w:instrText>
      </w:r>
      <w:r>
        <w:rPr>
          <w:rFonts w:ascii="Times New Roman" w:hAnsi="Times New Roman" w:cs="Times New Roman"/>
          <w:color w:val="000000"/>
        </w:rPr>
        <w:fldChar w:fldCharType="separate"/>
      </w:r>
      <w:r w:rsidRPr="001532B8">
        <w:rPr>
          <w:rFonts w:ascii="Times New Roman" w:hAnsi="Times New Roman" w:cs="Times New Roman"/>
          <w:noProof/>
          <w:color w:val="000000"/>
        </w:rPr>
        <w:t>[7,8]</w:t>
      </w:r>
      <w:r>
        <w:rPr>
          <w:rFonts w:ascii="Times New Roman" w:hAnsi="Times New Roman" w:cs="Times New Roman"/>
          <w:color w:val="000000"/>
        </w:rPr>
        <w:fldChar w:fldCharType="end"/>
      </w:r>
      <w:ins w:id="13" w:author="Ben B" w:date="2018-11-08T13:42:00Z">
        <w:r w:rsidR="000A0AF6">
          <w:rPr>
            <w:rFonts w:ascii="Times New Roman" w:hAnsi="Times New Roman" w:cs="Times New Roman"/>
            <w:color w:val="000000"/>
          </w:rPr>
          <w:t>,</w:t>
        </w:r>
      </w:ins>
      <w:r>
        <w:rPr>
          <w:rFonts w:ascii="Times New Roman" w:hAnsi="Times New Roman" w:cs="Times New Roman"/>
          <w:color w:val="000000"/>
        </w:rPr>
        <w:t xml:space="preserve"> U</w:t>
      </w:r>
      <w:r w:rsidRPr="00FE2EAD">
        <w:rPr>
          <w:rFonts w:ascii="Times New Roman" w:hAnsi="Times New Roman" w:cs="Times New Roman"/>
          <w:color w:val="000000"/>
          <w:vertAlign w:val="subscript"/>
        </w:rPr>
        <w:t>3</w:t>
      </w:r>
      <w:r>
        <w:rPr>
          <w:rFonts w:ascii="Times New Roman" w:hAnsi="Times New Roman" w:cs="Times New Roman"/>
          <w:color w:val="000000"/>
        </w:rPr>
        <w:t>Si</w:t>
      </w:r>
      <w:r w:rsidRPr="00FE2EAD">
        <w:rPr>
          <w:rFonts w:ascii="Times New Roman" w:hAnsi="Times New Roman" w:cs="Times New Roman"/>
          <w:color w:val="000000"/>
          <w:vertAlign w:val="subscript"/>
        </w:rPr>
        <w:t>2</w:t>
      </w:r>
      <w:r w:rsidRPr="00DB76AA">
        <w:rPr>
          <w:rFonts w:ascii="Times New Roman" w:hAnsi="Times New Roman" w:cs="Times New Roman"/>
          <w:color w:val="000000"/>
        </w:rPr>
        <w:t xml:space="preserve"> has a </w:t>
      </w:r>
      <w:r>
        <w:rPr>
          <w:rFonts w:ascii="Times New Roman" w:hAnsi="Times New Roman" w:cs="Times New Roman"/>
          <w:color w:val="000000"/>
        </w:rPr>
        <w:t>tetragonal</w:t>
      </w:r>
      <w:r w:rsidRPr="00DB76AA">
        <w:rPr>
          <w:rFonts w:ascii="Times New Roman" w:hAnsi="Times New Roman" w:cs="Times New Roman"/>
          <w:color w:val="000000"/>
        </w:rPr>
        <w:t xml:space="preserve"> crystal structure</w:t>
      </w:r>
      <w:r>
        <w:rPr>
          <w:rFonts w:ascii="Times New Roman" w:hAnsi="Times New Roman" w:cs="Times New Roman"/>
          <w:color w:val="000000"/>
        </w:rPr>
        <w:t xml:space="preserve"> (space group 127)</w:t>
      </w:r>
      <w:r w:rsidRPr="00DB76AA">
        <w:rPr>
          <w:rFonts w:ascii="Times New Roman" w:hAnsi="Times New Roman" w:cs="Times New Roman"/>
          <w:color w:val="000000"/>
        </w:rPr>
        <w:t xml:space="preserve"> </w:t>
      </w:r>
      <w:r>
        <w:rPr>
          <w:rFonts w:ascii="Times New Roman" w:hAnsi="Times New Roman" w:cs="Times New Roman"/>
          <w:color w:val="000000"/>
        </w:rPr>
        <w:t xml:space="preserve">with U occupying </w:t>
      </w:r>
      <w:r w:rsidRPr="007C1FD9">
        <w:rPr>
          <w:rFonts w:ascii="Times New Roman" w:hAnsi="Times New Roman" w:cs="Times New Roman"/>
          <w:i/>
          <w:color w:val="000000"/>
        </w:rPr>
        <w:t>2a</w:t>
      </w:r>
      <w:r>
        <w:rPr>
          <w:rFonts w:ascii="Times New Roman" w:hAnsi="Times New Roman" w:cs="Times New Roman"/>
          <w:color w:val="000000"/>
        </w:rPr>
        <w:t xml:space="preserve"> and </w:t>
      </w:r>
      <w:r w:rsidRPr="007C1FD9">
        <w:rPr>
          <w:rFonts w:ascii="Times New Roman" w:hAnsi="Times New Roman" w:cs="Times New Roman"/>
          <w:i/>
          <w:color w:val="000000"/>
        </w:rPr>
        <w:t>4h</w:t>
      </w:r>
      <w:r>
        <w:rPr>
          <w:rFonts w:ascii="Times New Roman" w:hAnsi="Times New Roman" w:cs="Times New Roman"/>
          <w:color w:val="000000"/>
        </w:rPr>
        <w:t xml:space="preserve"> Wyckoff position while Si occupies the </w:t>
      </w:r>
      <w:r w:rsidRPr="007C1FD9">
        <w:rPr>
          <w:rFonts w:ascii="Times New Roman" w:hAnsi="Times New Roman" w:cs="Times New Roman"/>
          <w:i/>
          <w:color w:val="000000"/>
        </w:rPr>
        <w:t>4g</w:t>
      </w:r>
      <w:r>
        <w:rPr>
          <w:rFonts w:ascii="Times New Roman" w:hAnsi="Times New Roman" w:cs="Times New Roman"/>
          <w:color w:val="000000"/>
        </w:rPr>
        <w:t xml:space="preserve"> site</w:t>
      </w:r>
      <w:r w:rsidRPr="00DB76AA">
        <w:rPr>
          <w:rFonts w:ascii="Times New Roman" w:hAnsi="Times New Roman" w:cs="Times New Roman"/>
          <w:color w:val="000000"/>
        </w:rPr>
        <w:t>.</w:t>
      </w:r>
      <w:r>
        <w:rPr>
          <w:rFonts w:ascii="Times New Roman" w:hAnsi="Times New Roman" w:cs="Times New Roman"/>
          <w:color w:val="0000FF"/>
        </w:rPr>
        <w:t xml:space="preserve"> </w:t>
      </w:r>
      <w:commentRangeStart w:id="14"/>
      <w:r w:rsidRPr="00B4024F">
        <w:rPr>
          <w:rFonts w:ascii="Times New Roman" w:hAnsi="Times New Roman" w:cs="Times New Roman"/>
          <w:color w:val="000000" w:themeColor="text1"/>
        </w:rPr>
        <w:t>Each U atom</w:t>
      </w:r>
      <w:commentRangeEnd w:id="14"/>
      <w:r w:rsidR="000A0AF6">
        <w:rPr>
          <w:rStyle w:val="CommentReference"/>
        </w:rPr>
        <w:commentReference w:id="14"/>
      </w:r>
      <w:r w:rsidRPr="00B4024F">
        <w:rPr>
          <w:rFonts w:ascii="Times New Roman" w:hAnsi="Times New Roman" w:cs="Times New Roman"/>
          <w:color w:val="000000" w:themeColor="text1"/>
        </w:rPr>
        <w:t xml:space="preserve"> is bonded to 4 nearest neighbour Si atoms</w:t>
      </w:r>
      <w:r>
        <w:rPr>
          <w:rFonts w:ascii="Times New Roman" w:hAnsi="Times New Roman" w:cs="Times New Roman"/>
          <w:color w:val="000000" w:themeColor="text1"/>
        </w:rPr>
        <w:t xml:space="preserve"> forming a tetrahedral network as shown in Figure 1</w:t>
      </w:r>
      <w:r w:rsidRPr="00B4024F">
        <w:rPr>
          <w:rFonts w:ascii="Times New Roman" w:hAnsi="Times New Roman" w:cs="Times New Roman"/>
          <w:color w:val="000000" w:themeColor="text1"/>
        </w:rPr>
        <w:t>.</w:t>
      </w:r>
      <w:r>
        <w:rPr>
          <w:rFonts w:ascii="Times New Roman" w:hAnsi="Times New Roman" w:cs="Times New Roman"/>
          <w:color w:val="000000" w:themeColor="text1"/>
        </w:rPr>
        <w:t xml:space="preserve"> Using a particle swarming optimisation code, </w:t>
      </w:r>
      <w:r w:rsidRPr="00DE1996">
        <w:rPr>
          <w:rFonts w:ascii="Times New Roman" w:hAnsi="Times New Roman" w:cs="Times New Roman"/>
        </w:rPr>
        <w:t>Noordhoek</w:t>
      </w:r>
      <w:r>
        <w:rPr>
          <w:rFonts w:ascii="Times New Roman" w:hAnsi="Times New Roman" w:cs="Times New Roman"/>
        </w:rPr>
        <w:t xml:space="preserve"> </w:t>
      </w:r>
      <w:r w:rsidRPr="00425486">
        <w:rPr>
          <w:rFonts w:ascii="Times New Roman" w:hAnsi="Times New Roman" w:cs="Times New Roman"/>
          <w:i/>
        </w:rPr>
        <w:t>et al</w:t>
      </w:r>
      <w:r>
        <w:rPr>
          <w:rFonts w:ascii="Times New Roman" w:hAnsi="Times New Roman" w:cs="Times New Roman"/>
        </w:rPr>
        <w:t>., predicted a new U</w:t>
      </w:r>
      <w:r w:rsidRPr="00DE1996">
        <w:rPr>
          <w:rFonts w:ascii="Times New Roman" w:hAnsi="Times New Roman" w:cs="Times New Roman"/>
          <w:vertAlign w:val="subscript"/>
        </w:rPr>
        <w:t>3</w:t>
      </w:r>
      <w:r>
        <w:rPr>
          <w:rFonts w:ascii="Times New Roman" w:hAnsi="Times New Roman" w:cs="Times New Roman"/>
        </w:rPr>
        <w:t>Si</w:t>
      </w:r>
      <w:r w:rsidRPr="00DE1996">
        <w:rPr>
          <w:rFonts w:ascii="Times New Roman" w:hAnsi="Times New Roman" w:cs="Times New Roman"/>
          <w:vertAlign w:val="subscript"/>
        </w:rPr>
        <w:t>2</w:t>
      </w:r>
      <w:r>
        <w:rPr>
          <w:rFonts w:ascii="Times New Roman" w:hAnsi="Times New Roman" w:cs="Times New Roman"/>
        </w:rPr>
        <w:t xml:space="preserve"> phase with space group number 2 which has not been experimentally synthesized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p>
    <w:p w14:paraId="257F5645"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 </w:t>
      </w:r>
    </w:p>
    <w:p w14:paraId="211D573B" w14:textId="77777777" w:rsidR="00DC1DC2" w:rsidRDefault="00DC1DC2" w:rsidP="00DC1DC2">
      <w:pPr>
        <w:autoSpaceDE w:val="0"/>
        <w:autoSpaceDN w:val="0"/>
        <w:adjustRightInd w:val="0"/>
        <w:spacing w:after="0" w:line="360" w:lineRule="auto"/>
        <w:jc w:val="center"/>
        <w:rPr>
          <w:rFonts w:ascii="Times New Roman" w:hAnsi="Times New Roman" w:cs="Times New Roman"/>
        </w:rPr>
      </w:pPr>
      <w:commentRangeStart w:id="15"/>
      <w:r w:rsidRPr="00DB76AA">
        <w:rPr>
          <w:rFonts w:ascii="Times New Roman" w:hAnsi="Times New Roman" w:cs="Times New Roman"/>
          <w:noProof/>
        </w:rPr>
        <w:drawing>
          <wp:inline distT="0" distB="0" distL="0" distR="0" wp14:anchorId="28D1002E" wp14:editId="75009F60">
            <wp:extent cx="2875238" cy="2539365"/>
            <wp:effectExtent l="0" t="0" r="1905" b="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7134" cy="2541040"/>
                    </a:xfrm>
                    <a:prstGeom prst="rect">
                      <a:avLst/>
                    </a:prstGeom>
                  </pic:spPr>
                </pic:pic>
              </a:graphicData>
            </a:graphic>
          </wp:inline>
        </w:drawing>
      </w:r>
      <w:commentRangeEnd w:id="15"/>
      <w:r w:rsidR="000A0AF6">
        <w:rPr>
          <w:rStyle w:val="CommentReference"/>
        </w:rPr>
        <w:commentReference w:id="15"/>
      </w:r>
    </w:p>
    <w:p w14:paraId="7DA834D1" w14:textId="77777777" w:rsidR="00DC1DC2" w:rsidRPr="00951733" w:rsidRDefault="00DC1DC2" w:rsidP="00DC1DC2">
      <w:pPr>
        <w:autoSpaceDE w:val="0"/>
        <w:autoSpaceDN w:val="0"/>
        <w:adjustRightInd w:val="0"/>
        <w:spacing w:after="0" w:line="240" w:lineRule="auto"/>
        <w:rPr>
          <w:rFonts w:ascii="Times New Roman" w:hAnsi="Times New Roman" w:cs="Times New Roman"/>
          <w:sz w:val="20"/>
          <w:szCs w:val="20"/>
        </w:rPr>
      </w:pPr>
      <w:r w:rsidRPr="00951733">
        <w:rPr>
          <w:rFonts w:ascii="Times New Roman" w:hAnsi="Times New Roman" w:cs="Times New Roman"/>
          <w:sz w:val="20"/>
          <w:szCs w:val="20"/>
        </w:rPr>
        <w:t>Figure 1</w:t>
      </w:r>
      <w:r>
        <w:rPr>
          <w:rFonts w:ascii="Times New Roman" w:hAnsi="Times New Roman" w:cs="Times New Roman"/>
          <w:sz w:val="20"/>
          <w:szCs w:val="20"/>
        </w:rPr>
        <w:t>:</w:t>
      </w:r>
      <w:r w:rsidRPr="00951733">
        <w:rPr>
          <w:rFonts w:ascii="Times New Roman" w:hAnsi="Times New Roman" w:cs="Times New Roman"/>
          <w:sz w:val="20"/>
          <w:szCs w:val="20"/>
        </w:rPr>
        <w:t xml:space="preserve"> Unit cell of ordered uranium silicide containing 2 formula units of U</w:t>
      </w:r>
      <w:r w:rsidRPr="00951733">
        <w:rPr>
          <w:rFonts w:ascii="Times New Roman" w:hAnsi="Times New Roman" w:cs="Times New Roman"/>
          <w:sz w:val="20"/>
          <w:szCs w:val="20"/>
          <w:vertAlign w:val="subscript"/>
        </w:rPr>
        <w:t>3</w:t>
      </w:r>
      <w:r w:rsidRPr="00951733">
        <w:rPr>
          <w:rFonts w:ascii="Times New Roman" w:hAnsi="Times New Roman" w:cs="Times New Roman"/>
          <w:sz w:val="20"/>
          <w:szCs w:val="20"/>
        </w:rPr>
        <w:t>Si</w:t>
      </w:r>
      <w:r w:rsidRPr="00951733">
        <w:rPr>
          <w:rFonts w:ascii="Times New Roman" w:hAnsi="Times New Roman" w:cs="Times New Roman"/>
          <w:sz w:val="20"/>
          <w:szCs w:val="20"/>
          <w:vertAlign w:val="subscript"/>
        </w:rPr>
        <w:t>2</w:t>
      </w:r>
      <w:r w:rsidRPr="00951733">
        <w:rPr>
          <w:rFonts w:ascii="Times New Roman" w:hAnsi="Times New Roman" w:cs="Times New Roman"/>
          <w:sz w:val="20"/>
          <w:szCs w:val="20"/>
        </w:rPr>
        <w:t xml:space="preserve"> (10 atoms). </w:t>
      </w:r>
    </w:p>
    <w:p w14:paraId="38FF3395" w14:textId="77777777" w:rsidR="00DC1DC2" w:rsidRPr="00951733" w:rsidRDefault="00DC1DC2" w:rsidP="00DC1DC2">
      <w:pPr>
        <w:autoSpaceDE w:val="0"/>
        <w:autoSpaceDN w:val="0"/>
        <w:adjustRightInd w:val="0"/>
        <w:spacing w:after="0" w:line="240" w:lineRule="auto"/>
        <w:rPr>
          <w:rFonts w:ascii="AdvP6975" w:hAnsi="AdvP6975" w:cs="AdvP6975"/>
          <w:sz w:val="16"/>
          <w:szCs w:val="16"/>
        </w:rPr>
      </w:pPr>
    </w:p>
    <w:p w14:paraId="316AA622" w14:textId="77777777" w:rsidR="00DC1DC2" w:rsidRPr="0028306E" w:rsidRDefault="00DC1DC2" w:rsidP="00DC1DC2">
      <w:pPr>
        <w:spacing w:line="360" w:lineRule="auto"/>
        <w:jc w:val="both"/>
        <w:rPr>
          <w:rFonts w:ascii="Times New Roman" w:hAnsi="Times New Roman" w:cs="Times New Roman"/>
        </w:rPr>
      </w:pPr>
      <w:r>
        <w:rPr>
          <w:rFonts w:ascii="Times New Roman" w:hAnsi="Times New Roman" w:cs="Times New Roman"/>
        </w:rPr>
        <w:t xml:space="preserve">Since the growing interest in </w:t>
      </w:r>
      <w:commentRangeStart w:id="16"/>
      <w:r>
        <w:rPr>
          <w:rFonts w:ascii="Times New Roman" w:hAnsi="Times New Roman" w:cs="Times New Roman"/>
        </w:rPr>
        <w:t>ATFs</w:t>
      </w:r>
      <w:commentRangeEnd w:id="16"/>
      <w:r w:rsidR="00E842D5">
        <w:rPr>
          <w:rStyle w:val="CommentReference"/>
        </w:rPr>
        <w:commentReference w:id="16"/>
      </w:r>
      <w:r>
        <w:rPr>
          <w:rFonts w:ascii="Times New Roman" w:hAnsi="Times New Roman" w:cs="Times New Roman"/>
        </w:rPr>
        <w:t xml:space="preserve"> in the last few years, some work has been conducted on U-Si alloys focused on U</w:t>
      </w:r>
      <w:r w:rsidRPr="004E2707">
        <w:rPr>
          <w:rFonts w:ascii="Times New Roman" w:hAnsi="Times New Roman" w:cs="Times New Roman"/>
          <w:vertAlign w:val="subscript"/>
        </w:rPr>
        <w:t>3</w:t>
      </w:r>
      <w:r>
        <w:rPr>
          <w:rFonts w:ascii="Times New Roman" w:hAnsi="Times New Roman" w:cs="Times New Roman"/>
        </w:rPr>
        <w:t>Si</w:t>
      </w:r>
      <w:r w:rsidRPr="004E2707">
        <w:rPr>
          <w:rFonts w:ascii="Times New Roman" w:hAnsi="Times New Roman" w:cs="Times New Roman"/>
          <w:vertAlign w:val="subscript"/>
        </w:rPr>
        <w:t>2</w:t>
      </w:r>
      <w:r>
        <w:rPr>
          <w:rFonts w:ascii="Times New Roman" w:hAnsi="Times New Roman" w:cs="Times New Roman"/>
        </w:rPr>
        <w:t>. Density functional theory (DFT) calculation</w:t>
      </w:r>
      <w:ins w:id="17" w:author="Ben B" w:date="2018-11-08T13:51:00Z">
        <w:r w:rsidR="00E842D5">
          <w:rPr>
            <w:rFonts w:ascii="Times New Roman" w:hAnsi="Times New Roman" w:cs="Times New Roman"/>
          </w:rPr>
          <w:t>s</w:t>
        </w:r>
      </w:ins>
      <w:r>
        <w:rPr>
          <w:rFonts w:ascii="Times New Roman" w:hAnsi="Times New Roman" w:cs="Times New Roman"/>
        </w:rPr>
        <w:t xml:space="preserve"> by Wang </w:t>
      </w:r>
      <w:r w:rsidRPr="000C0D38">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provide</w:t>
      </w:r>
      <w:ins w:id="18" w:author="Ben B" w:date="2018-11-08T13:51:00Z">
        <w:r w:rsidR="00E842D5">
          <w:rPr>
            <w:rFonts w:ascii="Times New Roman" w:hAnsi="Times New Roman" w:cs="Times New Roman"/>
          </w:rPr>
          <w:t>d</w:t>
        </w:r>
      </w:ins>
      <w:del w:id="19" w:author="Ben B" w:date="2018-11-08T13:51:00Z">
        <w:r w:rsidDel="00E842D5">
          <w:rPr>
            <w:rFonts w:ascii="Times New Roman" w:hAnsi="Times New Roman" w:cs="Times New Roman"/>
          </w:rPr>
          <w:delText>s</w:delText>
        </w:r>
      </w:del>
      <w:r>
        <w:rPr>
          <w:rFonts w:ascii="Times New Roman" w:hAnsi="Times New Roman" w:cs="Times New Roman"/>
        </w:rPr>
        <w:t xml:space="preserve"> detailed data on the electronic structure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t xml:space="preserve"> and work by </w:t>
      </w:r>
      <w:r w:rsidRPr="00272A29">
        <w:rPr>
          <w:rFonts w:ascii="Times New Roman" w:hAnsi="Times New Roman" w:cs="Times New Roman"/>
          <w:color w:val="222222"/>
          <w:shd w:val="clear" w:color="auto" w:fill="FFFFFF"/>
        </w:rPr>
        <w:t>Middleburgh</w:t>
      </w:r>
      <w:r>
        <w:rPr>
          <w:rFonts w:ascii="Times New Roman" w:hAnsi="Times New Roman" w:cs="Times New Roman"/>
        </w:rPr>
        <w:t xml:space="preserve"> </w:t>
      </w:r>
      <w:r w:rsidRPr="00272A2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model</w:t>
      </w:r>
      <w:ins w:id="20" w:author="Ben B" w:date="2018-11-08T13:52:00Z">
        <w:r w:rsidR="00E842D5">
          <w:rPr>
            <w:rFonts w:ascii="Times New Roman" w:hAnsi="Times New Roman" w:cs="Times New Roman"/>
          </w:rPr>
          <w:t>ed</w:t>
        </w:r>
      </w:ins>
      <w:del w:id="21" w:author="Ben B" w:date="2018-11-08T13:52:00Z">
        <w:r w:rsidDel="00E842D5">
          <w:rPr>
            <w:rFonts w:ascii="Times New Roman" w:hAnsi="Times New Roman" w:cs="Times New Roman"/>
          </w:rPr>
          <w:delText>s</w:delText>
        </w:r>
      </w:del>
      <w:r>
        <w:rPr>
          <w:rFonts w:ascii="Times New Roman" w:hAnsi="Times New Roman" w:cs="Times New Roman"/>
        </w:rPr>
        <w:t xml:space="preserve"> the formation energies of point defects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{"citationItems":[{"id":"ITEM-1","itemData":{"DOI":"https://doi.org/10.1016/j.jnucmat.2016.10.016","ISSN":"0022-3115","author":[{"dropping-particle":"","family":"Middleburgh","given":"S C","non-dropping-particle":"","parse-names":false,"suffix":""},{"dropping-particle":"","family":"Grimes","given":"R W","non-dropping-particle":"","parse-names":false,"suffix":""},{"dropping-particle":"","family":"Lahoda","given":"E J","non-dropping-particle":"","parse-names":false,"suffix":""},{"dropping-particle":"","family":"Stanek","given":"C R","non-dropping-particle":"","parse-names":false,"suffix":""},{"dropping-particle":"","family":"Andersson","given":"D A","non-dropping-particle":"","parse-names":false,"suffix":""}],"container-title":"Journal of Nuclear Materials","id":"ITEM-1","issued":{"date-parts":[["2016"]]},"page":"300-305","title":"Non-stoichiometry in U3Si2","type":"article-journal","volume":"482"},"uris":["http://www.mendeley.com/documents/?uuid=4c5299d0-f0c7-464c-8ca9-af13dd609f42"]}],"mendeley":{"formattedCitation":"[13]","plainTextFormattedCitation":"[13]","previouslyFormattedCitation":"[13]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[13]</w:t>
      </w:r>
      <w:r>
        <w:rPr>
          <w:rFonts w:ascii="Times New Roman" w:hAnsi="Times New Roman" w:cs="Times New Roman"/>
        </w:rPr>
        <w:fldChar w:fldCharType="end"/>
      </w:r>
      <w:r>
        <w:rPr>
          <w:rFonts w:ascii="Times New Roman" w:hAnsi="Times New Roman" w:cs="Times New Roman"/>
        </w:rPr>
        <w:t xml:space="preserve">, while White </w:t>
      </w:r>
      <w:r>
        <w:rPr>
          <w:rFonts w:ascii="Times New Roman" w:hAnsi="Times New Roman" w:cs="Times New Roman"/>
          <w:i/>
        </w:rPr>
        <w:t>et</w:t>
      </w:r>
      <w:r w:rsidRPr="002E3645">
        <w:rPr>
          <w:rFonts w:ascii="Times New Roman" w:hAnsi="Times New Roman" w:cs="Times New Roman"/>
          <w:i/>
        </w:rPr>
        <w:t xml:space="preserve"> al</w:t>
      </w:r>
      <w:r>
        <w:rPr>
          <w:rFonts w:ascii="Times New Roman" w:hAnsi="Times New Roman" w:cs="Times New Roman"/>
        </w:rPr>
        <w:t>. develop</w:t>
      </w:r>
      <w:ins w:id="22" w:author="Ben B" w:date="2018-11-08T13:52:00Z">
        <w:r w:rsidR="00E842D5">
          <w:rPr>
            <w:rFonts w:ascii="Times New Roman" w:hAnsi="Times New Roman" w:cs="Times New Roman"/>
          </w:rPr>
          <w:t>ed</w:t>
        </w:r>
      </w:ins>
      <w:del w:id="23" w:author="Ben B" w:date="2018-11-08T13:52:00Z">
        <w:r w:rsidDel="00E842D5">
          <w:rPr>
            <w:rFonts w:ascii="Times New Roman" w:hAnsi="Times New Roman" w:cs="Times New Roman"/>
          </w:rPr>
          <w:delText>s</w:delText>
        </w:r>
      </w:del>
      <w:r>
        <w:rPr>
          <w:rFonts w:ascii="Times New Roman" w:hAnsi="Times New Roman" w:cs="Times New Roman"/>
        </w:rPr>
        <w:t xml:space="preserve"> a feasible powder metallurgy method of preparation and also measured the thermophysical properties of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More recently, Obbard </w:t>
      </w:r>
      <w:r w:rsidRPr="00882A47">
        <w:rPr>
          <w:rFonts w:ascii="Times New Roman" w:hAnsi="Times New Roman" w:cs="Times New Roman"/>
          <w:i/>
        </w:rPr>
        <w:t>et</w:t>
      </w:r>
      <w:r>
        <w:rPr>
          <w:rFonts w:ascii="Times New Roman" w:hAnsi="Times New Roman" w:cs="Times New Roman"/>
        </w:rPr>
        <w:t xml:space="preserve"> </w:t>
      </w:r>
      <w:r w:rsidRPr="00D62FAE">
        <w:rPr>
          <w:rFonts w:ascii="Times New Roman" w:hAnsi="Times New Roman" w:cs="Times New Roman"/>
          <w:i/>
        </w:rPr>
        <w:t>al.</w:t>
      </w:r>
      <w:r>
        <w:rPr>
          <w:rFonts w:ascii="Times New Roman" w:hAnsi="Times New Roman" w:cs="Times New Roman"/>
          <w:i/>
        </w:rPr>
        <w:t xml:space="preserve"> </w:t>
      </w:r>
      <w:r>
        <w:rPr>
          <w:rFonts w:ascii="Times New Roman" w:hAnsi="Times New Roman" w:cs="Times New Roman"/>
        </w:rPr>
        <w:t xml:space="preserve">used </w:t>
      </w:r>
      <w:r w:rsidRPr="001532B8">
        <w:rPr>
          <w:rFonts w:ascii="Times New Roman" w:hAnsi="Times New Roman" w:cs="Times New Roman"/>
          <w:i/>
        </w:rPr>
        <w:t>in-situ</w:t>
      </w:r>
      <w:r w:rsidRPr="0028306E">
        <w:rPr>
          <w:rFonts w:ascii="Times New Roman" w:hAnsi="Times New Roman" w:cs="Times New Roman"/>
        </w:rPr>
        <w:t xml:space="preserve"> neutron diffraction</w:t>
      </w:r>
      <w:r>
        <w:rPr>
          <w:rFonts w:ascii="Times New Roman" w:hAnsi="Times New Roman" w:cs="Times New Roman"/>
        </w:rPr>
        <w:t xml:space="preserve"> </w:t>
      </w:r>
      <w:del w:id="24" w:author="Ben B" w:date="2018-11-08T13:52:00Z">
        <w:r w:rsidDel="00E842D5">
          <w:rPr>
            <w:rFonts w:ascii="Times New Roman" w:hAnsi="Times New Roman" w:cs="Times New Roman"/>
          </w:rPr>
          <w:delText xml:space="preserve">technique </w:delText>
        </w:r>
      </w:del>
      <w:r>
        <w:rPr>
          <w:rFonts w:ascii="Times New Roman" w:hAnsi="Times New Roman" w:cs="Times New Roman"/>
        </w:rPr>
        <w:t>to collect</w:t>
      </w:r>
      <w:r w:rsidRPr="0028306E">
        <w:rPr>
          <w:rFonts w:ascii="Times New Roman" w:hAnsi="Times New Roman" w:cs="Times New Roman"/>
        </w:rPr>
        <w:t xml:space="preserve"> the temperature </w:t>
      </w:r>
      <w:r>
        <w:rPr>
          <w:rFonts w:ascii="Times New Roman" w:hAnsi="Times New Roman" w:cs="Times New Roman"/>
        </w:rPr>
        <w:t>dependence</w:t>
      </w:r>
      <w:ins w:id="25" w:author="Ben B" w:date="2018-11-08T13:52:00Z">
        <w:r w:rsidR="00E842D5">
          <w:rPr>
            <w:rFonts w:ascii="Times New Roman" w:hAnsi="Times New Roman" w:cs="Times New Roman"/>
          </w:rPr>
          <w:t xml:space="preserve"> of</w:t>
        </w:r>
      </w:ins>
      <w:r w:rsidRPr="0028306E">
        <w:rPr>
          <w:rFonts w:ascii="Times New Roman" w:hAnsi="Times New Roman" w:cs="Times New Roman"/>
        </w:rPr>
        <w:t xml:space="preserve"> lattice parameters and the lattice thermal expansion coefficient </w:t>
      </w:r>
      <w:ins w:id="26" w:author="Ben B" w:date="2018-11-08T13:52:00Z">
        <w:r w:rsidR="00E842D5">
          <w:rPr>
            <w:rFonts w:ascii="Times New Roman" w:hAnsi="Times New Roman" w:cs="Times New Roman"/>
          </w:rPr>
          <w:t xml:space="preserve">was </w:t>
        </w:r>
      </w:ins>
      <w:r w:rsidRPr="0028306E">
        <w:rPr>
          <w:rFonts w:ascii="Times New Roman" w:hAnsi="Times New Roman" w:cs="Times New Roman"/>
        </w:rPr>
        <w:t xml:space="preserve">calculated. They </w:t>
      </w:r>
      <w:del w:id="27" w:author="Ben B" w:date="2018-11-08T13:52:00Z">
        <w:r w:rsidRPr="0028306E" w:rsidDel="00E842D5">
          <w:rPr>
            <w:rFonts w:ascii="Times New Roman" w:hAnsi="Times New Roman" w:cs="Times New Roman"/>
          </w:rPr>
          <w:delText xml:space="preserve">established </w:delText>
        </w:r>
      </w:del>
      <w:ins w:id="28" w:author="Ben B" w:date="2018-11-08T13:52:00Z">
        <w:r w:rsidR="00E842D5">
          <w:rPr>
            <w:rFonts w:ascii="Times New Roman" w:hAnsi="Times New Roman" w:cs="Times New Roman"/>
          </w:rPr>
          <w:t>observed</w:t>
        </w:r>
        <w:r w:rsidR="00E842D5" w:rsidRPr="0028306E">
          <w:rPr>
            <w:rFonts w:ascii="Times New Roman" w:hAnsi="Times New Roman" w:cs="Times New Roman"/>
          </w:rPr>
          <w:t xml:space="preserve"> </w:t>
        </w:r>
      </w:ins>
      <w:r w:rsidRPr="0028306E">
        <w:rPr>
          <w:rFonts w:ascii="Times New Roman" w:hAnsi="Times New Roman" w:cs="Times New Roman"/>
        </w:rPr>
        <w:t xml:space="preserve">an anisotropy in </w:t>
      </w:r>
      <w:r>
        <w:rPr>
          <w:rFonts w:ascii="Times New Roman" w:hAnsi="Times New Roman" w:cs="Times New Roman"/>
        </w:rPr>
        <w:t xml:space="preserve">lattice </w:t>
      </w:r>
      <w:r w:rsidRPr="0028306E">
        <w:rPr>
          <w:rFonts w:ascii="Times New Roman" w:hAnsi="Times New Roman" w:cs="Times New Roman"/>
        </w:rPr>
        <w:t xml:space="preserve">expansion at ~1000 </w:t>
      </w:r>
      <w:r w:rsidRPr="0028306E">
        <w:rPr>
          <w:rFonts w:ascii="Times New Roman" w:hAnsi="Times New Roman" w:cs="Times New Roman"/>
          <w:vertAlign w:val="superscript"/>
        </w:rPr>
        <w:t>o</w:t>
      </w:r>
      <w:r w:rsidRPr="0028306E">
        <w:rPr>
          <w:rFonts w:ascii="Times New Roman" w:hAnsi="Times New Roman" w:cs="Times New Roman"/>
        </w:rPr>
        <w:t xml:space="preserve">C corroborating the dilatometry measurement of White </w:t>
      </w:r>
      <w:r w:rsidRPr="0028306E">
        <w:rPr>
          <w:rFonts w:ascii="Times New Roman" w:hAnsi="Times New Roman" w:cs="Times New Roman"/>
          <w:i/>
        </w:rPr>
        <w:t>et al</w:t>
      </w:r>
      <w:r w:rsidRPr="0028306E">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diffraction","type":"article-journal","volume":"508"},"uris":["http://www.mendeley.com/documents/?uuid=3f855b2b-018b-4271-abc0-3b8bf63c4b08"]}],"mendeley":{"formattedCitation":"[14]","manualFormatting":"[3, 14]","plainTextFormattedCitation":"[14]","previouslyFormattedCitation":"[14]"},"properties":{"noteIndex":0},"schema":"https://github.com/citation-style-language/schema/raw/master/csl-citation.json"}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w:t>
      </w:r>
      <w:r>
        <w:rPr>
          <w:rFonts w:ascii="Times New Roman" w:hAnsi="Times New Roman" w:cs="Times New Roman"/>
          <w:noProof/>
        </w:rPr>
        <w:t xml:space="preserve">3, </w:t>
      </w:r>
      <w:r w:rsidRPr="00973F33">
        <w:rPr>
          <w:rFonts w:ascii="Times New Roman" w:hAnsi="Times New Roman" w:cs="Times New Roman"/>
          <w:noProof/>
        </w:rPr>
        <w:t>14]</w:t>
      </w:r>
      <w:r>
        <w:rPr>
          <w:rFonts w:ascii="Times New Roman" w:hAnsi="Times New Roman" w:cs="Times New Roman"/>
        </w:rPr>
        <w:fldChar w:fldCharType="end"/>
      </w:r>
    </w:p>
    <w:p w14:paraId="6374395F" w14:textId="77777777" w:rsidR="00DC1DC2" w:rsidRDefault="00DC1DC2" w:rsidP="00DC1DC2">
      <w:pPr>
        <w:autoSpaceDE w:val="0"/>
        <w:autoSpaceDN w:val="0"/>
        <w:adjustRightInd w:val="0"/>
        <w:spacing w:after="0" w:line="360" w:lineRule="auto"/>
        <w:jc w:val="both"/>
        <w:rPr>
          <w:rFonts w:ascii="Times New Roman" w:hAnsi="Times New Roman"/>
        </w:rPr>
      </w:pPr>
      <w:r>
        <w:rPr>
          <w:rFonts w:ascii="Times New Roman" w:hAnsi="Times New Roman" w:cs="Times New Roman"/>
        </w:rPr>
        <w:lastRenderedPageBreak/>
        <w:t>Beyond the properties of pristine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it is essential to understand the underlying </w:t>
      </w:r>
      <w:proofErr w:type="spellStart"/>
      <w:r>
        <w:rPr>
          <w:rFonts w:ascii="Times New Roman" w:hAnsi="Times New Roman" w:cs="Times New Roman"/>
        </w:rPr>
        <w:t>behaviour</w:t>
      </w:r>
      <w:proofErr w:type="spellEnd"/>
      <w:r>
        <w:rPr>
          <w:rFonts w:ascii="Times New Roman" w:hAnsi="Times New Roman" w:cs="Times New Roman"/>
        </w:rPr>
        <w:t xml:space="preserve"> in </w:t>
      </w:r>
      <w:ins w:id="29" w:author="Ben B" w:date="2018-11-08T13:53:00Z">
        <w:r w:rsidR="00E842D5">
          <w:rPr>
            <w:rFonts w:ascii="Times New Roman" w:hAnsi="Times New Roman" w:cs="Times New Roman"/>
          </w:rPr>
          <w:t xml:space="preserve">an </w:t>
        </w:r>
      </w:ins>
      <w:r>
        <w:rPr>
          <w:rFonts w:ascii="Times New Roman" w:hAnsi="Times New Roman" w:cs="Times New Roman"/>
        </w:rPr>
        <w:t xml:space="preserve">extreme environment typical for a nuclear reactor. Our recent work within the framework of DFT explores the mechanism of oxidation from an atomistic perspective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rPr>
        <w:t xml:space="preserve">, while work by Wood </w:t>
      </w:r>
      <w:r w:rsidRPr="002E3645">
        <w:rPr>
          <w:rFonts w:ascii="Times New Roman" w:hAnsi="Times New Roman" w:cs="Times New Roman"/>
          <w:i/>
        </w:rPr>
        <w:t>et al</w:t>
      </w:r>
      <w:r>
        <w:rPr>
          <w:rFonts w:ascii="Times New Roman" w:hAnsi="Times New Roman" w:cs="Times New Roman"/>
        </w:rPr>
        <w:t xml:space="preserve">., experimentally </w:t>
      </w:r>
      <w:del w:id="30" w:author="Ben B" w:date="2018-11-08T13:53:00Z">
        <w:r w:rsidDel="00E842D5">
          <w:rPr>
            <w:rFonts w:ascii="Times New Roman" w:hAnsi="Times New Roman" w:cs="Times New Roman"/>
          </w:rPr>
          <w:delText xml:space="preserve">shows </w:delText>
        </w:r>
      </w:del>
      <w:ins w:id="31" w:author="Ben B" w:date="2018-11-08T13:53:00Z">
        <w:r w:rsidR="00E842D5">
          <w:rPr>
            <w:rFonts w:ascii="Times New Roman" w:hAnsi="Times New Roman" w:cs="Times New Roman"/>
          </w:rPr>
          <w:t>show</w:t>
        </w:r>
        <w:r w:rsidR="00E842D5">
          <w:rPr>
            <w:rFonts w:ascii="Times New Roman" w:hAnsi="Times New Roman" w:cs="Times New Roman"/>
          </w:rPr>
          <w:t>ed</w:t>
        </w:r>
        <w:r w:rsidR="00E842D5">
          <w:rPr>
            <w:rFonts w:ascii="Times New Roman" w:hAnsi="Times New Roman" w:cs="Times New Roman"/>
          </w:rPr>
          <w:t xml:space="preserve"> </w:t>
        </w:r>
      </w:ins>
      <w:r>
        <w:rPr>
          <w:rFonts w:ascii="Times New Roman" w:hAnsi="Times New Roman" w:cs="Times New Roman"/>
        </w:rPr>
        <w:t xml:space="preserve">the oxidation kinetics in the presence of air and steam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[16–18]</w:t>
      </w:r>
      <w:r>
        <w:rPr>
          <w:rFonts w:ascii="Times New Roman" w:hAnsi="Times New Roman" w:cs="Times New Roman"/>
        </w:rPr>
        <w:fldChar w:fldCharType="end"/>
      </w:r>
      <w:r>
        <w:rPr>
          <w:rFonts w:ascii="Times New Roman" w:hAnsi="Times New Roman" w:cs="Times New Roman"/>
        </w:rPr>
        <w:t>. Furthermore, these authors investigated the possibility of reducing oxidation by alloying of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with aluminium due to formation of an Al</w:t>
      </w:r>
      <w:r w:rsidRPr="005B0008">
        <w:rPr>
          <w:rFonts w:ascii="Times New Roman" w:hAnsi="Times New Roman" w:cs="Times New Roman"/>
          <w:vertAlign w:val="subscript"/>
        </w:rPr>
        <w:t>2</w:t>
      </w:r>
      <w:r>
        <w:rPr>
          <w:rFonts w:ascii="Times New Roman" w:hAnsi="Times New Roman" w:cs="Times New Roman"/>
        </w:rPr>
        <w:t>O</w:t>
      </w:r>
      <w:r w:rsidRPr="005B0008">
        <w:rPr>
          <w:rFonts w:ascii="Times New Roman" w:hAnsi="Times New Roman" w:cs="Times New Roman"/>
          <w:vertAlign w:val="subscript"/>
        </w:rPr>
        <w:t>3</w:t>
      </w:r>
      <w:r>
        <w:rPr>
          <w:rFonts w:ascii="Times New Roman" w:hAnsi="Times New Roman" w:cs="Times New Roman"/>
        </w:rPr>
        <w:t xml:space="preserve"> passivation layer which can prevent further oxidation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rPr>
        <w:t>The radiation-induced defects and fission products in a nuclear reactor fuel result</w:t>
      </w:r>
      <w:del w:id="32" w:author="Ben B" w:date="2018-11-08T13:53:00Z">
        <w:r w:rsidDel="00E842D5">
          <w:rPr>
            <w:rFonts w:ascii="Times New Roman" w:hAnsi="Times New Roman"/>
          </w:rPr>
          <w:delText>s</w:delText>
        </w:r>
      </w:del>
      <w:r>
        <w:rPr>
          <w:rFonts w:ascii="Times New Roman" w:hAnsi="Times New Roman"/>
        </w:rPr>
        <w:t xml:space="preserve"> in microstructural changes which in turn</w:t>
      </w:r>
      <w:del w:id="33" w:author="Ben B" w:date="2018-11-08T13:53:00Z">
        <w:r w:rsidDel="00E842D5">
          <w:rPr>
            <w:rFonts w:ascii="Times New Roman" w:hAnsi="Times New Roman"/>
          </w:rPr>
          <w:delText>s</w:delText>
        </w:r>
      </w:del>
      <w:r>
        <w:rPr>
          <w:rFonts w:ascii="Times New Roman" w:hAnsi="Times New Roman"/>
        </w:rPr>
        <w:t xml:space="preserve"> alters the fuel’s thermophysical properties </w:t>
      </w:r>
      <w:r>
        <w:rPr>
          <w:rFonts w:ascii="Times New Roman" w:hAnsi="Times New Roman"/>
        </w:rPr>
        <w:fldChar w:fldCharType="begin" w:fldLock="1"/>
      </w:r>
      <w:r>
        <w:rPr>
          <w:rFonts w:ascii="Times New Roman" w:hAnsi="Times New Roman"/>
        </w:rPr>
        <w: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[20]","plainTextFormattedCitation":"[20]","previouslyFormattedCitation":"[20]"},"properties":{"noteIndex":0},"schema":"https://github.com/citation-style-language/schema/raw/master/csl-citation.json"}</w:instrText>
      </w:r>
      <w:r>
        <w:rPr>
          <w:rFonts w:ascii="Times New Roman" w:hAnsi="Times New Roman"/>
        </w:rPr>
        <w:fldChar w:fldCharType="separate"/>
      </w:r>
      <w:r w:rsidRPr="00973F33">
        <w:rPr>
          <w:rFonts w:ascii="Times New Roman" w:hAnsi="Times New Roman"/>
          <w:noProof/>
        </w:rPr>
        <w:t>[20]</w:t>
      </w:r>
      <w:r>
        <w:rPr>
          <w:rFonts w:ascii="Times New Roman" w:hAnsi="Times New Roman"/>
        </w:rPr>
        <w:fldChar w:fldCharType="end"/>
      </w:r>
      <w:r>
        <w:rPr>
          <w:rFonts w:ascii="Times New Roman" w:hAnsi="Times New Roman"/>
        </w:rPr>
        <w:t xml:space="preserve">. Such behaviour is difficult and expensive to determine experimentally. Hence, Beeler </w:t>
      </w:r>
      <w:r w:rsidRPr="00151463">
        <w:rPr>
          <w:rFonts w:ascii="Times New Roman" w:hAnsi="Times New Roman"/>
          <w:i/>
        </w:rPr>
        <w:t>et al</w:t>
      </w:r>
      <w:r>
        <w:rPr>
          <w:rFonts w:ascii="Times New Roman" w:hAnsi="Times New Roman"/>
        </w:rPr>
        <w:t>. developed a MEAM potential to model the formation of  point defects, formation energy and elastic properties of U</w:t>
      </w:r>
      <w:r w:rsidRPr="005B0008">
        <w:rPr>
          <w:rFonts w:ascii="Times New Roman" w:hAnsi="Times New Roman"/>
          <w:vertAlign w:val="subscript"/>
        </w:rPr>
        <w:t>3</w:t>
      </w:r>
      <w:r>
        <w:rPr>
          <w:rFonts w:ascii="Times New Roman" w:hAnsi="Times New Roman"/>
        </w:rPr>
        <w:t>Si</w:t>
      </w:r>
      <w:r w:rsidRPr="005B0008">
        <w:rPr>
          <w:rFonts w:ascii="Times New Roman" w:hAnsi="Times New Roman"/>
          <w:vertAlign w:val="subscript"/>
        </w:rPr>
        <w:t>2</w:t>
      </w:r>
      <w:r>
        <w:rPr>
          <w:rFonts w:ascii="Times New Roman" w:hAnsi="Times New Roman"/>
        </w:rPr>
        <w:t xml:space="preserve"> </w:t>
      </w:r>
      <w:r>
        <w:rPr>
          <w:rFonts w:ascii="Times New Roman" w:hAnsi="Times New Roman"/>
        </w:rPr>
        <w:fldChar w:fldCharType="begin" w:fldLock="1"/>
      </w:r>
      <w:r>
        <w:rPr>
          <w:rFonts w:ascii="Times New Roman" w:hAnsi="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[21]","plainTextFormattedCitation":"[21]","previouslyFormattedCitation":"[21]"},"properties":{"noteIndex":0},"schema":"https://github.com/citation-style-language/schema/raw/master/csl-citation.json"}</w:instrText>
      </w:r>
      <w:r>
        <w:rPr>
          <w:rFonts w:ascii="Times New Roman" w:hAnsi="Times New Roman"/>
        </w:rPr>
        <w:fldChar w:fldCharType="separate"/>
      </w:r>
      <w:r w:rsidRPr="00973F33">
        <w:rPr>
          <w:rFonts w:ascii="Times New Roman" w:hAnsi="Times New Roman"/>
          <w:noProof/>
        </w:rPr>
        <w:t>[21]</w:t>
      </w:r>
      <w:r>
        <w:rPr>
          <w:rFonts w:ascii="Times New Roman" w:hAnsi="Times New Roman"/>
        </w:rPr>
        <w:fldChar w:fldCharType="end"/>
      </w:r>
      <w:r>
        <w:rPr>
          <w:rFonts w:ascii="Times New Roman" w:hAnsi="Times New Roman"/>
        </w:rPr>
        <w:t xml:space="preserve">. The </w:t>
      </w:r>
      <w:commentRangeStart w:id="34"/>
      <w:r>
        <w:rPr>
          <w:rFonts w:ascii="Times New Roman" w:hAnsi="Times New Roman"/>
        </w:rPr>
        <w:t>force field</w:t>
      </w:r>
      <w:commentRangeEnd w:id="34"/>
      <w:r w:rsidR="00E842D5">
        <w:rPr>
          <w:rStyle w:val="CommentReference"/>
        </w:rPr>
        <w:commentReference w:id="34"/>
      </w:r>
      <w:r>
        <w:rPr>
          <w:rFonts w:ascii="Times New Roman" w:hAnsi="Times New Roman"/>
        </w:rPr>
        <w:t xml:space="preserve"> </w:t>
      </w:r>
      <w:del w:id="35" w:author="Ben B" w:date="2018-11-08T13:55:00Z">
        <w:r w:rsidDel="00E842D5">
          <w:rPr>
            <w:rFonts w:ascii="Times New Roman" w:hAnsi="Times New Roman"/>
          </w:rPr>
          <w:delText xml:space="preserve">used </w:delText>
        </w:r>
      </w:del>
      <w:ins w:id="36" w:author="Ben B" w:date="2018-11-08T13:55:00Z">
        <w:r w:rsidR="00E842D5">
          <w:rPr>
            <w:rFonts w:ascii="Times New Roman" w:hAnsi="Times New Roman"/>
          </w:rPr>
          <w:t>developed</w:t>
        </w:r>
        <w:r w:rsidR="00E842D5">
          <w:rPr>
            <w:rFonts w:ascii="Times New Roman" w:hAnsi="Times New Roman"/>
          </w:rPr>
          <w:t xml:space="preserve"> </w:t>
        </w:r>
      </w:ins>
      <w:r>
        <w:rPr>
          <w:rFonts w:ascii="Times New Roman" w:hAnsi="Times New Roman"/>
        </w:rPr>
        <w:t xml:space="preserve">in Beeler’s </w:t>
      </w:r>
      <w:del w:id="37" w:author="Ben B" w:date="2018-11-08T13:55:00Z">
        <w:r w:rsidDel="00E842D5">
          <w:rPr>
            <w:rFonts w:ascii="Times New Roman" w:hAnsi="Times New Roman"/>
          </w:rPr>
          <w:delText xml:space="preserve">calculation </w:delText>
        </w:r>
      </w:del>
      <w:ins w:id="38" w:author="Ben B" w:date="2018-11-08T13:55:00Z">
        <w:r w:rsidR="00E842D5">
          <w:rPr>
            <w:rFonts w:ascii="Times New Roman" w:hAnsi="Times New Roman"/>
          </w:rPr>
          <w:t>work</w:t>
        </w:r>
        <w:r w:rsidR="00E842D5">
          <w:rPr>
            <w:rFonts w:ascii="Times New Roman" w:hAnsi="Times New Roman"/>
          </w:rPr>
          <w:t xml:space="preserve"> </w:t>
        </w:r>
      </w:ins>
      <w:r>
        <w:rPr>
          <w:rFonts w:ascii="Times New Roman" w:hAnsi="Times New Roman"/>
        </w:rPr>
        <w:t xml:space="preserve">will be used </w:t>
      </w:r>
      <w:r w:rsidRPr="0092491C">
        <w:rPr>
          <w:rFonts w:ascii="Times New Roman" w:hAnsi="Times New Roman"/>
          <w:highlight w:val="yellow"/>
        </w:rPr>
        <w:t>in this work</w:t>
      </w:r>
      <w:r>
        <w:rPr>
          <w:rFonts w:ascii="Times New Roman" w:hAnsi="Times New Roman"/>
        </w:rPr>
        <w:t xml:space="preserve"> to predict the thermophysical properties such as the heat capacity, thermal conductivity and thermal expansion of U</w:t>
      </w:r>
      <w:r w:rsidRPr="0032779F">
        <w:rPr>
          <w:rFonts w:ascii="Times New Roman" w:hAnsi="Times New Roman"/>
          <w:vertAlign w:val="subscript"/>
        </w:rPr>
        <w:t>3</w:t>
      </w:r>
      <w:r>
        <w:rPr>
          <w:rFonts w:ascii="Times New Roman" w:hAnsi="Times New Roman"/>
        </w:rPr>
        <w:t>Si</w:t>
      </w:r>
      <w:r w:rsidRPr="0032779F">
        <w:rPr>
          <w:rFonts w:ascii="Times New Roman" w:hAnsi="Times New Roman"/>
          <w:vertAlign w:val="subscript"/>
        </w:rPr>
        <w:t>2</w:t>
      </w:r>
      <w:r>
        <w:rPr>
          <w:rFonts w:ascii="Times New Roman" w:hAnsi="Times New Roman"/>
        </w:rPr>
        <w:t xml:space="preserve">. </w:t>
      </w:r>
      <w:commentRangeStart w:id="39"/>
      <w:r>
        <w:rPr>
          <w:rFonts w:ascii="Times New Roman" w:eastAsia="Times New Roman" w:hAnsi="Times New Roman" w:cs="Times New Roman"/>
          <w:color w:val="000000"/>
        </w:rPr>
        <w:t xml:space="preserve">Recent </w:t>
      </w:r>
      <w:r w:rsidRPr="008C22D2">
        <w:rPr>
          <w:rFonts w:ascii="Times New Roman" w:eastAsia="Times New Roman" w:hAnsi="Times New Roman" w:cs="Times New Roman"/>
          <w:i/>
          <w:color w:val="000000"/>
        </w:rPr>
        <w:t>in-situ</w:t>
      </w:r>
      <w:r>
        <w:rPr>
          <w:rFonts w:ascii="Times New Roman" w:eastAsia="Times New Roman" w:hAnsi="Times New Roman" w:cs="Times New Roman"/>
          <w:color w:val="000000"/>
        </w:rPr>
        <w:t xml:space="preserve"> TEM observation of Xe ion irradiated U</w:t>
      </w:r>
      <w:r w:rsidRPr="00996FA0">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Si</w:t>
      </w:r>
      <w:r w:rsidRPr="00996FA0">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indicates that, at normal reactor operation conditions, uranium silicide is stable and no radiation-induced amorphisation was reported </w:t>
      </w:r>
      <w:r>
        <w:rPr>
          <w:rFonts w:ascii="Times New Roman" w:eastAsia="Times New Roman" w:hAnsi="Times New Roman" w:cs="Times New Roman"/>
          <w:color w:val="000000"/>
        </w:rPr>
        <w:fldChar w:fldCharType="begin" w:fldLock="1"/>
      </w:r>
      <w:r>
        <w:rPr>
          <w:rFonts w:ascii="Times New Roman" w:eastAsia="Times New Roman" w:hAnsi="Times New Roman" w:cs="Times New Roman"/>
          <w:color w:val="000000"/>
        </w:rPr>
        <w:instrText>ADDIN CSL_CITATION {"citationItems":[{"id":"ITEM-1","itemData":{"DOI":"https://doi.org/10.1016/j.jnucmat.2017.10.027","ISSN":"0022-3115","author":[{"dropping-particle":"","family":"Yao","given":"Tiankai","non-dropping-particle":"","parse-names":false,"suffix":""},{"dropping-particle":"","family":"Gong","given":"Bowen","non-dropping-particle":"","parse-names":false,"suffix":""},{"dropping-particle":"","family":"He","given":"Lingfeng","non-dropping-particle":"","parse-names":false,"suffix":""},{"dropping-particle":"","family":"Harp","given":"Jason","non-dropping-particle":"","parse-names":false,"suffix":""},{"dropping-particle":"","family":"Tonks","given":"Michael","non-dropping-particle":"","parse-names":false,"suffix":""},{"dropping-particle":"","family":"Lian","given":"Jie","non-dropping-particle":"","parse-names":false,"suffix":""}],"container-title":"Journal of Nuclear Materials","id":"ITEM-1","issued":{"date-parts":[["2018"]]},"page":"169-175","title":"Radiation-induced grain subdivision and bubble formation in U3Si2 at LWR temperature","type":"article-journal","volume":"498"},"uris":["http://www.mendeley.com/documents/?uuid=2ab564d0-a640-4995-8dcd-aa02673a1339"]}],"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color w:val="000000"/>
        </w:rPr>
        <w:fldChar w:fldCharType="separate"/>
      </w:r>
      <w:r w:rsidRPr="00973F33">
        <w:rPr>
          <w:rFonts w:ascii="Times New Roman" w:eastAsia="Times New Roman" w:hAnsi="Times New Roman" w:cs="Times New Roman"/>
          <w:noProof/>
          <w:color w:val="000000"/>
        </w:rPr>
        <w:t>[22]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similar experiment using Kr ion, Miao </w:t>
      </w:r>
      <w:r w:rsidRPr="00F47FAB">
        <w:rPr>
          <w:rFonts w:ascii="Times New Roman" w:eastAsia="Times New Roman" w:hAnsi="Times New Roman" w:cs="Times New Roman"/>
          <w:i/>
          <w:color w:val="000000"/>
        </w:rPr>
        <w:t>et al</w:t>
      </w:r>
      <w:r>
        <w:rPr>
          <w:rFonts w:ascii="Times New Roman" w:eastAsia="Times New Roman" w:hAnsi="Times New Roman" w:cs="Times New Roman"/>
          <w:color w:val="000000"/>
        </w:rPr>
        <w:t>. noticed that U</w:t>
      </w:r>
      <w:r w:rsidRPr="00996FA0">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Si</w:t>
      </w:r>
      <w:r w:rsidRPr="00996FA0">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is oxidised forming a mixture of nanocrystalline UO</w:t>
      </w:r>
      <w:r w:rsidRPr="00F47FAB">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and a Si-enriched amorphous phase raising concern for radiation assisted corrosion issues </w:t>
      </w:r>
      <w:r>
        <w:rPr>
          <w:rFonts w:ascii="Times New Roman" w:eastAsia="Times New Roman" w:hAnsi="Times New Roman" w:cs="Times New Roman"/>
          <w:color w:val="000000"/>
        </w:rPr>
        <w:fldChar w:fldCharType="begin" w:fldLock="1"/>
      </w:r>
      <w:r>
        <w:rPr>
          <w:rFonts w:ascii="Times New Roman" w:eastAsia="Times New Roman" w:hAnsi="Times New Roman" w:cs="Times New Roman"/>
          <w:color w:val="000000"/>
        </w:rPr>
        <w:instrText>ADDIN CSL_CITATION {"citationItems":[{"id":"ITEM-1","itemData":{"DOI":"https://doi.org/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Materials","id":"ITEM-1","issued":{"date-parts":[["2017"]]},"page":"168-173","title":"Short Communication on “In-situ TEM ion irradiation investigations on U3Si2 at LWR temperatures”","type":"article-journal","volume":"484"},"uris":["http://www.mendeley.com/documents/?uuid=2593063b-2c9f-4891-af21-fcdbf39efb88"]}],"mendeley":{"formattedCitation":"[23]","plainTextFormattedCitation":"[23]","previouslyFormattedCitation":"[23]"},"properties":{"noteIndex":0},"schema":"https://github.com/citation-style-language/schema/raw/master/csl-citation.json"}</w:instrText>
      </w:r>
      <w:r>
        <w:rPr>
          <w:rFonts w:ascii="Times New Roman" w:eastAsia="Times New Roman" w:hAnsi="Times New Roman" w:cs="Times New Roman"/>
          <w:color w:val="000000"/>
        </w:rPr>
        <w:fldChar w:fldCharType="separate"/>
      </w:r>
      <w:r w:rsidRPr="00973F33">
        <w:rPr>
          <w:rFonts w:ascii="Times New Roman" w:eastAsia="Times New Roman" w:hAnsi="Times New Roman" w:cs="Times New Roman"/>
          <w:noProof/>
          <w:color w:val="000000"/>
        </w:rPr>
        <w:t>[23]</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commentRangeEnd w:id="39"/>
      <w:r w:rsidR="00E842D5">
        <w:rPr>
          <w:rStyle w:val="CommentReference"/>
        </w:rPr>
        <w:commentReference w:id="39"/>
      </w:r>
    </w:p>
    <w:p w14:paraId="7CC9D53D" w14:textId="77777777" w:rsidR="00DC1DC2" w:rsidRPr="00AF77A1" w:rsidRDefault="00DC1DC2" w:rsidP="00DC1DC2">
      <w:pPr>
        <w:autoSpaceDE w:val="0"/>
        <w:autoSpaceDN w:val="0"/>
        <w:adjustRightInd w:val="0"/>
        <w:spacing w:after="0" w:line="360" w:lineRule="auto"/>
        <w:jc w:val="both"/>
        <w:rPr>
          <w:rFonts w:ascii="Times New Roman" w:hAnsi="Times New Roman" w:cs="Times New Roman"/>
        </w:rPr>
      </w:pPr>
      <w:r w:rsidRPr="00413B2F">
        <w:rPr>
          <w:rFonts w:ascii="Times New Roman" w:hAnsi="Times New Roman" w:cs="Times New Roman"/>
        </w:rPr>
        <w:t>The thermophysical properties such as specific heat, the coefficient of thermal expansion, de</w:t>
      </w:r>
      <w:r>
        <w:rPr>
          <w:rFonts w:ascii="Times New Roman" w:hAnsi="Times New Roman" w:cs="Times New Roman"/>
        </w:rPr>
        <w:t>nsity and the thermal conductivity</w:t>
      </w:r>
      <w:r w:rsidRPr="00413B2F">
        <w:rPr>
          <w:rFonts w:ascii="Times New Roman" w:hAnsi="Times New Roman" w:cs="Times New Roman"/>
        </w:rPr>
        <w:t xml:space="preserve"> of the fuel as a function of temperature are important and must be known in order to effectively model and predict fuel behavio</w:t>
      </w:r>
      <w:r>
        <w:rPr>
          <w:rFonts w:ascii="Times New Roman" w:hAnsi="Times New Roman" w:cs="Times New Roman"/>
        </w:rPr>
        <w:t>u</w:t>
      </w:r>
      <w:r w:rsidRPr="00413B2F">
        <w:rPr>
          <w:rFonts w:ascii="Times New Roman" w:hAnsi="Times New Roman" w:cs="Times New Roman"/>
        </w:rPr>
        <w:t xml:space="preserve">r under normal and </w:t>
      </w:r>
      <w:r>
        <w:rPr>
          <w:rFonts w:ascii="Times New Roman" w:hAnsi="Times New Roman" w:cs="Times New Roman"/>
        </w:rPr>
        <w:t>off</w:t>
      </w:r>
      <w:r w:rsidRPr="00413B2F">
        <w:rPr>
          <w:rFonts w:ascii="Times New Roman" w:hAnsi="Times New Roman" w:cs="Times New Roman"/>
        </w:rPr>
        <w:t>-normal irradiation conditions.</w:t>
      </w:r>
      <w:r>
        <w:rPr>
          <w:rFonts w:ascii="Times New Roman" w:hAnsi="Times New Roman" w:cs="Times New Roman"/>
        </w:rPr>
        <w:t xml:space="preserve"> </w:t>
      </w:r>
      <w:r>
        <w:rPr>
          <w:rFonts w:ascii="Times New Roman" w:hAnsi="Times New Roman" w:cs="Times New Roman"/>
          <w:color w:val="000000" w:themeColor="text1"/>
        </w:rPr>
        <w:t xml:space="preserve">In this work, we calculated these properties and evaluate the results obtained by comparing them with the experimental data available in the existing literature. </w:t>
      </w:r>
    </w:p>
    <w:p w14:paraId="66067C4B" w14:textId="77777777" w:rsidR="00DC1DC2" w:rsidRPr="00026A90" w:rsidRDefault="00DC1DC2" w:rsidP="00DC1DC2">
      <w:pPr>
        <w:spacing w:before="100" w:beforeAutospacing="1" w:after="100" w:afterAutospacing="1" w:line="360" w:lineRule="auto"/>
        <w:jc w:val="both"/>
        <w:rPr>
          <w:rFonts w:ascii="Times New Roman" w:hAnsi="Times New Roman"/>
          <w:b/>
        </w:rPr>
      </w:pPr>
      <w:r w:rsidRPr="00026A90">
        <w:rPr>
          <w:rFonts w:ascii="Times New Roman" w:hAnsi="Times New Roman"/>
          <w:b/>
        </w:rPr>
        <w:t xml:space="preserve">2. </w:t>
      </w:r>
      <w:r>
        <w:rPr>
          <w:rFonts w:ascii="Times New Roman" w:hAnsi="Times New Roman"/>
          <w:b/>
        </w:rPr>
        <w:t>Computational details</w:t>
      </w:r>
    </w:p>
    <w:p w14:paraId="21DB4242"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EC6FB4">
        <w:rPr>
          <w:rFonts w:ascii="Times New Roman" w:hAnsi="Times New Roman" w:cs="Times New Roman"/>
        </w:rPr>
        <w:t>Molecular Dynamics</w:t>
      </w:r>
      <w:r>
        <w:rPr>
          <w:rFonts w:ascii="Times New Roman" w:hAnsi="Times New Roman" w:cs="Times New Roman"/>
        </w:rPr>
        <w:t xml:space="preserve"> (MD)</w:t>
      </w:r>
      <w:r w:rsidRPr="00EC6FB4">
        <w:rPr>
          <w:rFonts w:ascii="Times New Roman" w:hAnsi="Times New Roman" w:cs="Times New Roman"/>
        </w:rPr>
        <w:t xml:space="preserve"> simulations, employing a set of interatomic potentials for U</w:t>
      </w:r>
      <w:r w:rsidRPr="00E77965">
        <w:rPr>
          <w:rFonts w:ascii="Times New Roman" w:hAnsi="Times New Roman" w:cs="Times New Roman"/>
          <w:vertAlign w:val="subscript"/>
        </w:rPr>
        <w:t>3</w:t>
      </w:r>
      <w:r>
        <w:rPr>
          <w:rFonts w:ascii="Times New Roman" w:hAnsi="Times New Roman" w:cs="Times New Roman"/>
        </w:rPr>
        <w:t>Si</w:t>
      </w:r>
      <w:r w:rsidRPr="00095731">
        <w:rPr>
          <w:rFonts w:ascii="Times New Roman" w:hAnsi="Times New Roman" w:cs="Times New Roman"/>
          <w:vertAlign w:val="subscript"/>
        </w:rPr>
        <w:t>2</w:t>
      </w:r>
      <w:r w:rsidRPr="00EC6FB4">
        <w:rPr>
          <w:rFonts w:ascii="Times New Roman" w:hAnsi="Times New Roman" w:cs="Times New Roman"/>
        </w:rPr>
        <w:t xml:space="preserve"> derived previously by </w:t>
      </w:r>
      <w:r>
        <w:rPr>
          <w:rFonts w:ascii="Times New Roman" w:hAnsi="Times New Roman" w:cs="Times New Roman"/>
        </w:rPr>
        <w:t>Beeler</w:t>
      </w:r>
      <w:r w:rsidRPr="00EC6FB4">
        <w:rPr>
          <w:rFonts w:ascii="Times New Roman" w:hAnsi="Times New Roman" w:cs="Times New Roman"/>
        </w:rPr>
        <w:t xml:space="preserve"> </w:t>
      </w:r>
      <w:r w:rsidRPr="00E77965">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[21]","plainTextFormattedCitation":"[21]","previouslyFormattedCitation":"[21]"},"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[21]</w:t>
      </w:r>
      <w:r>
        <w:rPr>
          <w:rFonts w:ascii="Times New Roman" w:hAnsi="Times New Roman" w:cs="Times New Roman"/>
        </w:rPr>
        <w:fldChar w:fldCharType="end"/>
      </w:r>
      <w:r w:rsidRPr="00EC6FB4">
        <w:rPr>
          <w:rFonts w:ascii="Times New Roman" w:hAnsi="Times New Roman" w:cs="Times New Roman"/>
        </w:rPr>
        <w:t xml:space="preserve"> are carried out using the Large-scale Atomic/Molecular Massively</w:t>
      </w:r>
      <w:r>
        <w:rPr>
          <w:rFonts w:ascii="Times New Roman" w:hAnsi="Times New Roman" w:cs="Times New Roman"/>
        </w:rPr>
        <w:t xml:space="preserve"> Parallel Simulator (LAMMPS)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[24]","plainTextFormattedCitation":"[24]","previouslyFormattedCitation":"[24]"},"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[24]</w:t>
      </w:r>
      <w:r>
        <w:rPr>
          <w:rFonts w:ascii="Times New Roman" w:hAnsi="Times New Roman" w:cs="Times New Roman"/>
        </w:rPr>
        <w:fldChar w:fldCharType="end"/>
      </w:r>
      <w:r w:rsidRPr="00EC6FB4">
        <w:rPr>
          <w:rFonts w:ascii="Times New Roman" w:hAnsi="Times New Roman" w:cs="Times New Roman"/>
        </w:rPr>
        <w:t>. In t</w:t>
      </w:r>
      <w:r>
        <w:rPr>
          <w:rFonts w:ascii="Times New Roman" w:hAnsi="Times New Roman" w:cs="Times New Roman"/>
        </w:rPr>
        <w:t xml:space="preserve">his model the potential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EC6FB4">
        <w:rPr>
          <w:rFonts w:ascii="Times New Roman" w:hAnsi="Times New Roman" w:cs="Times New Roman"/>
        </w:rPr>
        <w:t xml:space="preserve">, of an atom </w:t>
      </w:r>
      <w:proofErr w:type="spellStart"/>
      <w:r w:rsidRPr="0032438A">
        <w:rPr>
          <w:rFonts w:ascii="Times New Roman" w:hAnsi="Times New Roman" w:cs="Times New Roman"/>
          <w:i/>
        </w:rPr>
        <w:t>i</w:t>
      </w:r>
      <w:proofErr w:type="spellEnd"/>
      <w:r w:rsidRPr="00EC6FB4">
        <w:rPr>
          <w:rFonts w:ascii="Times New Roman" w:hAnsi="Times New Roman" w:cs="Times New Roman"/>
        </w:rPr>
        <w:t xml:space="preserve"> with respect to all other </w:t>
      </w:r>
      <w:r>
        <w:rPr>
          <w:rFonts w:ascii="Times New Roman" w:hAnsi="Times New Roman" w:cs="Times New Roman"/>
        </w:rPr>
        <w:t xml:space="preserve">atoms has two components which are: </w:t>
      </w:r>
      <w:proofErr w:type="spellStart"/>
      <w:r>
        <w:rPr>
          <w:rFonts w:ascii="Times New Roman" w:hAnsi="Times New Roman" w:cs="Times New Roman"/>
        </w:rPr>
        <w:t>i</w:t>
      </w:r>
      <w:proofErr w:type="spellEnd"/>
      <w:r>
        <w:rPr>
          <w:rFonts w:ascii="Times New Roman" w:hAnsi="Times New Roman" w:cs="Times New Roman"/>
        </w:rPr>
        <w:t>)</w:t>
      </w:r>
      <w:r w:rsidRPr="00EC6FB4">
        <w:rPr>
          <w:rFonts w:ascii="Times New Roman" w:hAnsi="Times New Roman" w:cs="Times New Roman"/>
        </w:rPr>
        <w:t xml:space="preserve"> a pair potential description of each system </w:t>
      </w:r>
      <w:proofErr w:type="gramStart"/>
      <w:r w:rsidRPr="00EC6FB4">
        <w:rPr>
          <w:rFonts w:ascii="Times New Roman" w:hAnsi="Times New Roman" w:cs="Times New Roman"/>
        </w:rPr>
        <w:t>and</w:t>
      </w:r>
      <w:r>
        <w:rPr>
          <w:rFonts w:ascii="Times New Roman" w:hAnsi="Times New Roman" w:cs="Times New Roman"/>
        </w:rPr>
        <w:t xml:space="preserve"> </w:t>
      </w:r>
      <w:r w:rsidRPr="00EC6FB4">
        <w:rPr>
          <w:rFonts w:ascii="Times New Roman" w:hAnsi="Times New Roman" w:cs="Times New Roman"/>
        </w:rPr>
        <w:t xml:space="preserve"> ii</w:t>
      </w:r>
      <w:proofErr w:type="gramEnd"/>
      <w:r w:rsidRPr="00EC6FB4">
        <w:rPr>
          <w:rFonts w:ascii="Times New Roman" w:hAnsi="Times New Roman" w:cs="Times New Roman"/>
        </w:rPr>
        <w:t xml:space="preserve">) a </w:t>
      </w:r>
      <w:commentRangeStart w:id="40"/>
      <w:r>
        <w:rPr>
          <w:rFonts w:ascii="Times New Roman" w:hAnsi="Times New Roman" w:cs="Times New Roman"/>
        </w:rPr>
        <w:t xml:space="preserve">modified </w:t>
      </w:r>
      <w:r w:rsidRPr="00EC6FB4">
        <w:rPr>
          <w:rFonts w:ascii="Times New Roman" w:hAnsi="Times New Roman" w:cs="Times New Roman"/>
        </w:rPr>
        <w:t>many-body embedded atom method (</w:t>
      </w:r>
      <w:r>
        <w:rPr>
          <w:rFonts w:ascii="Times New Roman" w:hAnsi="Times New Roman" w:cs="Times New Roman"/>
        </w:rPr>
        <w:t>M</w:t>
      </w:r>
      <w:r w:rsidRPr="00EC6FB4">
        <w:rPr>
          <w:rFonts w:ascii="Times New Roman" w:hAnsi="Times New Roman" w:cs="Times New Roman"/>
        </w:rPr>
        <w:t>EAM) contribut</w:t>
      </w:r>
      <w:r>
        <w:rPr>
          <w:rFonts w:ascii="Times New Roman" w:hAnsi="Times New Roman" w:cs="Times New Roman"/>
        </w:rPr>
        <w:t>ion</w:t>
      </w:r>
      <w:commentRangeEnd w:id="40"/>
      <w:r w:rsidR="00E842D5">
        <w:rPr>
          <w:rStyle w:val="CommentReference"/>
        </w:rPr>
        <w:commentReference w:id="40"/>
      </w:r>
      <w:r>
        <w:rPr>
          <w:rFonts w:ascii="Times New Roman" w:hAnsi="Times New Roman" w:cs="Times New Roman"/>
        </w:rPr>
        <w:t xml:space="preserve">. The detailed formalism is well described in references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{"citationItems":[{"id":"ITEM-1","itemData":{"DOI":"10.1103/PhysRevB.40.6085","author":[{"dropping-particle":"","family":"Baskes","given":"M I","non-dropping-particle":"","parse-names":false,"suffix":""},{"dropping-particle":"","family":"Nelson","given":"J S","non-dropping-particle":"","parse-names":false,"suffix":""},{"dropping-particle":"","family":"Wright","given":"A F","non-dropping-particle":"","parse-names":false,"suffix":""}],"container-title":"Phys. Rev. B","id":"ITEM-1","issue":"9","issued":{"date-parts":[["1989","9"]]},"page":"6085-6100","publisher":"American Physical Society","title":"Semiempirical modified embedded-atom potentials for silicon and germanium","type":"article-journal","volume":"40"},"uris":["http://www.mendeley.com/documents/?uuid=8ecfdbce-db68-4c38-a421-c1e5bdf5a434"]},{"id":"ITEM-2","itemData":{"DOI":"10.1103/PhysRevB.46.2727","author":[{"dropping-particle":"","family":"Baskes","given":"M I","non-dropping-particle":"","parse-names":false,"suffix":""}],"container-title":"Phys. Rev. B","id":"ITEM-2","issue":"5","issued":{"date-parts":[["1992","8"]]},"page":"2727-2742","publisher":"American Physical Society","title":"Modified embedded-atom potentials for cubic materials and impurities","type":"article-journal","volume":"46"},"uris":["http://www.mendeley.com/documents/?uuid=fc2c20e5-5961-47eb-894a-a3787fda0c5d"]}],"mendeley":{"formattedCitation":"[25,26]","plainTextFormattedCitation":"[25,26]","previouslyFormattedCitation":"[25,26]"},"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[25,26]</w:t>
      </w:r>
      <w:r>
        <w:rPr>
          <w:rFonts w:ascii="Times New Roman" w:hAnsi="Times New Roman" w:cs="Times New Roman"/>
        </w:rPr>
        <w:fldChar w:fldCharType="end"/>
      </w:r>
      <w:r>
        <w:rPr>
          <w:rFonts w:ascii="Times New Roman" w:hAnsi="Times New Roman" w:cs="Times New Roman"/>
        </w:rPr>
        <w:t>.</w:t>
      </w:r>
    </w:p>
    <w:p w14:paraId="73899EDD"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rPr>
        <w:t xml:space="preserve">The lattice thermal </w:t>
      </w:r>
      <w:r w:rsidRPr="007573EB">
        <w:rPr>
          <w:rFonts w:ascii="Times New Roman" w:hAnsi="Times New Roman"/>
        </w:rPr>
        <w:t>conductivity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7573EB">
        <w:rPr>
          <w:rFonts w:ascii="Times New Roman" w:eastAsia="Times New Roman" w:hAnsi="Times New Roman"/>
          <w:noProof/>
        </w:rPr>
        <w:t>)</w:t>
      </w:r>
      <w:r>
        <w:rPr>
          <w:rFonts w:ascii="Times New Roman" w:hAnsi="Times New Roman"/>
        </w:rPr>
        <w:t xml:space="preserve"> of a material is determined by several scattering mechanisms which include isotopic scattering, point defect scattering, three-phonon scattering and grain boundary scattering to name just a few. </w:t>
      </w:r>
      <w:r w:rsidRPr="00EF4427">
        <w:rPr>
          <w:rFonts w:ascii="Times New Roman" w:eastAsia="Times New Roman" w:hAnsi="Times New Roman"/>
        </w:rPr>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EF4427">
        <w:rPr>
          <w:rFonts w:ascii="Times New Roman" w:eastAsia="Times New Roman" w:hAnsi="Times New Roman"/>
        </w:rPr>
        <w:t xml:space="preserve"> can </w:t>
      </w:r>
      <w:r>
        <w:rPr>
          <w:rFonts w:ascii="Times New Roman" w:eastAsia="Times New Roman" w:hAnsi="Times New Roman"/>
        </w:rPr>
        <w:t xml:space="preserve">be calculated in different ways </w:t>
      </w:r>
      <w:r>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[27]","plainTextFormattedCitation":"[27]","previouslyFormattedCitation":"[27]"},"properties":{"noteIndex":0},"schema":"https://github.com/citation-style-language/schema/raw/master/csl-citation.json"}</w:instrText>
      </w:r>
      <w:r>
        <w:rPr>
          <w:rFonts w:ascii="Times New Roman" w:eastAsia="Times New Roman" w:hAnsi="Times New Roman"/>
        </w:rPr>
        <w:fldChar w:fldCharType="separate"/>
      </w:r>
      <w:r w:rsidRPr="00973F33">
        <w:rPr>
          <w:rFonts w:ascii="Times New Roman" w:eastAsia="Times New Roman" w:hAnsi="Times New Roman"/>
          <w:noProof/>
        </w:rPr>
        <w:t>[27]</w:t>
      </w:r>
      <w:r>
        <w:rPr>
          <w:rFonts w:ascii="Times New Roman" w:eastAsia="Times New Roman" w:hAnsi="Times New Roman"/>
        </w:rPr>
        <w:fldChar w:fldCharType="end"/>
      </w:r>
      <w:r w:rsidRPr="00EF4427">
        <w:rPr>
          <w:rFonts w:ascii="Times New Roman" w:eastAsia="Times New Roman" w:hAnsi="Times New Roman"/>
        </w:rPr>
        <w:t xml:space="preserve"> that includes rel</w:t>
      </w:r>
      <w:r>
        <w:rPr>
          <w:rFonts w:ascii="Times New Roman" w:eastAsia="Times New Roman" w:hAnsi="Times New Roman"/>
        </w:rPr>
        <w:t>axation time approximation</w:t>
      </w:r>
      <w:r w:rsidRPr="00EF4427">
        <w:rPr>
          <w:rFonts w:ascii="Times New Roman" w:eastAsia="Times New Roman" w:hAnsi="Times New Roman"/>
        </w:rPr>
        <w:t xml:space="preserve"> </w:t>
      </w:r>
      <w:r w:rsidRPr="00EF4427">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{"citationItems":[{"id":"ITEM-1","itemData":{"DOI":"10.1007/BF01342190","ISSN":"00224715","author":[{"dropping-particle":"","family":"Gzyl","given":"Henryk","non-dropping-particle":"","parse-names":false,"suffix":""}],"container-title":"Journal of Statistical Physics","id":"ITEM-1","issue":"3","issued":{"date-parts":[["1982"]]},"page":"617-622","title":"Integration of the boltzmann equation in the relaxation time approximation","type":"article-journal","volume":"29"},"uris":["http://www.mendeley.com/documents/?uuid=d6ebf877-68ff-4bfa-8430-d6e915e0e3df","http://www.mendeley.com/documents/?uuid=66e5b726-0fbc-44d2-8b03-569c0f1f3bbb"]}],"mendeley":{"formattedCitation":"[28]","plainTextFormattedCitation":"[28]","previouslyFormattedCitation":"[28]"},"properties":{"noteIndex":0},"schema":"https://github.com/citation-style-language/schema/raw/master/csl-citation.json"}</w:instrText>
      </w:r>
      <w:r w:rsidRPr="00EF4427">
        <w:rPr>
          <w:rFonts w:ascii="Times New Roman" w:eastAsia="Times New Roman" w:hAnsi="Times New Roman"/>
        </w:rPr>
        <w:fldChar w:fldCharType="separate"/>
      </w:r>
      <w:r w:rsidRPr="00973F33">
        <w:rPr>
          <w:rFonts w:ascii="Times New Roman" w:eastAsia="Times New Roman" w:hAnsi="Times New Roman"/>
          <w:noProof/>
        </w:rPr>
        <w:t>[28]</w:t>
      </w:r>
      <w:r w:rsidRPr="00EF4427">
        <w:rPr>
          <w:rFonts w:ascii="Times New Roman" w:eastAsia="Times New Roman" w:hAnsi="Times New Roman"/>
        </w:rPr>
        <w:fldChar w:fldCharType="end"/>
      </w:r>
      <w:r w:rsidRPr="00EF4427">
        <w:rPr>
          <w:rFonts w:ascii="Times New Roman" w:eastAsia="Times New Roman" w:hAnsi="Times New Roman"/>
        </w:rPr>
        <w:t xml:space="preserve">, Callaway model </w:t>
      </w:r>
      <w:r w:rsidRPr="00EF4427">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{"citationItems":[{"id":"ITEM-1","itemData":{"DOI":"10.1103/PhysRev.113.1046","ISBN":"0031-899X","ISSN":"0031899X","PMID":"18156665","abstract":"A phenomenological model is developed to facilitate calculation of lattice thermal conductivities at low temperatures. It is assumed that the phonon scattering processes can be represented by frequency-dependent relaxation times. Isotropy and absence of dispersion in the crystal vibration spectrum are assumed. No distinction is made between longitudinal and transverse phonons. The assumed scattering mechanisms are (1) point impurities (isotopes), (2) normal three-phonon processes, (3) umklapp processes, and (4) boundary scattering. A special investigation is made of the role of the normal processes which conserve the total crystal momentum and a formula is derived from the Boltzmann equation which gives their contribution to the conductivity. The relaxation time for the normal three-phonon processes is taken to be that calculated by Herring for longitudinal modes in cubic materials. The model predicts for germanium a thermal conductivity roughly proportional to T &amp; in normal material, but proportional to T ~ in single-isotope material in the temperature range 50'—100'K. Magnitudes of the relaxation times are estimated from the experimental data. The thermal conductivity of germanium is calculated by numerical integration for the temperature range 2—100'K. The results are in reasonably good agreement with the experimental results for normal and for single-isotope material.","author":[{"dropping-particle":"","family":"Callaway","given":"J.","non-dropping-particle":"","parse-names":false,"suffix":""}],"container-title":"Physical Review","id":"ITEM-1","issue":"4","issued":{"date-parts":[["1959"]]},"page":"1046-1051","title":"Model for lattice Thermal Conductivity at Low Temperatures","type":"article-journal","volume":"113"},"uris":["http://www.mendeley.com/documents/?uuid=b964046b-df35-422e-ba6a-3efa8dfd81be","http://www.mendeley.com/documents/?uuid=6e432840-6ea7-4a94-b15b-4621ff7a49eb"]}],"mendeley":{"formattedCitation":"[29]","plainTextFormattedCitation":"[29]","previouslyFormattedCitation":"[29]"},"properties":{"noteIndex":0},"schema":"https://github.com/citation-style-language/schema/raw/master/csl-citation.json"}</w:instrText>
      </w:r>
      <w:r w:rsidRPr="00EF4427">
        <w:rPr>
          <w:rFonts w:ascii="Times New Roman" w:eastAsia="Times New Roman" w:hAnsi="Times New Roman"/>
        </w:rPr>
        <w:fldChar w:fldCharType="separate"/>
      </w:r>
      <w:r w:rsidRPr="00973F33">
        <w:rPr>
          <w:rFonts w:ascii="Times New Roman" w:eastAsia="Times New Roman" w:hAnsi="Times New Roman"/>
          <w:noProof/>
        </w:rPr>
        <w:t>[29]</w:t>
      </w:r>
      <w:r w:rsidRPr="00EF4427">
        <w:rPr>
          <w:rFonts w:ascii="Times New Roman" w:eastAsia="Times New Roman" w:hAnsi="Times New Roman"/>
        </w:rPr>
        <w:fldChar w:fldCharType="end"/>
      </w:r>
      <w:r>
        <w:rPr>
          <w:rFonts w:ascii="Times New Roman" w:eastAsia="Times New Roman" w:hAnsi="Times New Roman"/>
        </w:rPr>
        <w:t xml:space="preserve">, Slack model </w:t>
      </w:r>
      <w:r>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[27]","plainTextFormattedCitation":"[27]","previouslyFormattedCitation":"[27]"},"properties":{"noteIndex":0},"schema":"https://github.com/citation-style-language/schema/raw/master/csl-citation.json"}</w:instrText>
      </w:r>
      <w:r>
        <w:rPr>
          <w:rFonts w:ascii="Times New Roman" w:eastAsia="Times New Roman" w:hAnsi="Times New Roman"/>
        </w:rPr>
        <w:fldChar w:fldCharType="separate"/>
      </w:r>
      <w:r w:rsidRPr="00973F33">
        <w:rPr>
          <w:rFonts w:ascii="Times New Roman" w:eastAsia="Times New Roman" w:hAnsi="Times New Roman"/>
          <w:noProof/>
        </w:rPr>
        <w:t>[27]</w:t>
      </w:r>
      <w:r>
        <w:rPr>
          <w:rFonts w:ascii="Times New Roman" w:eastAsia="Times New Roman" w:hAnsi="Times New Roman"/>
        </w:rPr>
        <w:fldChar w:fldCharType="end"/>
      </w:r>
      <w:r>
        <w:rPr>
          <w:rFonts w:ascii="Times New Roman" w:eastAsia="Times New Roman" w:hAnsi="Times New Roman"/>
        </w:rPr>
        <w:t xml:space="preserve">, Non-Equilibrium </w:t>
      </w:r>
      <w:del w:id="41" w:author="Ben B" w:date="2018-11-08T14:00:00Z">
        <w:r w:rsidDel="0080069E">
          <w:rPr>
            <w:rFonts w:ascii="Times New Roman" w:eastAsia="Times New Roman" w:hAnsi="Times New Roman"/>
          </w:rPr>
          <w:delText xml:space="preserve">molecular </w:delText>
        </w:r>
      </w:del>
      <w:ins w:id="42" w:author="Ben B" w:date="2018-11-08T14:00:00Z">
        <w:r w:rsidR="0080069E">
          <w:rPr>
            <w:rFonts w:ascii="Times New Roman" w:eastAsia="Times New Roman" w:hAnsi="Times New Roman"/>
          </w:rPr>
          <w:t>M</w:t>
        </w:r>
        <w:r w:rsidR="0080069E">
          <w:rPr>
            <w:rFonts w:ascii="Times New Roman" w:eastAsia="Times New Roman" w:hAnsi="Times New Roman"/>
          </w:rPr>
          <w:t xml:space="preserve">olecular </w:t>
        </w:r>
      </w:ins>
      <w:r>
        <w:rPr>
          <w:rFonts w:ascii="Times New Roman" w:eastAsia="Times New Roman" w:hAnsi="Times New Roman"/>
        </w:rPr>
        <w:t xml:space="preserve">Dynamics </w:t>
      </w:r>
      <w:r>
        <w:rPr>
          <w:rFonts w:ascii="Times New Roman" w:eastAsia="Times New Roman" w:hAnsi="Times New Roman"/>
        </w:rPr>
        <w:lastRenderedPageBreak/>
        <w:t xml:space="preserve">(NEMD) </w:t>
      </w:r>
      <w:r>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[27]","plainTextFormattedCitation":"[27]","previouslyFormattedCitation":"[27]"},"properties":{"noteIndex":0},"schema":"https://github.com/citation-style-language/schema/raw/master/csl-citation.json"}</w:instrText>
      </w:r>
      <w:r>
        <w:rPr>
          <w:rFonts w:ascii="Times New Roman" w:eastAsia="Times New Roman" w:hAnsi="Times New Roman"/>
        </w:rPr>
        <w:fldChar w:fldCharType="separate"/>
      </w:r>
      <w:r w:rsidRPr="00973F33">
        <w:rPr>
          <w:rFonts w:ascii="Times New Roman" w:eastAsia="Times New Roman" w:hAnsi="Times New Roman"/>
          <w:noProof/>
        </w:rPr>
        <w:t>[27]</w:t>
      </w:r>
      <w:r>
        <w:rPr>
          <w:rFonts w:ascii="Times New Roman" w:eastAsia="Times New Roman" w:hAnsi="Times New Roman"/>
        </w:rPr>
        <w:fldChar w:fldCharType="end"/>
      </w:r>
      <w:r>
        <w:rPr>
          <w:rFonts w:ascii="Times New Roman" w:eastAsia="Times New Roman" w:hAnsi="Times New Roman"/>
        </w:rPr>
        <w:t xml:space="preserve">, Equilibrium Molecular Dynamics (EMD) with Green-Kubo formalism </w:t>
      </w:r>
      <w:r>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{"citationItems":[{"id":"ITEM-1","itemData":{"DOI":"10.1143/JPSJ.12.570","ISSN":"0031-9015","author":[{"dropping-particle":"","family":"Kubo","given":"Ryogo","non-dropping-particle":"","parse-names":false,"suffix":""}],"container-title":"Journal of the Physical Society of Japan","id":"ITEM-1","issue":"6","issued":{"date-parts":[["1957","6","15"]]},"note":"doi: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Problems","type":"article-journal","volume":"12"},"uris":["http://www.mendeley.com/documents/?uuid=d5701d6c-97ea-4586-806a-56fe495a4787"]},{"id":"ITEM-2","itemData":{"DOI":"10.1063/1.1700722","author":[{"dropping-particle":"","family":"Green","given":"Melville S","non-dropping-particle":"","parse-names":false,"suffix":""},{"dropping-particle":"","family":"Processes","given":"Markoff Random","non-dropping-particle":"","parse-names":false,"suffix":""}],"id":"ITEM-2","issue":"1952","issued":{"date-parts":[["2000"]]},"title":"Markoff Random Processes and the Statistical Mechanics of Time-Dependent Phenomena","type":"article-journal","volume":"1281"},"uris":["http://www.mendeley.com/documents/?uuid=eed10526-807b-4b25-957d-0d56d9ad3f4d"]}],"mendeley":{"formattedCitation":"[30,31]","plainTextFormattedCitation":"[30,31]","previouslyFormattedCitation":"[30,31]"},"properties":{"noteIndex":0},"schema":"https://github.com/citation-style-language/schema/raw/master/csl-citation.json"}</w:instrText>
      </w:r>
      <w:r>
        <w:rPr>
          <w:rFonts w:ascii="Times New Roman" w:eastAsia="Times New Roman" w:hAnsi="Times New Roman"/>
        </w:rPr>
        <w:fldChar w:fldCharType="separate"/>
      </w:r>
      <w:r w:rsidRPr="00973F33">
        <w:rPr>
          <w:rFonts w:ascii="Times New Roman" w:eastAsia="Times New Roman" w:hAnsi="Times New Roman"/>
          <w:noProof/>
        </w:rPr>
        <w:t>[30,31]</w:t>
      </w:r>
      <w:r>
        <w:rPr>
          <w:rFonts w:ascii="Times New Roman" w:eastAsia="Times New Roman" w:hAnsi="Times New Roman"/>
        </w:rPr>
        <w:fldChar w:fldCharType="end"/>
      </w:r>
      <w:r>
        <w:rPr>
          <w:rFonts w:ascii="Times New Roman" w:eastAsia="Times New Roman" w:hAnsi="Times New Roman"/>
        </w:rPr>
        <w:t xml:space="preserve"> </w:t>
      </w:r>
      <w:r w:rsidRPr="00EF4427">
        <w:rPr>
          <w:rFonts w:ascii="Times New Roman" w:eastAsia="Times New Roman" w:hAnsi="Times New Roman"/>
        </w:rPr>
        <w:t xml:space="preserve"> and </w:t>
      </w:r>
      <w:r>
        <w:rPr>
          <w:rFonts w:ascii="Times New Roman" w:eastAsia="Times New Roman" w:hAnsi="Times New Roman"/>
        </w:rPr>
        <w:t xml:space="preserve">by solving </w:t>
      </w:r>
      <w:r w:rsidRPr="00EF4427">
        <w:rPr>
          <w:rFonts w:ascii="Times New Roman" w:eastAsia="Times New Roman" w:hAnsi="Times New Roman"/>
        </w:rPr>
        <w:t>Bo</w:t>
      </w:r>
      <w:r>
        <w:rPr>
          <w:rFonts w:ascii="Times New Roman" w:eastAsia="Times New Roman" w:hAnsi="Times New Roman"/>
        </w:rPr>
        <w:t xml:space="preserve">ltzmann transport equation iteratively </w:t>
      </w:r>
      <w:r>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10.1016/0921-4526(95)00016-3","author":[{"dropping-particle":"","family":"Omini","given":"M","non-dropping-particle":"","parse-names":false,"suffix":""},{"dropping-particle":"","family":"Sparavigna","given":"A","non-dropping-particle":"","parse-names":false,"suffix":""}],"id":"ITEM-1","issue":"July 1995","issued":{"date-parts":[["2018"]]},"title":"An Iterative Approach to the Phonon Boltzmann Equation in the Theory of An iterative approach to the phonon Boltzmann equation in the theory of thermal conductivity","type":"article-journal","volume":"4526"},"uris":["http://www.mendeley.com/documents/?uuid=1ee51105-b57d-4005-bc1c-a7fcad194655"]}],"mendeley":{"formattedCitation":"[32]","plainTextFormattedCitation":"[32]","previouslyFormattedCitation":"[32]"},"properties":{"noteIndex":0},"schema":"https://github.com/citation-style-language/schema/raw/master/csl-citation.json"}</w:instrText>
      </w:r>
      <w:r>
        <w:rPr>
          <w:rFonts w:ascii="Times New Roman" w:eastAsia="Times New Roman" w:hAnsi="Times New Roman"/>
        </w:rPr>
        <w:fldChar w:fldCharType="separate"/>
      </w:r>
      <w:r w:rsidRPr="00973F33">
        <w:rPr>
          <w:rFonts w:ascii="Times New Roman" w:eastAsia="Times New Roman" w:hAnsi="Times New Roman"/>
          <w:noProof/>
        </w:rPr>
        <w:t>[32]</w:t>
      </w:r>
      <w:r>
        <w:rPr>
          <w:rFonts w:ascii="Times New Roman" w:eastAsia="Times New Roman" w:hAnsi="Times New Roman"/>
        </w:rPr>
        <w:fldChar w:fldCharType="end"/>
      </w:r>
      <w:r w:rsidRPr="00EF4427">
        <w:rPr>
          <w:rFonts w:ascii="Times New Roman" w:eastAsia="Times New Roman" w:hAnsi="Times New Roman"/>
        </w:rPr>
        <w:t>.</w:t>
      </w:r>
      <w:r>
        <w:rPr>
          <w:rFonts w:ascii="Times New Roman" w:eastAsia="Times New Roman" w:hAnsi="Times New Roman"/>
        </w:rPr>
        <w:t xml:space="preserve"> </w:t>
      </w:r>
      <w:r w:rsidRPr="00EF4427">
        <w:rPr>
          <w:rFonts w:ascii="Times New Roman" w:eastAsia="Times New Roman" w:hAnsi="Times New Roman"/>
        </w:rPr>
        <w:t xml:space="preserve"> In this work, we calculated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Pr>
          <w:rFonts w:ascii="Times New Roman" w:eastAsia="Times New Roman" w:hAnsi="Times New Roman"/>
        </w:rPr>
        <w:t xml:space="preserve"> using the MD based methods where the electronic thermal conductivity (</w:t>
      </w:r>
      <m:oMath>
        <m:sSub>
          <m:sSubPr>
            <m:ctrlPr>
              <w:rPr>
                <w:rFonts w:ascii="Cambria Math" w:hAnsi="Cambria Math"/>
                <w:i/>
              </w:rPr>
            </m:ctrlPr>
          </m:sSubPr>
          <m:e>
            <m:r>
              <w:rPr>
                <w:rFonts w:ascii="Cambria Math" w:hAnsi="Cambria Math"/>
              </w:rPr>
              <m:t>k</m:t>
            </m:r>
          </m:e>
          <m:sub>
            <m:r>
              <w:rPr>
                <w:rFonts w:ascii="Cambria Math" w:hAnsi="Cambria Math"/>
              </w:rPr>
              <m:t>el</m:t>
            </m:r>
          </m:sub>
        </m:sSub>
      </m:oMath>
      <w:r>
        <w:rPr>
          <w:rFonts w:ascii="Times New Roman" w:eastAsia="Times New Roman" w:hAnsi="Times New Roman"/>
          <w:noProof/>
        </w:rPr>
        <w:t>)</w:t>
      </w:r>
      <w:r>
        <w:rPr>
          <w:rFonts w:ascii="Times New Roman" w:eastAsia="Times New Roman" w:hAnsi="Times New Roman"/>
        </w:rPr>
        <w:t xml:space="preserve"> was approximated using </w:t>
      </w:r>
      <w:ins w:id="43" w:author="Ben B" w:date="2018-11-08T14:00:00Z">
        <w:r w:rsidR="0080069E">
          <w:rPr>
            <w:rFonts w:ascii="Times New Roman" w:eastAsia="Times New Roman" w:hAnsi="Times New Roman"/>
          </w:rPr>
          <w:t xml:space="preserve">the </w:t>
        </w:r>
      </w:ins>
      <w:r w:rsidRPr="004014F7">
        <w:rPr>
          <w:rStyle w:val="Emphasis"/>
          <w:rFonts w:ascii="Times New Roman" w:hAnsi="Times New Roman" w:cs="Times New Roman"/>
          <w:bCs/>
          <w:i w:val="0"/>
          <w:iCs w:val="0"/>
          <w:color w:val="000000" w:themeColor="text1"/>
          <w:shd w:val="clear" w:color="auto" w:fill="FFFFFF"/>
        </w:rPr>
        <w:t>Wiedemann</w:t>
      </w:r>
      <w:r w:rsidRPr="004014F7">
        <w:rPr>
          <w:rFonts w:ascii="Times New Roman" w:hAnsi="Times New Roman" w:cs="Times New Roman"/>
          <w:color w:val="000000" w:themeColor="text1"/>
          <w:shd w:val="clear" w:color="auto" w:fill="FFFFFF"/>
        </w:rPr>
        <w:t>–</w:t>
      </w:r>
      <w:r w:rsidRPr="004014F7">
        <w:rPr>
          <w:rStyle w:val="Emphasis"/>
          <w:rFonts w:ascii="Times New Roman" w:hAnsi="Times New Roman" w:cs="Times New Roman"/>
          <w:bCs/>
          <w:i w:val="0"/>
          <w:iCs w:val="0"/>
          <w:color w:val="000000" w:themeColor="text1"/>
          <w:shd w:val="clear" w:color="auto" w:fill="FFFFFF"/>
        </w:rPr>
        <w:t>Franz law</w:t>
      </w:r>
      <w:r w:rsidRPr="004014F7">
        <w:rPr>
          <w:rStyle w:val="Emphasis"/>
          <w:rFonts w:ascii="Arial" w:hAnsi="Arial" w:cs="Arial"/>
          <w:b/>
          <w:bCs/>
          <w:i w:val="0"/>
          <w:iCs w:val="0"/>
          <w:color w:val="000000" w:themeColor="text1"/>
          <w:shd w:val="clear" w:color="auto" w:fill="FFFFFF"/>
        </w:rPr>
        <w:t xml:space="preserve"> </w:t>
      </w:r>
      <w:r>
        <w:rPr>
          <w:rFonts w:ascii="Times New Roman" w:eastAsia="Times New Roman" w:hAnsi="Times New Roman"/>
        </w:rPr>
        <w:t xml:space="preserve">relationship </w:t>
      </w:r>
      <w:r>
        <w:rPr>
          <w:rFonts w:ascii="Times New Roman" w:eastAsia="Times New Roman" w:hAnsi="Times New Roman"/>
        </w:rPr>
        <w:fldChar w:fldCharType="begin" w:fldLock="1"/>
      </w:r>
      <w:r>
        <w:rPr>
          <w:rFonts w:ascii="Times New Roman" w:eastAsia="Times New Roman" w:hAnsi="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[33]","plainTextFormattedCitation":"[33]","previouslyFormattedCitation":"[33]"},"properties":{"noteIndex":0},"schema":"https://github.com/citation-style-language/schema/raw/master/csl-citation.json"}</w:instrText>
      </w:r>
      <w:r>
        <w:rPr>
          <w:rFonts w:ascii="Times New Roman" w:eastAsia="Times New Roman" w:hAnsi="Times New Roman"/>
        </w:rPr>
        <w:fldChar w:fldCharType="separate"/>
      </w:r>
      <w:r w:rsidRPr="00683F32">
        <w:rPr>
          <w:rFonts w:ascii="Times New Roman" w:eastAsia="Times New Roman" w:hAnsi="Times New Roman"/>
          <w:noProof/>
        </w:rPr>
        <w:t>[33]</w:t>
      </w:r>
      <w:r>
        <w:rPr>
          <w:rFonts w:ascii="Times New Roman" w:eastAsia="Times New Roman" w:hAnsi="Times New Roman"/>
        </w:rPr>
        <w:fldChar w:fldCharType="end"/>
      </w:r>
      <w:r>
        <w:rPr>
          <w:rFonts w:ascii="Times New Roman" w:eastAsia="Times New Roman" w:hAnsi="Times New Roman"/>
        </w:rPr>
        <w:t xml:space="preserve">. </w:t>
      </w:r>
    </w:p>
    <w:p w14:paraId="01A069AB"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311AB4">
        <w:rPr>
          <w:rFonts w:ascii="Times New Roman" w:hAnsi="Times New Roman" w:cs="Times New Roman"/>
        </w:rPr>
        <w:t>The comput</w:t>
      </w:r>
      <w:r>
        <w:rPr>
          <w:rFonts w:ascii="Times New Roman" w:hAnsi="Times New Roman" w:cs="Times New Roman"/>
        </w:rPr>
        <w:t>ation of thermal conductivity</w:t>
      </w:r>
      <w:r w:rsidRPr="00311AB4">
        <w:rPr>
          <w:rFonts w:ascii="Times New Roman" w:hAnsi="Times New Roman" w:cs="Times New Roman"/>
        </w:rPr>
        <w:t xml:space="preserve"> was done using </w:t>
      </w:r>
      <w:r>
        <w:rPr>
          <w:rFonts w:ascii="Times New Roman" w:hAnsi="Times New Roman" w:cs="Times New Roman"/>
        </w:rPr>
        <w:t xml:space="preserve">both </w:t>
      </w:r>
      <w:r w:rsidRPr="00311AB4">
        <w:rPr>
          <w:rFonts w:ascii="Times New Roman" w:hAnsi="Times New Roman" w:cs="Times New Roman"/>
        </w:rPr>
        <w:t xml:space="preserve">EMD and NEMD methods for comparison. </w:t>
      </w:r>
      <w:r>
        <w:rPr>
          <w:rFonts w:ascii="Times New Roman" w:hAnsi="Times New Roman" w:cs="Times New Roman"/>
        </w:rPr>
        <w:t xml:space="preserve">In the EMD approach, </w:t>
      </w:r>
      <w:ins w:id="44" w:author="Ben B" w:date="2018-11-08T14:01:00Z">
        <w:r w:rsidR="0080069E">
          <w:rPr>
            <w:rFonts w:ascii="Times New Roman" w:hAnsi="Times New Roman" w:cs="Times New Roman"/>
          </w:rPr>
          <w:t xml:space="preserve">the </w:t>
        </w:r>
      </w:ins>
      <w:r w:rsidRPr="00D449DF">
        <w:rPr>
          <w:rFonts w:ascii="Times New Roman" w:hAnsi="Times New Roman" w:cs="Times New Roman"/>
        </w:rPr>
        <w:t>Green-Kubo method relates the equilibrium fluctuations of the heat current vector, S, to the thermal conductivity tensor via the fluctuation-dissipation theorem. The thermal conductivity in direction α is given by</w:t>
      </w:r>
      <w:r>
        <w:rPr>
          <w:rFonts w:ascii="Times New Roman" w:hAnsi="Times New Roman" w:cs="Times New Roman"/>
        </w:rPr>
        <w:t xml:space="preserve"> Eq.1 </w:t>
      </w:r>
      <w:r>
        <w:rPr>
          <w:rFonts w:ascii="Times New Roman" w:hAnsi="Times New Roman" w:cs="Times New Roman"/>
        </w:rPr>
        <w:fldChar w:fldCharType="begin" w:fldLock="1"/>
      </w:r>
      <w:r>
        <w:rPr>
          <w:rFonts w:ascii="Times New Roman" w:hAnsi="Times New Roman" w:cs="Times New Roman"/>
        </w:rPr>
        <w:instrText>ADDIN CSL_CITATION {"citationItems":[{"id":"ITEM-1","itemData":{"DOI":"10.1063/1.1700722","author":[{"dropping-particle":"","family":"Green","given":"Melville S","non-dropping-particle":"","parse-names":false,"suffix":""},{"dropping-particle":"","family":"Processes","given":"Markoff Random","non-dropping-particle":"","parse-names":false,"suffix":""}],"id":"ITEM-1","issue":"1952","issued":{"date-parts":[["2000"]]},"title":"Markoff Random Processes and the Statistical Mechanics of Time-Dependent Phenomena","type":"article-journal","volume":"1281"},"uris":["http://www.mendeley.com/documents/?uuid=eed10526-807b-4b25-957d-0d56d9ad3f4d"]},{"id":"ITEM-2","itemData":{"DOI":"10.1143/JPSJ.12.570","ISSN":"0031-9015","author":[{"dropping-particle":"","family":"Kubo","given":"Ryogo","non-dropping-particle":"","parse-names":false,"suffix":""}],"container-title":"Journal of the Physical Society of Japan","id":"ITEM-2","issue":"6","issued":{"date-parts":[["1957","6","15"]]},"note":"doi: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mendeley":{"formattedCitation":"[30,31]","plainTextFormattedCitation":"[30,31]","previouslyFormattedCitation":"[30,31]"},"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[30,31]</w:t>
      </w:r>
      <w:r>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2666C6D8" w14:textId="77777777" w:rsidTr="00F83552">
        <w:trPr>
          <w:trHeight w:val="440"/>
        </w:trPr>
        <w:tc>
          <w:tcPr>
            <w:tcW w:w="9085" w:type="dxa"/>
          </w:tcPr>
          <w:p w14:paraId="02026F76" w14:textId="77777777" w:rsidR="00DC1DC2" w:rsidRPr="0065485F" w:rsidRDefault="00F83552" w:rsidP="00F83552">
            <w:pPr>
              <w:spacing w:before="100" w:beforeAutospacing="1" w:after="100" w:afterAutospacing="1"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α</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V</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r>
                      <w:rPr>
                        <w:rFonts w:ascii="Cambria Math" w:hAnsi="Cambria Math" w:cs="Times New Roman"/>
                      </w:rPr>
                      <m:t>dt,</m:t>
                    </m:r>
                  </m:e>
                </m:nary>
              </m:oMath>
            </m:oMathPara>
          </w:p>
        </w:tc>
        <w:tc>
          <w:tcPr>
            <w:tcW w:w="265" w:type="dxa"/>
          </w:tcPr>
          <w:p w14:paraId="327AA709"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w:t>
            </w:r>
          </w:p>
        </w:tc>
      </w:tr>
    </w:tbl>
    <w:p w14:paraId="4FE70AFF"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8D1E9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8D1E94">
        <w:rPr>
          <w:rFonts w:ascii="Times New Roman" w:hAnsi="Times New Roman" w:cs="Times New Roman"/>
        </w:rPr>
        <w:t xml:space="preserve"> is the Boltzmann constant, t is time,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Pr="008D1E94">
        <w:rPr>
          <w:rFonts w:ascii="Times New Roman" w:hAnsi="Times New Roman" w:cs="Times New Roman"/>
        </w:rPr>
        <w:t xml:space="preserve"> and </w:t>
      </w:r>
      <m:oMath>
        <m:r>
          <m:rPr>
            <m:sty m:val="p"/>
          </m:rPr>
          <w:rPr>
            <w:rFonts w:ascii="Cambria Math" w:hAnsi="Cambria Math" w:cs="Cambria Math"/>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Cambria Math"/>
          </w:rPr>
          <m:t>⟩</m:t>
        </m:r>
      </m:oMath>
      <w:r w:rsidRPr="008D1E94">
        <w:rPr>
          <w:rFonts w:ascii="Times New Roman" w:hAnsi="Times New Roman" w:cs="Times New Roman"/>
        </w:rPr>
        <w:t xml:space="preserve"> are </w:t>
      </w:r>
      <w:commentRangeStart w:id="45"/>
      <w:r w:rsidRPr="008D1E94">
        <w:rPr>
          <w:rFonts w:ascii="Times New Roman" w:hAnsi="Times New Roman" w:cs="Times New Roman"/>
        </w:rPr>
        <w:t xml:space="preserve">the α components of the heat current </w:t>
      </w:r>
      <w:commentRangeEnd w:id="45"/>
      <w:r w:rsidR="000C5BAA">
        <w:rPr>
          <w:rStyle w:val="CommentReference"/>
        </w:rPr>
        <w:commentReference w:id="45"/>
      </w:r>
      <w:r w:rsidRPr="008D1E94">
        <w:rPr>
          <w:rFonts w:ascii="Times New Roman" w:hAnsi="Times New Roman" w:cs="Times New Roman"/>
        </w:rPr>
        <w:t>vector and the heat current autocorrelation function (</w:t>
      </w:r>
      <w:commentRangeStart w:id="46"/>
      <w:r w:rsidRPr="008D1E94">
        <w:rPr>
          <w:rFonts w:ascii="Times New Roman" w:hAnsi="Times New Roman" w:cs="Times New Roman"/>
        </w:rPr>
        <w:t>HCACF</w:t>
      </w:r>
      <w:commentRangeEnd w:id="46"/>
      <w:r w:rsidR="00CC4408">
        <w:rPr>
          <w:rStyle w:val="CommentReference"/>
        </w:rPr>
        <w:commentReference w:id="46"/>
      </w:r>
      <w:r w:rsidRPr="008D1E94">
        <w:rPr>
          <w:rFonts w:ascii="Times New Roman" w:hAnsi="Times New Roman" w:cs="Times New Roman"/>
        </w:rPr>
        <w:t xml:space="preserve">). The heat current vector is calculated using the atomic positions and velocities. </w:t>
      </w:r>
    </w:p>
    <w:p w14:paraId="6D9DB582" w14:textId="77777777" w:rsidR="00DC1DC2" w:rsidRDefault="00DC1DC2" w:rsidP="00DC1DC2">
      <w:pPr>
        <w:spacing w:line="360" w:lineRule="auto"/>
        <w:jc w:val="both"/>
        <w:rPr>
          <w:rFonts w:ascii="Times New Roman" w:hAnsi="Times New Roman" w:cs="Times New Roman"/>
        </w:rPr>
      </w:pPr>
      <w:r>
        <w:rPr>
          <w:rFonts w:ascii="Times New Roman" w:hAnsi="Times New Roman" w:cs="Times New Roman"/>
        </w:rPr>
        <w:t>The E</w:t>
      </w:r>
      <w:r w:rsidRPr="008357DE">
        <w:rPr>
          <w:rFonts w:ascii="Times New Roman" w:hAnsi="Times New Roman" w:cs="Times New Roman"/>
        </w:rPr>
        <w:t xml:space="preserve">MD simulations were performed using the LAMMPS code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[24]","plainTextFormattedCitation":"[24]","previouslyFormattedCitation":"[24]"},"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[24]</w:t>
      </w:r>
      <w:r>
        <w:rPr>
          <w:rFonts w:ascii="Times New Roman" w:hAnsi="Times New Roman" w:cs="Times New Roman"/>
        </w:rPr>
        <w:fldChar w:fldCharType="end"/>
      </w:r>
      <w:r w:rsidRPr="008357DE">
        <w:rPr>
          <w:rFonts w:ascii="Times New Roman" w:hAnsi="Times New Roman" w:cs="Times New Roman"/>
        </w:rPr>
        <w:t xml:space="preserve">. The </w:t>
      </w:r>
      <w:del w:id="47" w:author="Ben B" w:date="2018-11-08T14:04:00Z">
        <w:r w:rsidRPr="008357DE" w:rsidDel="0080069E">
          <w:rPr>
            <w:rFonts w:ascii="Times New Roman" w:hAnsi="Times New Roman" w:cs="Times New Roman"/>
          </w:rPr>
          <w:delText xml:space="preserve">Starting </w:delText>
        </w:r>
      </w:del>
      <w:ins w:id="48" w:author="Ben B" w:date="2018-11-08T14:04:00Z">
        <w:r w:rsidR="0080069E">
          <w:rPr>
            <w:rFonts w:ascii="Times New Roman" w:hAnsi="Times New Roman" w:cs="Times New Roman"/>
          </w:rPr>
          <w:t>s</w:t>
        </w:r>
        <w:r w:rsidR="0080069E" w:rsidRPr="008357DE">
          <w:rPr>
            <w:rFonts w:ascii="Times New Roman" w:hAnsi="Times New Roman" w:cs="Times New Roman"/>
          </w:rPr>
          <w:t xml:space="preserve">tarting </w:t>
        </w:r>
      </w:ins>
      <w:r w:rsidRPr="008357DE">
        <w:rPr>
          <w:rFonts w:ascii="Times New Roman" w:hAnsi="Times New Roman" w:cs="Times New Roman"/>
        </w:rPr>
        <w:t xml:space="preserve">structures were first run for </w:t>
      </w:r>
      <w:proofErr w:type="gramStart"/>
      <w:r w:rsidRPr="008357DE">
        <w:rPr>
          <w:rFonts w:ascii="Times New Roman" w:hAnsi="Times New Roman" w:cs="Times New Roman"/>
        </w:rPr>
        <w:t>4</w:t>
      </w:r>
      <w:ins w:id="49" w:author="Ben B" w:date="2018-11-08T14:05:00Z">
        <w:r w:rsidR="0080069E">
          <w:rPr>
            <w:rFonts w:ascii="Times New Roman" w:hAnsi="Times New Roman" w:cs="Times New Roman"/>
          </w:rPr>
          <w:t>,</w:t>
        </w:r>
      </w:ins>
      <w:r w:rsidRPr="008357DE">
        <w:rPr>
          <w:rFonts w:ascii="Times New Roman" w:hAnsi="Times New Roman" w:cs="Times New Roman"/>
        </w:rPr>
        <w:t>000</w:t>
      </w:r>
      <w:ins w:id="50" w:author="Ben B" w:date="2018-11-08T14:05:00Z">
        <w:r w:rsidR="0080069E">
          <w:rPr>
            <w:rFonts w:ascii="Times New Roman" w:hAnsi="Times New Roman" w:cs="Times New Roman"/>
          </w:rPr>
          <w:t>,</w:t>
        </w:r>
      </w:ins>
      <w:r w:rsidRPr="008357DE">
        <w:rPr>
          <w:rFonts w:ascii="Times New Roman" w:hAnsi="Times New Roman" w:cs="Times New Roman"/>
        </w:rPr>
        <w:t>000 time</w:t>
      </w:r>
      <w:proofErr w:type="gramEnd"/>
      <w:r w:rsidRPr="008357DE">
        <w:rPr>
          <w:rFonts w:ascii="Times New Roman" w:hAnsi="Times New Roman" w:cs="Times New Roman"/>
        </w:rPr>
        <w:t xml:space="preserve"> steps using </w:t>
      </w:r>
      <w:ins w:id="51" w:author="Ben B" w:date="2018-11-08T14:05:00Z">
        <w:r w:rsidR="0080069E">
          <w:rPr>
            <w:rFonts w:ascii="Times New Roman" w:hAnsi="Times New Roman" w:cs="Times New Roman"/>
          </w:rPr>
          <w:t xml:space="preserve">an </w:t>
        </w:r>
      </w:ins>
      <w:r w:rsidRPr="008357DE">
        <w:rPr>
          <w:rFonts w:ascii="Times New Roman" w:hAnsi="Times New Roman" w:cs="Times New Roman"/>
        </w:rPr>
        <w:t xml:space="preserve">isothermal-isobaric </w:t>
      </w:r>
      <w:del w:id="52" w:author="Ben B" w:date="2018-11-08T14:05:00Z">
        <w:r w:rsidRPr="008357DE" w:rsidDel="0080069E">
          <w:rPr>
            <w:rFonts w:ascii="Times New Roman" w:hAnsi="Times New Roman" w:cs="Times New Roman"/>
          </w:rPr>
          <w:delText xml:space="preserve">condition </w:delText>
        </w:r>
      </w:del>
      <w:r w:rsidRPr="008357DE">
        <w:rPr>
          <w:rFonts w:ascii="Times New Roman" w:hAnsi="Times New Roman" w:cs="Times New Roman"/>
        </w:rPr>
        <w:t xml:space="preserve">(NPT) ensemble to allow the volume to expand, and then equilibrated under constant volume and energy ensemble (NVE) </w:t>
      </w:r>
      <w:del w:id="53" w:author="Ben B" w:date="2018-11-08T14:05:00Z">
        <w:r w:rsidRPr="008357DE" w:rsidDel="0080069E">
          <w:rPr>
            <w:rFonts w:ascii="Times New Roman" w:hAnsi="Times New Roman" w:cs="Times New Roman"/>
          </w:rPr>
          <w:delText xml:space="preserve">condition </w:delText>
        </w:r>
      </w:del>
      <w:r w:rsidRPr="008357DE">
        <w:rPr>
          <w:rFonts w:ascii="Times New Roman" w:hAnsi="Times New Roman" w:cs="Times New Roman"/>
        </w:rPr>
        <w:t>for 4</w:t>
      </w:r>
      <w:ins w:id="54" w:author="Ben B" w:date="2018-11-08T14:05:00Z">
        <w:r w:rsidR="0080069E">
          <w:rPr>
            <w:rFonts w:ascii="Times New Roman" w:hAnsi="Times New Roman" w:cs="Times New Roman"/>
          </w:rPr>
          <w:t>,</w:t>
        </w:r>
      </w:ins>
      <w:r w:rsidRPr="008357DE">
        <w:rPr>
          <w:rFonts w:ascii="Times New Roman" w:hAnsi="Times New Roman" w:cs="Times New Roman"/>
        </w:rPr>
        <w:t>000</w:t>
      </w:r>
      <w:ins w:id="55" w:author="Ben B" w:date="2018-11-08T14:05:00Z">
        <w:r w:rsidR="0080069E">
          <w:rPr>
            <w:rFonts w:ascii="Times New Roman" w:hAnsi="Times New Roman" w:cs="Times New Roman"/>
          </w:rPr>
          <w:t>,</w:t>
        </w:r>
      </w:ins>
      <w:r w:rsidRPr="008357DE">
        <w:rPr>
          <w:rFonts w:ascii="Times New Roman" w:hAnsi="Times New Roman" w:cs="Times New Roman"/>
        </w:rPr>
        <w:t>000 time steps at temperatures of interest. A time step of 0.25 fs was deem fit to maintain energy conservation.</w:t>
      </w:r>
      <w:r>
        <w:rPr>
          <w:rFonts w:ascii="Times New Roman" w:hAnsi="Times New Roman" w:cs="Times New Roman"/>
        </w:rPr>
        <w:t xml:space="preserve"> </w:t>
      </w:r>
      <w:r w:rsidRPr="00366379">
        <w:rPr>
          <w:rFonts w:ascii="Times New Roman" w:hAnsi="Times New Roman" w:cs="Times New Roman"/>
        </w:rPr>
        <w:t xml:space="preserve"> </w:t>
      </w:r>
      <w:r>
        <w:rPr>
          <w:rFonts w:ascii="Times New Roman" w:hAnsi="Times New Roman" w:cs="Times New Roman"/>
        </w:rPr>
        <w:t xml:space="preserve">To avoid statistical noise during heat flux collection, NVE was run for additional </w:t>
      </w:r>
      <w:proofErr w:type="gramStart"/>
      <w:r>
        <w:rPr>
          <w:rFonts w:ascii="Times New Roman" w:hAnsi="Times New Roman" w:cs="Times New Roman"/>
        </w:rPr>
        <w:t>2</w:t>
      </w:r>
      <w:ins w:id="56" w:author="Ben B" w:date="2018-11-08T14:06:00Z">
        <w:r w:rsidR="0080069E">
          <w:rPr>
            <w:rFonts w:ascii="Times New Roman" w:hAnsi="Times New Roman" w:cs="Times New Roman"/>
          </w:rPr>
          <w:t>,</w:t>
        </w:r>
      </w:ins>
      <w:r>
        <w:rPr>
          <w:rFonts w:ascii="Times New Roman" w:hAnsi="Times New Roman" w:cs="Times New Roman"/>
        </w:rPr>
        <w:t>000</w:t>
      </w:r>
      <w:ins w:id="57" w:author="Ben B" w:date="2018-11-08T14:06:00Z">
        <w:r w:rsidR="0080069E">
          <w:rPr>
            <w:rFonts w:ascii="Times New Roman" w:hAnsi="Times New Roman" w:cs="Times New Roman"/>
          </w:rPr>
          <w:t>,</w:t>
        </w:r>
      </w:ins>
      <w:r>
        <w:rPr>
          <w:rFonts w:ascii="Times New Roman" w:hAnsi="Times New Roman" w:cs="Times New Roman"/>
        </w:rPr>
        <w:t>000 time</w:t>
      </w:r>
      <w:proofErr w:type="gramEnd"/>
      <w:r>
        <w:rPr>
          <w:rFonts w:ascii="Times New Roman" w:hAnsi="Times New Roman" w:cs="Times New Roman"/>
        </w:rPr>
        <w:t xml:space="preserve"> steps. </w:t>
      </w:r>
      <w:r w:rsidRPr="00366379">
        <w:rPr>
          <w:rFonts w:ascii="Times New Roman" w:hAnsi="Times New Roman" w:cs="Times New Roman"/>
        </w:rPr>
        <w:t>Correlation functions were evaluated from the heat current time series.</w:t>
      </w:r>
    </w:p>
    <w:p w14:paraId="56492EB7"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sidRPr="00316BFC">
        <w:rPr>
          <w:rFonts w:ascii="Times New Roman" w:hAnsi="Times New Roman" w:cs="Times New Roman"/>
        </w:rPr>
        <w:t>While in the NEMD simulations, the systems were initially equilibrated using an NPT</w:t>
      </w:r>
      <w:r>
        <w:rPr>
          <w:rFonts w:ascii="Times New Roman" w:hAnsi="Times New Roman" w:cs="Times New Roman"/>
        </w:rPr>
        <w:t xml:space="preserve"> </w:t>
      </w:r>
      <w:r w:rsidRPr="00316BFC">
        <w:rPr>
          <w:rFonts w:ascii="Times New Roman" w:hAnsi="Times New Roman" w:cs="Times New Roman"/>
        </w:rPr>
        <w:t xml:space="preserve">ensemble </w:t>
      </w:r>
      <w:r>
        <w:rPr>
          <w:rFonts w:ascii="Times New Roman" w:hAnsi="Times New Roman" w:cs="Times New Roman"/>
        </w:rPr>
        <w:t xml:space="preserve">with a </w:t>
      </w:r>
      <w:proofErr w:type="spellStart"/>
      <w:r>
        <w:rPr>
          <w:rFonts w:ascii="Times New Roman" w:hAnsi="Times New Roman" w:cs="Times New Roman"/>
        </w:rPr>
        <w:t>Nos</w:t>
      </w:r>
      <w:del w:id="58" w:author="Ben B" w:date="2018-11-08T14:06:00Z">
        <w:r w:rsidDel="0080069E">
          <w:rPr>
            <w:rFonts w:ascii="Times New Roman" w:hAnsi="Times New Roman" w:cs="Times New Roman"/>
          </w:rPr>
          <w:delText xml:space="preserve"> </w:delText>
        </w:r>
      </w:del>
      <w:r>
        <w:rPr>
          <w:rFonts w:ascii="Times New Roman" w:hAnsi="Times New Roman" w:cs="Times New Roman"/>
        </w:rPr>
        <w:t>é</w:t>
      </w:r>
      <w:proofErr w:type="spellEnd"/>
      <w:r>
        <w:rPr>
          <w:rFonts w:ascii="Times New Roman" w:hAnsi="Times New Roman" w:cs="Times New Roman"/>
        </w:rPr>
        <w:t xml:space="preserve">-Hoover thermostat and barostat with a damping time of 0.1 ps and 0.5 ps respectively </w:t>
      </w:r>
      <w:r w:rsidRPr="00316BFC">
        <w:rPr>
          <w:rFonts w:ascii="Times New Roman" w:hAnsi="Times New Roman" w:cs="Times New Roman"/>
        </w:rPr>
        <w:t>at zero external pressure. Equilibration is achieved when there is convergence in total energy and volume of the system</w:t>
      </w:r>
      <w:r>
        <w:rPr>
          <w:rFonts w:ascii="Times New Roman" w:hAnsi="Times New Roman" w:cs="Times New Roman"/>
        </w:rPr>
        <w:t xml:space="preserve">. </w:t>
      </w:r>
    </w:p>
    <w:p w14:paraId="5092114C" w14:textId="77777777" w:rsidR="00DC1DC2" w:rsidRPr="004F6F32" w:rsidRDefault="00DC1DC2" w:rsidP="00DC1DC2">
      <w:pPr>
        <w:autoSpaceDE w:val="0"/>
        <w:autoSpaceDN w:val="0"/>
        <w:adjustRightInd w:val="0"/>
        <w:spacing w:after="0" w:line="360" w:lineRule="auto"/>
        <w:jc w:val="both"/>
        <w:rPr>
          <w:rFonts w:ascii="Times New Roman" w:hAnsi="Times New Roman" w:cs="Times New Roman"/>
        </w:rPr>
      </w:pPr>
      <w:r w:rsidRPr="004F6F32">
        <w:rPr>
          <w:rFonts w:ascii="Times New Roman" w:hAnsi="Times New Roman" w:cs="Times New Roman"/>
        </w:rPr>
        <w:t xml:space="preserve">These structures are equilibrated </w:t>
      </w:r>
      <w:r>
        <w:rPr>
          <w:rFonts w:ascii="Times New Roman" w:hAnsi="Times New Roman" w:cs="Times New Roman"/>
        </w:rPr>
        <w:t>for 2 fs</w:t>
      </w:r>
      <w:r w:rsidRPr="004F6F32">
        <w:rPr>
          <w:rFonts w:ascii="Times New Roman" w:hAnsi="Times New Roman" w:cs="Times New Roman"/>
        </w:rPr>
        <w:t xml:space="preserve"> for t</w:t>
      </w:r>
      <w:r>
        <w:rPr>
          <w:rFonts w:ascii="Times New Roman" w:hAnsi="Times New Roman" w:cs="Times New Roman"/>
        </w:rPr>
        <w:t>emperatures between 300 K and 1800 K at 1</w:t>
      </w:r>
      <w:r w:rsidRPr="004F6F32">
        <w:rPr>
          <w:rFonts w:ascii="Times New Roman" w:hAnsi="Times New Roman" w:cs="Times New Roman"/>
        </w:rPr>
        <w:t>5 K intervals</w:t>
      </w:r>
      <w:r>
        <w:rPr>
          <w:rFonts w:ascii="Times New Roman" w:hAnsi="Times New Roman" w:cs="Times New Roman"/>
        </w:rPr>
        <w:t xml:space="preserve"> </w:t>
      </w:r>
      <w:r w:rsidRPr="004F6F32">
        <w:rPr>
          <w:rFonts w:ascii="Times New Roman" w:hAnsi="Times New Roman" w:cs="Times New Roman"/>
        </w:rPr>
        <w:t>with the thermophysical properties (lattice parameter and enthalpy) obtained from averages t</w:t>
      </w:r>
      <w:r>
        <w:rPr>
          <w:rFonts w:ascii="Times New Roman" w:hAnsi="Times New Roman" w:cs="Times New Roman"/>
        </w:rPr>
        <w:t>aken over the final 0.25 f</w:t>
      </w:r>
      <w:r w:rsidRPr="004F6F32">
        <w:rPr>
          <w:rFonts w:ascii="Times New Roman" w:hAnsi="Times New Roman" w:cs="Times New Roman"/>
        </w:rPr>
        <w:t>s of the simulation.</w:t>
      </w:r>
    </w:p>
    <w:p w14:paraId="0EAE8341"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 equilibrated structures were also</w:t>
      </w:r>
      <w:r w:rsidRPr="00316BFC">
        <w:rPr>
          <w:rFonts w:ascii="Times New Roman" w:hAnsi="Times New Roman" w:cs="Times New Roman"/>
        </w:rPr>
        <w:t xml:space="preserve"> used for thermal conductivity </w:t>
      </w:r>
      <w:commentRangeStart w:id="59"/>
      <w:r w:rsidRPr="00316BFC">
        <w:rPr>
          <w:rFonts w:ascii="Times New Roman" w:hAnsi="Times New Roman" w:cs="Times New Roman"/>
        </w:rPr>
        <w:t>computation</w:t>
      </w:r>
      <w:commentRangeEnd w:id="59"/>
      <w:r w:rsidR="0080069E">
        <w:rPr>
          <w:rStyle w:val="CommentReference"/>
        </w:rPr>
        <w:commentReference w:id="59"/>
      </w:r>
      <w:r w:rsidRPr="00316BFC">
        <w:rPr>
          <w:rFonts w:ascii="Times New Roman" w:hAnsi="Times New Roman" w:cs="Times New Roman"/>
        </w:rPr>
        <w:t xml:space="preserve"> using the non-equilibrium MD method. A time step of 1 fs was used throughout the simulation.</w:t>
      </w:r>
      <w:r>
        <w:rPr>
          <w:rFonts w:ascii="Times New Roman" w:hAnsi="Times New Roman" w:cs="Times New Roman"/>
        </w:rPr>
        <w:t xml:space="preserve"> In t</w:t>
      </w:r>
      <w:r w:rsidRPr="004014F7">
        <w:rPr>
          <w:rFonts w:ascii="Times New Roman" w:hAnsi="Times New Roman" w:cs="Times New Roman"/>
        </w:rPr>
        <w:t xml:space="preserve">he </w:t>
      </w:r>
      <w:r w:rsidRPr="004014F7">
        <w:rPr>
          <w:rFonts w:ascii="Times New Roman" w:eastAsia="Times New Roman" w:hAnsi="Times New Roman" w:cs="Times New Roman"/>
        </w:rPr>
        <w:t>NEMD</w:t>
      </w:r>
      <w:r>
        <w:rPr>
          <w:rFonts w:ascii="Times New Roman" w:hAnsi="Times New Roman" w:cs="Times New Roman"/>
        </w:rPr>
        <w:t xml:space="preserve"> method </w:t>
      </w:r>
      <w:r>
        <w:rPr>
          <w:rFonts w:ascii="Times New Roman" w:hAnsi="Times New Roman" w:cs="Times New Roman"/>
        </w:rPr>
        <w:fldChar w:fldCharType="begin" w:fldLock="1"/>
      </w:r>
      <w:r>
        <w:rPr>
          <w:rFonts w:ascii="Times New Roman" w:hAnsi="Times New Roman" w:cs="Times New Roman"/>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Pr>
          <w:rFonts w:ascii="Cambria Math" w:hAnsi="Cambria Math" w:cs="Cambria Math"/>
        </w:rPr>
        <w:instrText>〈</w:instrText>
      </w:r>
      <w:r>
        <w:rPr>
          <w:rFonts w:ascii="Times New Roman" w:hAnsi="Times New Roman" w:cs="Times New Roman"/>
        </w:rPr>
        <w:instrText>1 0 0</w:instrText>
      </w:r>
      <w:r>
        <w:rPr>
          <w:rFonts w:ascii="Cambria Math" w:hAnsi="Cambria Math" w:cs="Cambria Math"/>
        </w:rPr>
        <w:instrText>〉</w:instrText>
      </w:r>
      <w:r>
        <w:rPr>
          <w:rFonts w:ascii="Times New Roman" w:hAnsi="Times New Roman" w:cs="Times New Roman"/>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[34]","plainTextFormattedCitation":"[34]","previouslyFormattedCitation":"[34]"},"properties":{"noteIndex":0},"schema":"https://github.com/citation-style-language/schema/raw/master/csl-citation.json"}</w:instrText>
      </w:r>
      <w:r>
        <w:rPr>
          <w:rFonts w:ascii="Times New Roman" w:hAnsi="Times New Roman" w:cs="Times New Roman"/>
        </w:rPr>
        <w:fldChar w:fldCharType="separate"/>
      </w:r>
      <w:r w:rsidRPr="00683F32">
        <w:rPr>
          <w:rFonts w:ascii="Times New Roman" w:hAnsi="Times New Roman" w:cs="Times New Roman"/>
          <w:noProof/>
        </w:rPr>
        <w:t>[34]</w:t>
      </w:r>
      <w:r>
        <w:rPr>
          <w:rFonts w:ascii="Times New Roman" w:hAnsi="Times New Roman" w:cs="Times New Roman"/>
        </w:rPr>
        <w:fldChar w:fldCharType="end"/>
      </w:r>
      <w:r>
        <w:rPr>
          <w:rFonts w:ascii="Times New Roman" w:hAnsi="Times New Roman" w:cs="Times New Roman"/>
        </w:rPr>
        <w:t xml:space="preserve">, </w:t>
      </w:r>
      <w:r w:rsidRPr="004014F7">
        <w:rPr>
          <w:rFonts w:ascii="Times New Roman" w:hAnsi="Times New Roman" w:cs="Times New Roman"/>
        </w:rPr>
        <w:t xml:space="preserve">kinetic energy can be transferred between atoms </w:t>
      </w:r>
      <w:r>
        <w:rPr>
          <w:rFonts w:ascii="Times New Roman" w:hAnsi="Times New Roman" w:cs="Times New Roman"/>
        </w:rPr>
        <w:t>from</w:t>
      </w:r>
      <w:r w:rsidRPr="004014F7">
        <w:rPr>
          <w:rFonts w:ascii="Times New Roman" w:hAnsi="Times New Roman" w:cs="Times New Roman"/>
        </w:rPr>
        <w:t xml:space="preserve"> one region of the supercell to another. Here, we used a rectangular supercell (slab) </w:t>
      </w:r>
      <w:commentRangeStart w:id="60"/>
      <w:r>
        <w:rPr>
          <w:rFonts w:ascii="Times New Roman" w:hAnsi="Times New Roman" w:cs="Times New Roman"/>
        </w:rPr>
        <w:t xml:space="preserve">discretized into bins </w:t>
      </w:r>
      <w:r w:rsidRPr="004014F7">
        <w:rPr>
          <w:rFonts w:ascii="Times New Roman" w:hAnsi="Times New Roman" w:cs="Times New Roman"/>
        </w:rPr>
        <w:t xml:space="preserve">whose length in the </w:t>
      </w:r>
      <w:r w:rsidRPr="00D342BE">
        <w:rPr>
          <w:rFonts w:ascii="Times New Roman" w:hAnsi="Times New Roman" w:cs="Times New Roman"/>
          <w:i/>
        </w:rPr>
        <w:t>z</w:t>
      </w:r>
      <w:r>
        <w:rPr>
          <w:rFonts w:ascii="Times New Roman" w:hAnsi="Times New Roman" w:cs="Times New Roman"/>
        </w:rPr>
        <w:t>-direction is varied from 100–175</w:t>
      </w:r>
      <w:r w:rsidRPr="004014F7">
        <w:rPr>
          <w:rFonts w:ascii="Times New Roman" w:hAnsi="Times New Roman" w:cs="Times New Roman"/>
        </w:rPr>
        <w:t xml:space="preserve"> </w:t>
      </w:r>
      <w:commentRangeEnd w:id="60"/>
      <w:r w:rsidR="0080069E">
        <w:rPr>
          <w:rStyle w:val="CommentReference"/>
        </w:rPr>
        <w:commentReference w:id="60"/>
      </w:r>
      <w:r w:rsidRPr="004014F7">
        <w:rPr>
          <w:rFonts w:ascii="Times New Roman" w:hAnsi="Times New Roman" w:cs="Times New Roman"/>
        </w:rPr>
        <w:t>unit cell</w:t>
      </w:r>
      <w:ins w:id="61" w:author="Ben B" w:date="2018-11-08T14:08:00Z">
        <w:r w:rsidR="0080069E">
          <w:rPr>
            <w:rFonts w:ascii="Times New Roman" w:hAnsi="Times New Roman" w:cs="Times New Roman"/>
          </w:rPr>
          <w:t>s</w:t>
        </w:r>
      </w:ins>
      <w:r>
        <w:rPr>
          <w:rFonts w:ascii="Times New Roman" w:hAnsi="Times New Roman" w:cs="Times New Roman"/>
        </w:rPr>
        <w:t xml:space="preserve"> with a constant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Pr="004014F7">
        <w:rPr>
          <w:rFonts w:ascii="Times New Roman" w:hAnsi="Times New Roman" w:cs="Times New Roman"/>
        </w:rPr>
        <w:t>,</w:t>
      </w:r>
      <w:r>
        <w:rPr>
          <w:rFonts w:ascii="Times New Roman" w:hAnsi="Times New Roman" w:cs="Times New Roman"/>
        </w:rPr>
        <w:t xml:space="preserve"> generated by exchange of atoms between the hot and cold region respectively as shown by schematic illustration in Figure 2. The temperature gradient, </w:t>
      </w:r>
      <m:oMath>
        <m:r>
          <w:rPr>
            <w:rFonts w:ascii="Cambria Math" w:eastAsiaTheme="minorEastAsia" w:hAnsi="Cambria Math" w:cs="Times New Roman"/>
          </w:rPr>
          <m:t>∆a</m:t>
        </m:r>
      </m:oMath>
      <w:r>
        <w:rPr>
          <w:rFonts w:ascii="Times New Roman" w:eastAsiaTheme="minorEastAsia" w:hAnsi="Times New Roman" w:cs="Times New Roman"/>
        </w:rPr>
        <w:t xml:space="preserve">, is established </w:t>
      </w:r>
      <w:r>
        <w:rPr>
          <w:rFonts w:ascii="Times New Roman" w:eastAsiaTheme="minorEastAsia" w:hAnsi="Times New Roman" w:cs="Times New Roman"/>
        </w:rPr>
        <w:lastRenderedPageBreak/>
        <w:t xml:space="preserve">between the two extreme temperatures due to the kinetic energy exchange. </w:t>
      </w:r>
      <w:r w:rsidRPr="004014F7">
        <w:rPr>
          <w:rFonts w:ascii="Times New Roman" w:hAnsi="Times New Roman" w:cs="Times New Roman"/>
        </w:rPr>
        <w:t>Eventually, a steady state</w:t>
      </w:r>
      <w:r>
        <w:rPr>
          <w:rFonts w:ascii="Times New Roman" w:hAnsi="Times New Roman" w:cs="Times New Roman"/>
        </w:rPr>
        <w:t xml:space="preserve"> in thermal gradient</w:t>
      </w:r>
      <w:r w:rsidRPr="004014F7">
        <w:rPr>
          <w:rFonts w:ascii="Times New Roman" w:hAnsi="Times New Roman" w:cs="Times New Roman"/>
        </w:rPr>
        <w:t xml:space="preserve"> is reached where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Pr>
          <w:rFonts w:ascii="Times New Roman" w:hAnsi="Times New Roman" w:cs="Times New Roman"/>
        </w:rPr>
        <w:t xml:space="preserve"> is </w:t>
      </w:r>
      <w:r w:rsidRPr="004014F7">
        <w:rPr>
          <w:rFonts w:ascii="Times New Roman" w:hAnsi="Times New Roman" w:cs="Times New Roman"/>
        </w:rPr>
        <w:t>equal and opposite t</w:t>
      </w:r>
      <w:r>
        <w:rPr>
          <w:rFonts w:ascii="Times New Roman" w:hAnsi="Times New Roman" w:cs="Times New Roman"/>
        </w:rPr>
        <w:t>o the kinetic energy exchange</w:t>
      </w:r>
      <w:r w:rsidRPr="004014F7">
        <w:rPr>
          <w:rFonts w:ascii="Times New Roman" w:hAnsi="Times New Roman" w:cs="Times New Roman"/>
        </w:rPr>
        <w:t xml:space="preserve"> so that the temperature profile remains constant.</w:t>
      </w:r>
      <w:r>
        <w:rPr>
          <w:rFonts w:ascii="Times New Roman" w:hAnsi="Times New Roman" w:cs="Times New Roman"/>
        </w:rPr>
        <w:t xml:space="preserve"> The phonon thermal conductivity,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is computed </w:t>
      </w:r>
      <w:r w:rsidRPr="00F5552D">
        <w:rPr>
          <w:rFonts w:ascii="Times New Roman" w:hAnsi="Times New Roman" w:cs="Times New Roman"/>
        </w:rPr>
        <w:t>using Eq.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4733DAF6" w14:textId="77777777" w:rsidTr="00F83552">
        <w:tc>
          <w:tcPr>
            <w:tcW w:w="9085" w:type="dxa"/>
          </w:tcPr>
          <w:p w14:paraId="57EE04A4" w14:textId="77777777" w:rsidR="00DC1DC2" w:rsidRPr="0065485F" w:rsidRDefault="00F83552"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num>
                <m:den>
                  <m:r>
                    <w:rPr>
                      <w:rFonts w:ascii="Cambria Math" w:hAnsi="Cambria Math" w:cs="Times New Roman"/>
                    </w:rPr>
                    <m:t>∆a</m:t>
                  </m:r>
                </m:den>
              </m:f>
            </m:oMath>
            <w:r w:rsidR="00DC1DC2">
              <w:rPr>
                <w:rFonts w:ascii="Times New Roman" w:eastAsiaTheme="minorEastAsia" w:hAnsi="Times New Roman" w:cs="Times New Roman"/>
              </w:rPr>
              <w:t>,</w:t>
            </w:r>
          </w:p>
        </w:tc>
        <w:tc>
          <w:tcPr>
            <w:tcW w:w="265" w:type="dxa"/>
          </w:tcPr>
          <w:p w14:paraId="6134F1F9"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(2)</w:t>
            </w:r>
          </w:p>
        </w:tc>
      </w:tr>
    </w:tbl>
    <w:p w14:paraId="2B63F2B9"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Where </w:t>
      </w:r>
      <w:r w:rsidRPr="004014F7">
        <w:rPr>
          <w:rFonts w:ascii="Times New Roman" w:hAnsi="Times New Roman" w:cs="Times New Roman"/>
        </w:rPr>
        <w:t>the</w:t>
      </w:r>
      <w:r>
        <w:rPr>
          <w:rFonts w:ascii="Times New Roman" w:hAnsi="Times New Roman" w:cs="Times New Roman"/>
        </w:rPr>
        <w:t xml:space="preserve"> </w:t>
      </w:r>
      <w:r w:rsidRPr="002F7212">
        <w:rPr>
          <w:rFonts w:ascii="Times New Roman" w:hAnsi="Times New Roman" w:cs="Times New Roman"/>
        </w:rPr>
        <w:t>temperature gradient</w:t>
      </w:r>
      <w:r>
        <w:rPr>
          <w:rFonts w:ascii="Times New Roman" w:hAnsi="Times New Roman" w:cs="Times New Roman"/>
        </w:rPr>
        <w:t>,</w:t>
      </w:r>
      <m:oMath>
        <m:r>
          <w:rPr>
            <w:rFonts w:ascii="Cambria Math" w:hAnsi="Cambria Math" w:cs="Times New Roman"/>
          </w:rPr>
          <m:t xml:space="preserve"> </m:t>
        </m:r>
        <m:r>
          <w:rPr>
            <w:rFonts w:ascii="Cambria Math" w:eastAsiaTheme="minorEastAsia" w:hAnsi="Cambria Math" w:cs="Times New Roman"/>
          </w:rPr>
          <m:t>∆a</m:t>
        </m:r>
      </m:oMath>
      <w:r>
        <w:rPr>
          <w:rFonts w:ascii="Times New Roman" w:hAnsi="Times New Roman" w:cs="Times New Roman"/>
        </w:rPr>
        <w:t>, is given by Eq.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2DCFB64" w14:textId="77777777" w:rsidTr="00F83552">
        <w:tc>
          <w:tcPr>
            <w:tcW w:w="9085" w:type="dxa"/>
          </w:tcPr>
          <w:p w14:paraId="34637781" w14:textId="77777777" w:rsidR="00DC1DC2" w:rsidRPr="0065485F" w:rsidRDefault="00DC1DC2" w:rsidP="00F83552">
            <w:pPr>
              <w:spacing w:before="100" w:beforeAutospacing="1" w:after="100" w:afterAutospacing="1" w:line="360" w:lineRule="auto"/>
              <w:jc w:val="center"/>
              <w:rPr>
                <w:rFonts w:ascii="Times New Roman" w:eastAsiaTheme="minorEastAsia" w:hAnsi="Times New Roman" w:cs="Times New Roman"/>
              </w:rPr>
            </w:pPr>
            <m:oMath>
              <m:r>
                <w:rPr>
                  <w:rFonts w:ascii="Cambria Math" w:eastAsiaTheme="minorEastAsia" w:hAnsi="Cambria Math" w:cs="Times New Roman"/>
                </w:rPr>
                <m:t>∆a=</m:t>
              </m:r>
              <m:f>
                <m:fPr>
                  <m:ctrlPr>
                    <w:rPr>
                      <w:rFonts w:ascii="Cambria Math" w:hAnsi="Cambria Math" w:cs="Times New Roman"/>
                      <w:i/>
                    </w:rPr>
                  </m:ctrlPr>
                </m:fPr>
                <m:num>
                  <m:r>
                    <m:rPr>
                      <m:sty m:val="p"/>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den>
              </m:f>
            </m:oMath>
            <w:r>
              <w:rPr>
                <w:rFonts w:ascii="Times New Roman" w:eastAsiaTheme="minorEastAsia" w:hAnsi="Times New Roman" w:cs="Times New Roman"/>
              </w:rPr>
              <w:t>,</w:t>
            </w:r>
          </w:p>
        </w:tc>
        <w:tc>
          <w:tcPr>
            <w:tcW w:w="265" w:type="dxa"/>
          </w:tcPr>
          <w:p w14:paraId="66EC5099"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(3)</w:t>
            </w:r>
          </w:p>
        </w:tc>
      </w:tr>
    </w:tbl>
    <w:p w14:paraId="42A4DDD4" w14:textId="77777777" w:rsidR="00DC1DC2" w:rsidRDefault="00DC1DC2" w:rsidP="00DC1DC2">
      <w:pPr>
        <w:spacing w:before="100" w:beforeAutospacing="1" w:after="100" w:afterAutospacing="1" w:line="360" w:lineRule="auto"/>
        <w:rPr>
          <w:rFonts w:ascii="Times New Roman" w:eastAsiaTheme="minorEastAsia" w:hAnsi="Times New Roman" w:cs="Times New Roman"/>
        </w:rPr>
      </w:pPr>
      <w:r>
        <w:rPr>
          <w:rFonts w:ascii="Times New Roman" w:eastAsiaTheme="minorEastAsia" w:hAnsi="Times New Roman" w:cs="Times New Roman"/>
        </w:rPr>
        <w:t xml:space="preserve">Where T is the temperature in Kelvin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rPr>
        <w:t xml:space="preserve"> is the length of the supercell in the z-direction. </w:t>
      </w:r>
    </w:p>
    <w:p w14:paraId="49DEF830" w14:textId="77777777" w:rsidR="00DC1DC2" w:rsidRDefault="00DC1DC2" w:rsidP="00DC1DC2">
      <w:pPr>
        <w:spacing w:before="100" w:beforeAutospacing="1" w:after="100" w:afterAutospacing="1" w:line="360" w:lineRule="auto"/>
        <w:jc w:val="center"/>
        <w:rPr>
          <w:rFonts w:ascii="Times New Roman" w:hAnsi="Times New Roman" w:cs="Times New Roman"/>
        </w:rPr>
      </w:pPr>
      <w:r w:rsidRPr="00BA6C80">
        <w:rPr>
          <w:rFonts w:ascii="Times New Roman" w:hAnsi="Times New Roman" w:cs="Times New Roman"/>
          <w:noProof/>
        </w:rPr>
        <w:drawing>
          <wp:inline distT="0" distB="0" distL="0" distR="0" wp14:anchorId="3ECCA698" wp14:editId="4C1FF02E">
            <wp:extent cx="4780344" cy="1454887"/>
            <wp:effectExtent l="0" t="0" r="1270" b="0"/>
            <wp:docPr id="2054" name="Picture 2054" descr="C:\Users\eej452\Desktop\NEMD-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6072" name="Picture 5" descr="C:\Users\eej452\Desktop\NEMD-Pictur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2008" cy="1461480"/>
                    </a:xfrm>
                    <a:prstGeom prst="rect">
                      <a:avLst/>
                    </a:prstGeom>
                    <a:noFill/>
                    <a:ln>
                      <a:noFill/>
                    </a:ln>
                  </pic:spPr>
                </pic:pic>
              </a:graphicData>
            </a:graphic>
          </wp:inline>
        </w:drawing>
      </w:r>
    </w:p>
    <w:p w14:paraId="09E4320B" w14:textId="77777777" w:rsidR="00DC1DC2" w:rsidRDefault="00DC1DC2" w:rsidP="00DC1DC2">
      <w:pPr>
        <w:autoSpaceDE w:val="0"/>
        <w:autoSpaceDN w:val="0"/>
        <w:adjustRightInd w:val="0"/>
        <w:spacing w:after="0" w:line="240" w:lineRule="auto"/>
        <w:rPr>
          <w:rFonts w:ascii="Times New Roman" w:hAnsi="Times New Roman" w:cs="Times New Roman"/>
          <w:sz w:val="20"/>
          <w:szCs w:val="20"/>
        </w:rPr>
      </w:pPr>
      <w:r w:rsidRPr="00581DE1">
        <w:rPr>
          <w:rFonts w:ascii="Times New Roman" w:hAnsi="Times New Roman" w:cs="Times New Roman"/>
          <w:sz w:val="20"/>
          <w:szCs w:val="20"/>
        </w:rPr>
        <w:t xml:space="preserve">Figure 2: </w:t>
      </w:r>
      <w:r>
        <w:rPr>
          <w:rFonts w:ascii="Times New Roman" w:hAnsi="Times New Roman" w:cs="Times New Roman"/>
          <w:sz w:val="20"/>
          <w:szCs w:val="20"/>
        </w:rPr>
        <w:t>S</w:t>
      </w:r>
      <w:r w:rsidRPr="00581DE1">
        <w:rPr>
          <w:rFonts w:ascii="Times New Roman" w:hAnsi="Times New Roman" w:cs="Times New Roman"/>
          <w:sz w:val="20"/>
          <w:szCs w:val="20"/>
        </w:rPr>
        <w:t xml:space="preserve">chematic illustration of the NEMD used </w:t>
      </w:r>
      <w:del w:id="62" w:author="Ben B" w:date="2018-11-08T14:14:00Z">
        <w:r w:rsidRPr="00581DE1" w:rsidDel="0088487F">
          <w:rPr>
            <w:rFonts w:ascii="Times New Roman" w:hAnsi="Times New Roman" w:cs="Times New Roman"/>
            <w:sz w:val="20"/>
            <w:szCs w:val="20"/>
          </w:rPr>
          <w:delText xml:space="preserve">here </w:delText>
        </w:r>
      </w:del>
      <w:r w:rsidRPr="00581DE1">
        <w:rPr>
          <w:rFonts w:ascii="Times New Roman" w:hAnsi="Times New Roman" w:cs="Times New Roman"/>
          <w:sz w:val="20"/>
          <w:szCs w:val="20"/>
        </w:rPr>
        <w:t>to study thermal conductivity of U</w:t>
      </w:r>
      <w:r w:rsidRPr="00581DE1">
        <w:rPr>
          <w:rFonts w:ascii="Times New Roman" w:hAnsi="Times New Roman" w:cs="Times New Roman"/>
          <w:sz w:val="20"/>
          <w:szCs w:val="20"/>
          <w:vertAlign w:val="subscript"/>
        </w:rPr>
        <w:t>3</w:t>
      </w:r>
      <w:r w:rsidRPr="00581DE1">
        <w:rPr>
          <w:rFonts w:ascii="Times New Roman" w:hAnsi="Times New Roman" w:cs="Times New Roman"/>
          <w:sz w:val="20"/>
          <w:szCs w:val="20"/>
        </w:rPr>
        <w:t>Si</w:t>
      </w:r>
      <w:r w:rsidRPr="00581DE1">
        <w:rPr>
          <w:rFonts w:ascii="Times New Roman" w:hAnsi="Times New Roman" w:cs="Times New Roman"/>
          <w:sz w:val="20"/>
          <w:szCs w:val="20"/>
          <w:vertAlign w:val="subscript"/>
        </w:rPr>
        <w:t>2</w:t>
      </w:r>
      <w:r w:rsidRPr="00581DE1">
        <w:rPr>
          <w:rFonts w:ascii="Times New Roman" w:hAnsi="Times New Roman" w:cs="Times New Roman"/>
          <w:sz w:val="20"/>
          <w:szCs w:val="20"/>
        </w:rPr>
        <w:t>. Uranium and silicon atoms are shown by grey and blue spheres respectively.</w:t>
      </w:r>
    </w:p>
    <w:p w14:paraId="126072FE" w14:textId="77777777" w:rsidR="00DC1DC2" w:rsidRDefault="00DC1DC2"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p>
    <w:p w14:paraId="19282715" w14:textId="77777777" w:rsidR="00DC1DC2" w:rsidRPr="00AF21EF" w:rsidRDefault="00DC1DC2" w:rsidP="00DC1DC2">
      <w:pPr>
        <w:shd w:val="clear" w:color="auto" w:fill="FFFFFF"/>
        <w:autoSpaceDE w:val="0"/>
        <w:autoSpaceDN w:val="0"/>
        <w:adjustRightInd w:val="0"/>
        <w:spacing w:after="0" w:line="360" w:lineRule="auto"/>
        <w:jc w:val="both"/>
        <w:rPr>
          <w:rFonts w:ascii="Times New Roman" w:hAnsi="Times New Roman" w:cs="Times New Roman"/>
        </w:rPr>
      </w:pPr>
      <w:commentRangeStart w:id="63"/>
      <w:r w:rsidRPr="004950C7">
        <w:rPr>
          <w:rFonts w:ascii="Times New Roman" w:hAnsi="Times New Roman" w:cs="Times New Roman"/>
          <w:color w:val="000000" w:themeColor="text1"/>
        </w:rPr>
        <w:t>The</w:t>
      </w:r>
      <w:r>
        <w:rPr>
          <w:rFonts w:ascii="Times New Roman" w:hAnsi="Times New Roman" w:cs="Times New Roman"/>
          <w:color w:val="000000" w:themeColor="text1"/>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hAnsi="Times New Roman" w:cs="Times New Roman"/>
          <w:color w:val="000000" w:themeColor="text1"/>
        </w:rPr>
        <w:t xml:space="preserve"> </w:t>
      </w:r>
      <w:r w:rsidRPr="004950C7">
        <w:rPr>
          <w:rFonts w:ascii="Times New Roman" w:hAnsi="Times New Roman" w:cs="Times New Roman"/>
          <w:color w:val="000000" w:themeColor="text1"/>
        </w:rPr>
        <w:t>was predicted using the Wiedemann-Franz law. The electrical conductivity (</w:t>
      </w:r>
      <m:oMath>
        <m:r>
          <w:rPr>
            <w:rFonts w:ascii="Cambria Math" w:hAnsi="Cambria Math" w:cs="Times New Roman"/>
            <w:color w:val="000000" w:themeColor="text1"/>
          </w:rPr>
          <m:t xml:space="preserve">σ) </m:t>
        </m:r>
      </m:oMath>
      <w:r w:rsidRPr="004950C7">
        <w:rPr>
          <w:rFonts w:ascii="Times New Roman" w:hAnsi="Times New Roman" w:cs="Times New Roman"/>
          <w:color w:val="000000" w:themeColor="text1"/>
        </w:rPr>
        <w:t>required in the Wiedemann-Franz law was obtained using BoltzTraP code</w:t>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{"citationItems":[{"id":"ITEM-1","itemData":{"DOI":"https://doi.org/10.1016/j.cpc.2006.03.007","ISSN":"0010-4655","author":[{"dropping-particle":"","family":"Madsen","given":"Georg K H","non-dropping-particle":"","parse-names":false,"suffix":""},{"dropping-particle":"","family":"Singh","given":"David J","non-dropping-particle":"","parse-names":false,"suffix":""}],"container-title":"Computer Physics Communications","id":"ITEM-1","issue":"1","issued":{"date-parts":[["2006"]]},"page":"67-71","title":"BoltzTraP. A code for calculating band-structure dependent quantities","type":"article-journal","volume":"175"},"uris":["http://www.mendeley.com/documents/?uuid=1f7339cd-5c36-4d12-9071-44b92d03a09d"]}],"mendeley":{"formattedCitation":"[35]","plainTextFormattedCitation":"[35]","previouslyFormattedCitation":"[35]"},"properties":{"noteIndex":0},"schema":"https://github.com/citation-style-language/schema/raw/master/csl-citation.json"}</w:instrText>
      </w:r>
      <w:r>
        <w:rPr>
          <w:rFonts w:ascii="Times New Roman" w:hAnsi="Times New Roman" w:cs="Times New Roman"/>
          <w:color w:val="000000" w:themeColor="text1"/>
        </w:rPr>
        <w:fldChar w:fldCharType="separate"/>
      </w:r>
      <w:r w:rsidRPr="00683F32">
        <w:rPr>
          <w:rFonts w:ascii="Times New Roman" w:hAnsi="Times New Roman" w:cs="Times New Roman"/>
          <w:noProof/>
          <w:color w:val="000000" w:themeColor="text1"/>
        </w:rPr>
        <w:t>[35]</w:t>
      </w:r>
      <w:r>
        <w:rPr>
          <w:rFonts w:ascii="Times New Roman" w:hAnsi="Times New Roman" w:cs="Times New Roman"/>
          <w:color w:val="000000" w:themeColor="text1"/>
        </w:rPr>
        <w:fldChar w:fldCharType="end"/>
      </w:r>
      <w:r w:rsidRPr="004950C7">
        <w:rPr>
          <w:rFonts w:ascii="Times New Roman" w:hAnsi="Times New Roman" w:cs="Times New Roman"/>
          <w:color w:val="000000" w:themeColor="text1"/>
        </w:rPr>
        <w:t xml:space="preserve"> </w:t>
      </w:r>
      <w:r w:rsidRPr="00D85317">
        <w:rPr>
          <w:rFonts w:ascii="Times New Roman" w:hAnsi="Times New Roman" w:cs="Times New Roman"/>
          <w:color w:val="000000"/>
        </w:rPr>
        <w:t xml:space="preserve">and </w:t>
      </w:r>
      <w:r w:rsidRPr="002F5794">
        <w:rPr>
          <w:rFonts w:ascii="Times New Roman" w:hAnsi="Times New Roman" w:cs="Times New Roman"/>
        </w:rPr>
        <w:t>non</w:t>
      </w:r>
      <w:r>
        <w:rPr>
          <w:rFonts w:ascii="Times New Roman" w:hAnsi="Times New Roman" w:cs="Times New Roman"/>
        </w:rPr>
        <w:t>-</w:t>
      </w:r>
      <w:r w:rsidRPr="002F5794">
        <w:rPr>
          <w:rFonts w:ascii="Times New Roman" w:hAnsi="Times New Roman" w:cs="Times New Roman"/>
        </w:rPr>
        <w:t>self</w:t>
      </w:r>
      <w:r>
        <w:rPr>
          <w:rFonts w:ascii="Times New Roman" w:hAnsi="Times New Roman" w:cs="Times New Roman"/>
        </w:rPr>
        <w:t>-</w:t>
      </w:r>
      <w:r w:rsidRPr="002F5794">
        <w:rPr>
          <w:rFonts w:ascii="Times New Roman" w:hAnsi="Times New Roman" w:cs="Times New Roman"/>
        </w:rPr>
        <w:t>consistent</w:t>
      </w:r>
      <w:r>
        <w:t xml:space="preserve"> </w:t>
      </w:r>
      <w:r w:rsidRPr="00D85317">
        <w:rPr>
          <w:rFonts w:ascii="Times New Roman" w:hAnsi="Times New Roman" w:cs="Times New Roman"/>
          <w:color w:val="000000"/>
        </w:rPr>
        <w:t xml:space="preserve">electronic structure calculated by </w:t>
      </w:r>
      <w:r w:rsidRPr="00D85317">
        <w:rPr>
          <w:rFonts w:ascii="Times New Roman" w:hAnsi="Times New Roman" w:cs="Times New Roman"/>
          <w:bCs/>
          <w:color w:val="000000" w:themeColor="text1"/>
        </w:rPr>
        <w:t>Quantum ESPRESSO</w:t>
      </w:r>
      <w:r>
        <w:rPr>
          <w:rFonts w:ascii="Times New Roman" w:hAnsi="Times New Roman" w:cs="Times New Roman"/>
          <w:bCs/>
          <w:color w:val="000000" w:themeColor="text1"/>
        </w:rPr>
        <w:t xml:space="preserve"> </w:t>
      </w:r>
      <w:r>
        <w:rPr>
          <w:rFonts w:ascii="Times New Roman" w:hAnsi="Times New Roman" w:cs="Times New Roman"/>
          <w:bCs/>
          <w:color w:val="000000" w:themeColor="text1"/>
        </w:rPr>
        <w:fldChar w:fldCharType="begin" w:fldLock="1"/>
      </w:r>
      <w:r>
        <w:rPr>
          <w:rFonts w:ascii="Times New Roman" w:hAnsi="Times New Roman" w:cs="Times New Roman"/>
          <w:bCs/>
          <w:color w:val="000000" w:themeColor="text1"/>
        </w:rPr>
        <w:instrText>ADDIN CSL_CITATION {"citationItems":[{"id":"ITEM-1","itemData":{"abstract":"QUANTUM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author":[{"dropping-particle":"","family":"Giannozzi","given":"Paolo","non-dropping-particle":"","parse-names":false,"suffix":""},{"dropping-particle":"","family":"Baroni","given":"Stefano","non-dropping-particle":"","parse-names":false,"suffix":""},{"dropping-particle":"","family":"Bonini","given":"Nicola","non-dropping-particle":"","parse-names":false,"suffix":""},{"dropping-particle":"","family":"Calandra","given":"Matteo","non-dropping-particle":"","parse-names":false,"suffix":""},{"dropping-particle":"","family":"Car","given":"Roberto","non-dropping-particle":"","parse-names":false,"suffix":""},{"dropping-particle":"","family":"Cavazzoni","given":"Carlo","non-dropping-particle":"","parse-names":false,"suffix":""},{"dropping-particle":"","family":"Ceresoli","given":"Davide","non-dropping-particle":"","parse-names":false,"suffix":""},{"dropping-particle":"","family":"Chiarotti","given":"Guido L","non-dropping-particle":"","parse-names":false,"suffix":""},{"dropping-particle":"","family":"Cococcioni","given":"Matteo","non-dropping-particle":"","parse-names":false,"suffix":""},{"dropping-particle":"","family":"Dabo","given":"Ismaila","non-dropping-particle":"","parse-names":false,"suffix":""},{"dropping-particle":"","family":"Corso","given":"Andrea Dal","non-dropping-particle":"","parse-names":false,"suffix":""},{"dropping-particle":"","family":"Gironcoli","given":"Stefano","non-dropping-particle":"de","parse-names":false,"suffix":""},{"dropping-particle":"","family":"Fabris","given":"Stefano","non-dropping-particle":"","parse-names":false,"suffix":""},{"dropping-particle":"","family":"Fratesi","given":"Guido","non-dropping-particle":"","parse-names":false,"suffix":""},{"dropping-particle":"","family":"Gebauer","given":"Ralph","non-dropping-particle":"","parse-names":false,"suffix":""},{"dropping-particle":"","family":"Gerstmann","given":"Uwe","non-dropping-particle":"","parse-names":false,"suffix":""},{"dropping-particle":"","family":"Gougoussis","given":"Christos","non-dropping-particle":"","parse-names":false,"suffix":""},{"dropping-particle":"","family":"Kokalj","given":"Anton","non-dropping-particle":"","parse-names":false,"suffix":""},{"dropping-particle":"","family":"Lazzeri","given":"Michele","non-dropping-particle":"","parse-names":false,"suffix":""},{"dropping-particle":"","family":"Martin-Samos","given":"Layla","non-dropping-particle":"","parse-names":false,"suffix":""},{"dropping-particle":"","family":"Marzari","given":"Nicola","non-dropping-particle":"","parse-names":false,"suffix":""},{"dropping-particle":"","family":"Mauri","given":"Francesco","non-dropping-particle":"","parse-names":false,"suffix":""},{"dropping-particle":"","family":"Mazzarello","given":"Riccardo","non-dropping-particle":"","parse-names":false,"suffix":""},{"dropping-particle":"","family":"Paolini","given":"Stefano","non-dropping-particle":"","parse-names":false,"suffix":""},{"dropping-particle":"","family":"Pasquarello","given":"Alfredo","non-dropping-particle":"","parse-names":false,"suffix":""},{"dropping-particle":"","family":"Paulatto","given":"Lorenzo","non-dropping-particle":"","parse-names":false,"suffix":""},{"dropping-particle":"","family":"Sbraccia","given":"Carlo","non-dropping-particle":"","parse-names":false,"suffix":""},{"dropping-particle":"","family":"Scandolo","given":"Sandro","non-dropping-particle":"","parse-names":false,"suffix":""},{"dropping-particle":"","family":"Sclauzero","given":"Gabriele","non-dropping-particle":"","parse-names":false,"suffix":""},{"dropping-particle":"","family":"Seitsonen","given":"Ari P","non-dropping-particle":"","parse-names":false,"suffix":""},{"dropping-particle":"","family":"Smogunov","given":"Alexander","non-dropping-particle":"","parse-names":false,"suffix":""},{"dropping-particle":"","family":"Umari","given":"Paolo","non-dropping-particle":"","parse-names":false,"suffix":""},{"dropping-particle":"","family":"Wentzcovitch","given":"Renata M","non-dropping-particle":"","parse-names":false,"suffix":""}],"container-title":"Journal of Physics: Condensed Matter","id":"ITEM-1","issue":"39","issued":{"date-parts":[["2009"]]},"page":"395502","title":"QUANTUM ESPRESSO: a modular and open-source software project for quantum simulations of materials","type":"article-journal","volume":"21"},"uris":["http://www.mendeley.com/documents/?uuid=befe74cb-d216-4680-91a0-dc306a87687b"]}],"mendeley":{"formattedCitation":"[36]","plainTextFormattedCitation":"[36]","previouslyFormattedCitation":"[36]"},"properties":{"noteIndex":0},"schema":"https://github.com/citation-style-language/schema/raw/master/csl-citation.json"}</w:instrText>
      </w:r>
      <w:r>
        <w:rPr>
          <w:rFonts w:ascii="Times New Roman" w:hAnsi="Times New Roman" w:cs="Times New Roman"/>
          <w:bCs/>
          <w:color w:val="000000" w:themeColor="text1"/>
        </w:rPr>
        <w:fldChar w:fldCharType="separate"/>
      </w:r>
      <w:r w:rsidRPr="00683F32">
        <w:rPr>
          <w:rFonts w:ascii="Times New Roman" w:hAnsi="Times New Roman" w:cs="Times New Roman"/>
          <w:bCs/>
          <w:noProof/>
          <w:color w:val="000000" w:themeColor="text1"/>
        </w:rPr>
        <w:t>[36]</w:t>
      </w:r>
      <w:r>
        <w:rPr>
          <w:rFonts w:ascii="Times New Roman" w:hAnsi="Times New Roman" w:cs="Times New Roman"/>
          <w:bCs/>
          <w:color w:val="000000" w:themeColor="text1"/>
        </w:rPr>
        <w:fldChar w:fldCharType="end"/>
      </w:r>
      <w:r w:rsidRPr="00D85317">
        <w:rPr>
          <w:rFonts w:ascii="Times New Roman" w:hAnsi="Times New Roman" w:cs="Times New Roman"/>
          <w:color w:val="000000"/>
        </w:rPr>
        <w:t xml:space="preserve"> for a </w:t>
      </w:r>
      <w:r>
        <w:rPr>
          <w:rFonts w:ascii="Times New Roman" w:hAnsi="Times New Roman" w:cs="Times New Roman"/>
          <w:color w:val="000000"/>
        </w:rPr>
        <w:t>dense</w:t>
      </w:r>
      <w:r w:rsidRPr="00D85317">
        <w:rPr>
          <w:rFonts w:ascii="Times New Roman" w:hAnsi="Times New Roman" w:cs="Times New Roman"/>
          <w:color w:val="000000"/>
        </w:rPr>
        <w:t xml:space="preserve"> k points mesh of </w:t>
      </w:r>
      <m:oMath>
        <m:r>
          <w:rPr>
            <w:rFonts w:ascii="Cambria Math" w:hAnsi="Cambria Math" w:cs="Times New Roman"/>
            <w:color w:val="000000"/>
          </w:rPr>
          <m:t>20×20×18</m:t>
        </m:r>
      </m:oMath>
      <w:r w:rsidRPr="00D85317">
        <w:rPr>
          <w:rFonts w:ascii="Times New Roman" w:hAnsi="Times New Roman" w:cs="Times New Roman"/>
          <w:color w:val="000000"/>
        </w:rPr>
        <w:t xml:space="preserve">. </w:t>
      </w:r>
      <w:r w:rsidRPr="00D85317">
        <w:rPr>
          <w:rFonts w:ascii="Times New Roman" w:hAnsi="Times New Roman" w:cs="Times New Roman"/>
          <w:color w:val="000000" w:themeColor="text1"/>
        </w:rPr>
        <w:t xml:space="preserve">Relaxation time at 300 K is evaluated by equating the experimental resistivity </w:t>
      </w:r>
      <w:r w:rsidRPr="00D85317">
        <w:rPr>
          <w:rFonts w:ascii="Times New Roman" w:hAnsi="Times New Roman" w:cs="Times New Roman"/>
          <w:lang w:val="en-CA"/>
        </w:rPr>
        <w:t>1.05×10</w:t>
      </w:r>
      <w:r w:rsidRPr="00D85317">
        <w:rPr>
          <w:rFonts w:ascii="Times New Roman" w:hAnsi="Times New Roman" w:cs="Times New Roman"/>
          <w:vertAlign w:val="superscript"/>
          <w:lang w:val="en-CA"/>
        </w:rPr>
        <w:t>-6</w:t>
      </w:r>
      <w:r w:rsidRPr="00D85317">
        <w:rPr>
          <w:rFonts w:ascii="Times New Roman" w:hAnsi="Times New Roman" w:cs="Times New Roman"/>
          <w:lang w:val="en-CA"/>
        </w:rPr>
        <w:t xml:space="preserve"> Ωm given by Shimizu </w:t>
      </w:r>
      <w:r>
        <w:rPr>
          <w:rFonts w:ascii="Times New Roman" w:hAnsi="Times New Roman" w:cs="Times New Roman"/>
          <w:lang w:val="en-CA"/>
        </w:rPr>
        <w:fldChar w:fldCharType="begin" w:fldLock="1"/>
      </w:r>
      <w:r>
        <w:rPr>
          <w:rFonts w:ascii="Times New Roman" w:hAnsi="Times New Roman" w:cs="Times New Roman"/>
          <w:lang w:val="en-CA"/>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[37]","plainTextFormattedCitation":"[37]","previouslyFormattedCitation":"[37]"},"properties":{"noteIndex":0},"schema":"https://github.com/citation-style-language/schema/raw/master/csl-citation.json"}</w:instrText>
      </w:r>
      <w:r>
        <w:rPr>
          <w:rFonts w:ascii="Times New Roman" w:hAnsi="Times New Roman" w:cs="Times New Roman"/>
          <w:lang w:val="en-CA"/>
        </w:rPr>
        <w:fldChar w:fldCharType="separate"/>
      </w:r>
      <w:r w:rsidRPr="00683F32">
        <w:rPr>
          <w:rFonts w:ascii="Times New Roman" w:hAnsi="Times New Roman" w:cs="Times New Roman"/>
          <w:noProof/>
          <w:lang w:val="en-CA"/>
        </w:rPr>
        <w:t>[37]</w:t>
      </w:r>
      <w:r>
        <w:rPr>
          <w:rFonts w:ascii="Times New Roman" w:hAnsi="Times New Roman" w:cs="Times New Roman"/>
          <w:lang w:val="en-CA"/>
        </w:rPr>
        <w:fldChar w:fldCharType="end"/>
      </w:r>
      <w:r w:rsidRPr="00D85317">
        <w:rPr>
          <w:rFonts w:ascii="Times New Roman" w:hAnsi="Times New Roman" w:cs="Times New Roman"/>
          <w:noProof/>
          <w:color w:val="000000" w:themeColor="text1"/>
        </w:rPr>
        <w:t xml:space="preserve"> to</w:t>
      </w:r>
      <m:oMath>
        <m:r>
          <w:rPr>
            <w:rFonts w:ascii="Cambria Math" w:hAnsi="Cambria Math" w:cs="Times New Roman"/>
            <w:noProof/>
            <w:color w:val="000000" w:themeColor="text1"/>
          </w:rPr>
          <m:t xml:space="preserve"> </m:t>
        </m:r>
        <m:f>
          <m:fPr>
            <m:type m:val="skw"/>
            <m:ctrlPr>
              <w:rPr>
                <w:rFonts w:ascii="Cambria Math" w:hAnsi="Cambria Math" w:cs="Times New Roman"/>
                <w:i/>
                <w:noProof/>
                <w:color w:val="000000" w:themeColor="text1"/>
              </w:rPr>
            </m:ctrlPr>
          </m:fPr>
          <m:num>
            <m:r>
              <w:rPr>
                <w:rFonts w:ascii="Cambria Math" w:hAnsi="Cambria Math" w:cs="Times New Roman"/>
                <w:noProof/>
                <w:color w:val="000000" w:themeColor="text1"/>
              </w:rPr>
              <m:t>σ</m:t>
            </m:r>
          </m:num>
          <m:den>
            <m:r>
              <w:rPr>
                <w:rFonts w:ascii="Cambria Math" w:hAnsi="Cambria Math" w:cs="Times New Roman"/>
                <w:noProof/>
                <w:color w:val="000000" w:themeColor="text1"/>
              </w:rPr>
              <m:t>τ</m:t>
            </m:r>
          </m:den>
        </m:f>
      </m:oMath>
      <w:r w:rsidRPr="00D85317">
        <w:rPr>
          <w:rFonts w:ascii="Times New Roman" w:hAnsi="Times New Roman" w:cs="Times New Roman"/>
          <w:color w:val="000000" w:themeColor="text1"/>
        </w:rPr>
        <w:t xml:space="preserve"> calculated from BoltzTraP code.</w:t>
      </w:r>
      <w:r>
        <w:rPr>
          <w:rFonts w:ascii="Times New Roman" w:hAnsi="Times New Roman" w:cs="Times New Roman"/>
          <w:color w:val="000000" w:themeColor="text1"/>
        </w:rPr>
        <w:t xml:space="preserve"> </w:t>
      </w:r>
      <w:r>
        <w:rPr>
          <w:rFonts w:ascii="Times New Roman" w:hAnsi="Times New Roman" w:cs="Times New Roman"/>
        </w:rPr>
        <w:t xml:space="preserve">We used </w:t>
      </w:r>
      <m:oMath>
        <m:r>
          <w:rPr>
            <w:rFonts w:ascii="Cambria Math" w:hAnsi="Cambria Math" w:cs="Times New Roman"/>
            <w:noProof/>
            <w:color w:val="000000" w:themeColor="text1"/>
          </w:rPr>
          <m:t>τ</m:t>
        </m:r>
      </m:oMath>
      <w:r>
        <w:rPr>
          <w:rFonts w:ascii="Times New Roman" w:hAnsi="Times New Roman" w:cs="Times New Roman"/>
        </w:rPr>
        <w:t xml:space="preserve"> as a </w:t>
      </w:r>
      <w:r w:rsidRPr="00B4648D">
        <w:rPr>
          <w:rFonts w:ascii="Times New Roman" w:hAnsi="Times New Roman" w:cs="Times New Roman"/>
        </w:rPr>
        <w:t>constant</w:t>
      </w:r>
      <w:r>
        <w:rPr>
          <w:rFonts w:ascii="Times New Roman" w:hAnsi="Times New Roman" w:cs="Times New Roman"/>
        </w:rPr>
        <w:t xml:space="preserve"> to calculate the thermal conductivity as function</w:t>
      </w:r>
      <w:r w:rsidRPr="00B4648D">
        <w:rPr>
          <w:rFonts w:ascii="Times New Roman" w:hAnsi="Times New Roman" w:cs="Times New Roman"/>
        </w:rPr>
        <w:t xml:space="preserve"> given the fact that the experimental resistivity reach saturation point at high temperature.</w:t>
      </w:r>
      <w:commentRangeEnd w:id="63"/>
      <w:r w:rsidR="0088487F">
        <w:rPr>
          <w:rStyle w:val="CommentReference"/>
        </w:rPr>
        <w:commentReference w:id="63"/>
      </w:r>
    </w:p>
    <w:p w14:paraId="34701BEF"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 3. Results and discussion</w:t>
      </w:r>
    </w:p>
    <w:p w14:paraId="4BEC685B"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 xml:space="preserve">3.1 Lattice parameter and </w:t>
      </w:r>
      <w:r>
        <w:rPr>
          <w:rFonts w:ascii="Times New Roman" w:hAnsi="Times New Roman" w:cs="Times New Roman"/>
          <w:i/>
        </w:rPr>
        <w:t>t</w:t>
      </w:r>
      <w:r w:rsidRPr="006F31CD">
        <w:rPr>
          <w:rFonts w:ascii="Times New Roman" w:hAnsi="Times New Roman" w:cs="Times New Roman"/>
          <w:i/>
        </w:rPr>
        <w:t>hermal expansion</w:t>
      </w:r>
    </w:p>
    <w:p w14:paraId="476C3E4E"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CD6026">
        <w:rPr>
          <w:rFonts w:ascii="Times New Roman" w:hAnsi="Times New Roman" w:cs="Times New Roman"/>
        </w:rPr>
        <w:t xml:space="preserve">As a preliminary step, we calculate the lattice parameter </w:t>
      </w:r>
      <w:r>
        <w:rPr>
          <w:rFonts w:ascii="Times New Roman" w:hAnsi="Times New Roman" w:cs="Times New Roman"/>
        </w:rPr>
        <w:t>‘</w:t>
      </w:r>
      <w:r w:rsidRPr="00CD6026">
        <w:rPr>
          <w:rFonts w:ascii="Times New Roman" w:hAnsi="Times New Roman" w:cs="Times New Roman"/>
        </w:rPr>
        <w:t>a</w:t>
      </w:r>
      <w:r>
        <w:rPr>
          <w:rFonts w:ascii="Times New Roman" w:hAnsi="Times New Roman" w:cs="Times New Roman"/>
        </w:rPr>
        <w:t>’</w:t>
      </w:r>
      <w:r w:rsidRPr="00CD6026">
        <w:rPr>
          <w:rFonts w:ascii="Times New Roman" w:hAnsi="Times New Roman" w:cs="Times New Roman"/>
        </w:rPr>
        <w:t xml:space="preserve"> and </w:t>
      </w:r>
      <w:r>
        <w:rPr>
          <w:rFonts w:ascii="Times New Roman" w:hAnsi="Times New Roman" w:cs="Times New Roman"/>
        </w:rPr>
        <w:t>‘</w:t>
      </w:r>
      <w:r w:rsidRPr="00CD6026">
        <w:rPr>
          <w:rFonts w:ascii="Times New Roman" w:hAnsi="Times New Roman" w:cs="Times New Roman"/>
        </w:rPr>
        <w:t>c</w:t>
      </w:r>
      <w:r>
        <w:rPr>
          <w:rFonts w:ascii="Times New Roman" w:hAnsi="Times New Roman" w:cs="Times New Roman"/>
        </w:rPr>
        <w:t>’</w:t>
      </w:r>
      <w:r w:rsidRPr="00CD6026">
        <w:rPr>
          <w:rFonts w:ascii="Times New Roman" w:hAnsi="Times New Roman" w:cs="Times New Roman"/>
        </w:rPr>
        <w:t xml:space="preserve"> as a function of temperature. Not only is it required for all simulations, but also the thermal expansion coefficient α is a simple </w:t>
      </w:r>
      <w:r>
        <w:rPr>
          <w:rFonts w:ascii="Times New Roman" w:hAnsi="Times New Roman" w:cs="Times New Roman"/>
        </w:rPr>
        <w:t xml:space="preserve">characteristic that </w:t>
      </w:r>
      <w:r w:rsidRPr="00CD6026">
        <w:rPr>
          <w:rFonts w:ascii="Times New Roman" w:hAnsi="Times New Roman" w:cs="Times New Roman"/>
        </w:rPr>
        <w:t xml:space="preserve">depends directly on the anharmonic terms in the potential. </w:t>
      </w:r>
      <w:r>
        <w:rPr>
          <w:rFonts w:ascii="Times New Roman" w:hAnsi="Times New Roman" w:cs="Times New Roman"/>
        </w:rPr>
        <w:t>T</w:t>
      </w:r>
      <w:r w:rsidRPr="00CD6026">
        <w:rPr>
          <w:rFonts w:ascii="Times New Roman" w:hAnsi="Times New Roman" w:cs="Times New Roman"/>
        </w:rPr>
        <w:t xml:space="preserve">herefore, </w:t>
      </w:r>
      <w:r>
        <w:rPr>
          <w:rFonts w:ascii="Times New Roman" w:hAnsi="Times New Roman" w:cs="Times New Roman"/>
        </w:rPr>
        <w:t xml:space="preserve">it </w:t>
      </w:r>
      <w:r w:rsidRPr="00CD6026">
        <w:rPr>
          <w:rFonts w:ascii="Times New Roman" w:hAnsi="Times New Roman" w:cs="Times New Roman"/>
        </w:rPr>
        <w:t xml:space="preserve">gives a quick indication of how appropriate the interatomic potential is for studying thermal conductivity. </w:t>
      </w:r>
      <w:r>
        <w:rPr>
          <w:rFonts w:ascii="Times New Roman" w:hAnsi="Times New Roman" w:cs="Times New Roman"/>
        </w:rPr>
        <w:t xml:space="preserve">The total energies, lattice </w:t>
      </w:r>
      <w:r>
        <w:rPr>
          <w:rFonts w:ascii="Times New Roman" w:hAnsi="Times New Roman" w:cs="Times New Roman"/>
        </w:rPr>
        <w:lastRenderedPageBreak/>
        <w:t xml:space="preserve">parameters and volumes were determined by averaging over the last 50 ps of the simulations. </w:t>
      </w:r>
      <w:r w:rsidRPr="00CD6026">
        <w:rPr>
          <w:rFonts w:ascii="Times New Roman" w:hAnsi="Times New Roman" w:cs="Times New Roman"/>
        </w:rPr>
        <w:t>The linear thermal expansion coefficient</w:t>
      </w:r>
      <w:r>
        <w:rPr>
          <w:rFonts w:ascii="Times New Roman" w:hAnsi="Times New Roman" w:cs="Times New Roman"/>
        </w:rPr>
        <w:t xml:space="preserve"> (LTEC)</w:t>
      </w:r>
      <w:r w:rsidRPr="00CD6026">
        <w:rPr>
          <w:rFonts w:ascii="Times New Roman" w:hAnsi="Times New Roman" w:cs="Times New Roman"/>
        </w:rPr>
        <w:t xml:space="preserve"> is</w:t>
      </w:r>
      <w:r>
        <w:rPr>
          <w:rFonts w:ascii="Times New Roman" w:hAnsi="Times New Roman" w:cs="Times New Roman"/>
        </w:rPr>
        <w:t xml:space="preserve"> then given by the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4074B240" w14:textId="77777777" w:rsidTr="00F83552">
        <w:tc>
          <w:tcPr>
            <w:tcW w:w="9085" w:type="dxa"/>
          </w:tcPr>
          <w:p w14:paraId="1E9F089C" w14:textId="77777777" w:rsidR="00DC1DC2" w:rsidRDefault="00F83552"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561A0D15"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(4)</w:t>
            </w:r>
          </w:p>
        </w:tc>
      </w:tr>
    </w:tbl>
    <w:p w14:paraId="57E71000"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CD6026">
        <w:rPr>
          <w:rFonts w:ascii="Times New Roman" w:hAnsi="Times New Roman" w:cs="Times New Roman"/>
        </w:rPr>
        <w:t>where L is the lattice parameter. The derivative of the lattice parameter with respect to temperature</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r>
          <w:rPr>
            <w:rFonts w:ascii="Cambria Math" w:hAnsi="Cambria Math" w:cs="Times New Roman"/>
          </w:rPr>
          <m:t xml:space="preserve"> </m:t>
        </m:r>
      </m:oMath>
      <w:r w:rsidRPr="00CD6026">
        <w:rPr>
          <w:rFonts w:ascii="Times New Roman" w:hAnsi="Times New Roman" w:cs="Times New Roman"/>
        </w:rPr>
        <w:t>is calculated by fitting a straight line to the lattice parameter at a specific temperature</w:t>
      </w:r>
      <w:r>
        <w:rPr>
          <w:rFonts w:ascii="Times New Roman" w:hAnsi="Times New Roman" w:cs="Times New Roman"/>
        </w:rPr>
        <w:t>, T</w:t>
      </w:r>
      <w:ins w:id="64" w:author="Ben B" w:date="2018-11-08T14:17:00Z">
        <w:r w:rsidR="0088487F">
          <w:rPr>
            <w:rFonts w:ascii="Times New Roman" w:hAnsi="Times New Roman" w:cs="Times New Roman"/>
          </w:rPr>
          <w:t>,</w:t>
        </w:r>
      </w:ins>
      <w:r w:rsidRPr="00CD6026">
        <w:rPr>
          <w:rFonts w:ascii="Times New Roman" w:hAnsi="Times New Roman" w:cs="Times New Roman"/>
        </w:rPr>
        <w:t xml:space="preserve"> and the points within </w:t>
      </w:r>
      <m:oMath>
        <m:r>
          <w:rPr>
            <w:rFonts w:ascii="Cambria Math" w:hAnsi="Cambria Math" w:cs="Times New Roman"/>
          </w:rPr>
          <m:t>T±</m:t>
        </m:r>
      </m:oMath>
      <w:r>
        <w:rPr>
          <w:rFonts w:ascii="Times New Roman" w:hAnsi="Times New Roman" w:cs="Times New Roman"/>
        </w:rPr>
        <w:t xml:space="preserve">15 </w:t>
      </w:r>
      <w:r w:rsidRPr="00CD6026">
        <w:rPr>
          <w:rFonts w:ascii="Times New Roman" w:hAnsi="Times New Roman" w:cs="Times New Roman"/>
        </w:rPr>
        <w:t>K on either side</w:t>
      </w:r>
      <w:r>
        <w:rPr>
          <w:rFonts w:ascii="Times New Roman" w:hAnsi="Times New Roman" w:cs="Times New Roman"/>
        </w:rPr>
        <w:t xml:space="preserve"> (See supplementary material for detailed plots from which lattice gradients are extrapolated) in order to reduce numerical fluctuations</w:t>
      </w:r>
      <w:r w:rsidRPr="00CD6026">
        <w:rPr>
          <w:rFonts w:ascii="Times New Roman" w:hAnsi="Times New Roman" w:cs="Times New Roman"/>
        </w:rPr>
        <w:t xml:space="preserve">. </w:t>
      </w:r>
      <w:r>
        <w:rPr>
          <w:rFonts w:ascii="Times New Roman" w:hAnsi="Times New Roman" w:cs="Times New Roman"/>
        </w:rPr>
        <w:t xml:space="preserve">The calculated lattice parameters ‘a’, ‘c’ and cell volume at 0 K are presented in Table 1. Our results are in good agreement with the work by Beeler </w:t>
      </w:r>
      <w:r w:rsidRPr="0057365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given that the same </w:t>
      </w:r>
      <w:del w:id="65" w:author="Ben B" w:date="2018-11-08T14:17:00Z">
        <w:r w:rsidDel="0088487F">
          <w:rPr>
            <w:rFonts w:ascii="Times New Roman" w:hAnsi="Times New Roman" w:cs="Times New Roman"/>
          </w:rPr>
          <w:delText>force field</w:delText>
        </w:r>
      </w:del>
      <w:ins w:id="66" w:author="Ben B" w:date="2018-11-08T14:17:00Z">
        <w:r w:rsidR="0088487F">
          <w:rPr>
            <w:rFonts w:ascii="Times New Roman" w:hAnsi="Times New Roman" w:cs="Times New Roman"/>
          </w:rPr>
          <w:t>interatomic potential</w:t>
        </w:r>
      </w:ins>
      <w:r>
        <w:rPr>
          <w:rFonts w:ascii="Times New Roman" w:hAnsi="Times New Roman" w:cs="Times New Roman"/>
        </w:rPr>
        <w:t xml:space="preserve"> is used in this work. There is a variation between our MD results and previous DFT + U and experimental measurements. For instance, a comparison with DFT + U calculations from </w:t>
      </w:r>
      <w:commentRangeStart w:id="67"/>
      <w:r>
        <w:rPr>
          <w:rFonts w:ascii="Times New Roman" w:hAnsi="Times New Roman" w:cs="Times New Roman"/>
        </w:rPr>
        <w:t xml:space="preserve">Wang </w:t>
      </w:r>
      <w:r w:rsidRPr="00570358">
        <w:rPr>
          <w:rFonts w:ascii="Times New Roman" w:hAnsi="Times New Roman" w:cs="Times New Roman"/>
          <w:i/>
        </w:rPr>
        <w:t>et al</w:t>
      </w:r>
      <w:r>
        <w:rPr>
          <w:rFonts w:ascii="Times New Roman" w:hAnsi="Times New Roman" w:cs="Times New Roman"/>
        </w:rPr>
        <w:t xml:space="preserve"> </w:t>
      </w:r>
      <w:commentRangeEnd w:id="67"/>
      <w:r w:rsidR="002E6C4D">
        <w:rPr>
          <w:rStyle w:val="CommentReference"/>
        </w:rPr>
        <w:commentReference w:id="67"/>
      </w:r>
      <w:r>
        <w:rPr>
          <w:rFonts w:ascii="Times New Roman" w:hAnsi="Times New Roman" w:cs="Times New Roman"/>
        </w:rPr>
        <w:t xml:space="preserve">showed that ‘a’ is underestimated by ~3.1 % and ‘b’ overestimated by 4.88 %. </w:t>
      </w:r>
    </w:p>
    <w:p w14:paraId="565DA62B" w14:textId="77777777" w:rsidR="00DC1DC2" w:rsidRPr="00EB659E" w:rsidRDefault="00DC1DC2" w:rsidP="00DC1DC2">
      <w:pPr>
        <w:spacing w:before="100" w:beforeAutospacing="1" w:after="100" w:afterAutospacing="1" w:line="360" w:lineRule="auto"/>
        <w:jc w:val="both"/>
        <w:rPr>
          <w:rFonts w:ascii="Times New Roman" w:hAnsi="Times New Roman" w:cs="Times New Roman"/>
          <w:sz w:val="20"/>
          <w:szCs w:val="20"/>
        </w:rPr>
      </w:pPr>
      <w:r w:rsidRPr="00EB659E">
        <w:rPr>
          <w:rFonts w:ascii="Times New Roman" w:hAnsi="Times New Roman" w:cs="Times New Roman"/>
          <w:sz w:val="20"/>
          <w:szCs w:val="20"/>
        </w:rPr>
        <w:t>Table 1: Structural properties (lattice parameter a, c (Å) and volume (Å</w:t>
      </w:r>
      <w:r w:rsidRPr="00EB659E">
        <w:rPr>
          <w:rFonts w:ascii="Times New Roman" w:hAnsi="Times New Roman" w:cs="Times New Roman"/>
          <w:sz w:val="20"/>
          <w:szCs w:val="20"/>
          <w:vertAlign w:val="superscript"/>
        </w:rPr>
        <w:t>3</w:t>
      </w:r>
      <w:r w:rsidRPr="00EB659E">
        <w:rPr>
          <w:rFonts w:ascii="Times New Roman" w:hAnsi="Times New Roman" w:cs="Times New Roman"/>
          <w:sz w:val="20"/>
          <w:szCs w:val="20"/>
        </w:rPr>
        <w:t>)) of U</w:t>
      </w:r>
      <w:r w:rsidRPr="00EB659E">
        <w:rPr>
          <w:rFonts w:ascii="Times New Roman" w:hAnsi="Times New Roman" w:cs="Times New Roman"/>
          <w:sz w:val="20"/>
          <w:szCs w:val="20"/>
          <w:vertAlign w:val="subscript"/>
        </w:rPr>
        <w:t>3</w:t>
      </w:r>
      <w:r w:rsidRPr="00EB659E">
        <w:rPr>
          <w:rFonts w:ascii="Times New Roman" w:hAnsi="Times New Roman" w:cs="Times New Roman"/>
          <w:sz w:val="20"/>
          <w:szCs w:val="20"/>
        </w:rPr>
        <w:t>Si</w:t>
      </w:r>
      <w:r w:rsidRPr="00EB659E">
        <w:rPr>
          <w:rFonts w:ascii="Times New Roman" w:hAnsi="Times New Roman" w:cs="Times New Roman"/>
          <w:sz w:val="20"/>
          <w:szCs w:val="20"/>
          <w:vertAlign w:val="subscript"/>
        </w:rPr>
        <w:t>2</w:t>
      </w:r>
      <w:r w:rsidRPr="00EB659E">
        <w:rPr>
          <w:rFonts w:ascii="Times New Roman" w:hAnsi="Times New Roman" w:cs="Times New Roman"/>
          <w:sz w:val="20"/>
          <w:szCs w:val="20"/>
        </w:rPr>
        <w:t xml:space="preserve"> calculated at 0 K using MEAM U-Si potential and compared to DFT + U calculations as well as experiment. </w:t>
      </w:r>
    </w:p>
    <w:tbl>
      <w:tblPr>
        <w:tblStyle w:val="TableGrid"/>
        <w:tblW w:w="0" w:type="auto"/>
        <w:tblLook w:val="04A0" w:firstRow="1" w:lastRow="0" w:firstColumn="1" w:lastColumn="0" w:noHBand="0" w:noVBand="1"/>
      </w:tblPr>
      <w:tblGrid>
        <w:gridCol w:w="2785"/>
        <w:gridCol w:w="1710"/>
        <w:gridCol w:w="1440"/>
        <w:gridCol w:w="1545"/>
        <w:gridCol w:w="1870"/>
      </w:tblGrid>
      <w:tr w:rsidR="00DC1DC2" w14:paraId="36B186AD" w14:textId="77777777" w:rsidTr="00F83552">
        <w:tc>
          <w:tcPr>
            <w:tcW w:w="2785" w:type="dxa"/>
            <w:tcBorders>
              <w:tr2bl w:val="single" w:sz="4" w:space="0" w:color="auto"/>
            </w:tcBorders>
          </w:tcPr>
          <w:p w14:paraId="61BC951D" w14:textId="77777777" w:rsidR="00DC1DC2" w:rsidRDefault="00DC1DC2" w:rsidP="00F83552">
            <w:pPr>
              <w:spacing w:before="100" w:beforeAutospacing="1" w:after="100" w:afterAutospacing="1" w:line="360" w:lineRule="auto"/>
              <w:jc w:val="both"/>
              <w:rPr>
                <w:rFonts w:ascii="Times New Roman" w:hAnsi="Times New Roman" w:cs="Times New Roman"/>
              </w:rPr>
            </w:pPr>
          </w:p>
        </w:tc>
        <w:tc>
          <w:tcPr>
            <w:tcW w:w="1710" w:type="dxa"/>
          </w:tcPr>
          <w:p w14:paraId="1AB15D0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w:t>
            </w:r>
          </w:p>
        </w:tc>
        <w:tc>
          <w:tcPr>
            <w:tcW w:w="1440" w:type="dxa"/>
          </w:tcPr>
          <w:p w14:paraId="214B2ADE"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w:t>
            </w:r>
          </w:p>
        </w:tc>
        <w:tc>
          <w:tcPr>
            <w:tcW w:w="1545" w:type="dxa"/>
          </w:tcPr>
          <w:p w14:paraId="5BB83F25"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Volume/atom</w:t>
            </w:r>
          </w:p>
        </w:tc>
        <w:tc>
          <w:tcPr>
            <w:tcW w:w="1870" w:type="dxa"/>
          </w:tcPr>
          <w:p w14:paraId="465B46A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c/a</w:t>
            </w:r>
          </w:p>
        </w:tc>
      </w:tr>
      <w:tr w:rsidR="00DC1DC2" w14:paraId="03627702" w14:textId="77777777" w:rsidTr="00F83552">
        <w:tc>
          <w:tcPr>
            <w:tcW w:w="2785" w:type="dxa"/>
          </w:tcPr>
          <w:p w14:paraId="53885BCF"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This work (MD)</w:t>
            </w:r>
          </w:p>
        </w:tc>
        <w:tc>
          <w:tcPr>
            <w:tcW w:w="1710" w:type="dxa"/>
          </w:tcPr>
          <w:p w14:paraId="3137008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261CC75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4.064</w:t>
            </w:r>
          </w:p>
        </w:tc>
        <w:tc>
          <w:tcPr>
            <w:tcW w:w="1545" w:type="dxa"/>
          </w:tcPr>
          <w:p w14:paraId="3918FFB8" w14:textId="77777777" w:rsidR="00DC1DC2" w:rsidRDefault="00DC1DC2" w:rsidP="00F83552">
            <w:pPr>
              <w:spacing w:before="100" w:beforeAutospacing="1" w:after="100" w:afterAutospacing="1" w:line="360" w:lineRule="auto"/>
              <w:jc w:val="center"/>
              <w:rPr>
                <w:rFonts w:ascii="Times New Roman" w:hAnsi="Times New Roman" w:cs="Times New Roman"/>
              </w:rPr>
            </w:pPr>
            <w:commentRangeStart w:id="68"/>
            <w:r>
              <w:rPr>
                <w:rFonts w:ascii="Times New Roman" w:hAnsi="Times New Roman" w:cs="Times New Roman"/>
              </w:rPr>
              <w:t>20.561</w:t>
            </w:r>
            <w:commentRangeEnd w:id="68"/>
            <w:r w:rsidR="0088487F">
              <w:rPr>
                <w:rStyle w:val="CommentReference"/>
              </w:rPr>
              <w:commentReference w:id="68"/>
            </w:r>
          </w:p>
        </w:tc>
        <w:tc>
          <w:tcPr>
            <w:tcW w:w="1870" w:type="dxa"/>
          </w:tcPr>
          <w:p w14:paraId="0F1713E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DC1DC2" w14:paraId="6CDFB558" w14:textId="77777777" w:rsidTr="00F83552">
        <w:tc>
          <w:tcPr>
            <w:tcW w:w="2785" w:type="dxa"/>
          </w:tcPr>
          <w:p w14:paraId="737C3A27"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Beeler (MD) </w:t>
            </w:r>
            <w:r w:rsidRPr="004C3E84">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[21]","plainTextFormattedCitation":"[21]","previouslyFormattedCitation":"[21]"},"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[21]</w:t>
            </w:r>
            <w:r>
              <w:rPr>
                <w:rFonts w:ascii="Times New Roman" w:hAnsi="Times New Roman" w:cs="Times New Roman"/>
              </w:rPr>
              <w:fldChar w:fldCharType="end"/>
            </w:r>
          </w:p>
        </w:tc>
        <w:tc>
          <w:tcPr>
            <w:tcW w:w="1710" w:type="dxa"/>
          </w:tcPr>
          <w:p w14:paraId="7FCFCD5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6206A23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4.063</w:t>
            </w:r>
          </w:p>
        </w:tc>
        <w:tc>
          <w:tcPr>
            <w:tcW w:w="1545" w:type="dxa"/>
          </w:tcPr>
          <w:p w14:paraId="338AA0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20.355</w:t>
            </w:r>
          </w:p>
        </w:tc>
        <w:tc>
          <w:tcPr>
            <w:tcW w:w="1870" w:type="dxa"/>
          </w:tcPr>
          <w:p w14:paraId="6849A8D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DC1DC2" w14:paraId="0EFA6986" w14:textId="77777777" w:rsidTr="00F83552">
        <w:tc>
          <w:tcPr>
            <w:tcW w:w="2785" w:type="dxa"/>
          </w:tcPr>
          <w:p w14:paraId="5D3CDE5D"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Wang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[12]</w:t>
            </w:r>
            <w:r>
              <w:rPr>
                <w:rFonts w:ascii="Times New Roman" w:hAnsi="Times New Roman" w:cs="Times New Roman"/>
                <w:i/>
              </w:rPr>
              <w:fldChar w:fldCharType="end"/>
            </w:r>
          </w:p>
        </w:tc>
        <w:tc>
          <w:tcPr>
            <w:tcW w:w="1710" w:type="dxa"/>
          </w:tcPr>
          <w:p w14:paraId="032B771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w:t>
            </w:r>
          </w:p>
        </w:tc>
        <w:tc>
          <w:tcPr>
            <w:tcW w:w="1440" w:type="dxa"/>
          </w:tcPr>
          <w:p w14:paraId="358591D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w:t>
            </w:r>
          </w:p>
        </w:tc>
        <w:tc>
          <w:tcPr>
            <w:tcW w:w="1545" w:type="dxa"/>
          </w:tcPr>
          <w:p w14:paraId="6039AE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20.82</w:t>
            </w:r>
          </w:p>
        </w:tc>
        <w:tc>
          <w:tcPr>
            <w:tcW w:w="1870" w:type="dxa"/>
          </w:tcPr>
          <w:p w14:paraId="1FEAD50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5F441778" w14:textId="77777777" w:rsidTr="00F83552">
        <w:tc>
          <w:tcPr>
            <w:tcW w:w="2785" w:type="dxa"/>
          </w:tcPr>
          <w:p w14:paraId="37AEEB35"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Jossou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[15]</w:t>
            </w:r>
            <w:r>
              <w:rPr>
                <w:rFonts w:ascii="Times New Roman" w:hAnsi="Times New Roman" w:cs="Times New Roman"/>
                <w:i/>
              </w:rPr>
              <w:fldChar w:fldCharType="end"/>
            </w:r>
          </w:p>
        </w:tc>
        <w:tc>
          <w:tcPr>
            <w:tcW w:w="1710" w:type="dxa"/>
          </w:tcPr>
          <w:p w14:paraId="4C822C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7.21</w:t>
            </w:r>
          </w:p>
        </w:tc>
        <w:tc>
          <w:tcPr>
            <w:tcW w:w="1440" w:type="dxa"/>
          </w:tcPr>
          <w:p w14:paraId="38F4882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3.86</w:t>
            </w:r>
          </w:p>
        </w:tc>
        <w:tc>
          <w:tcPr>
            <w:tcW w:w="1545" w:type="dxa"/>
          </w:tcPr>
          <w:p w14:paraId="1816F81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20.07</w:t>
            </w:r>
          </w:p>
        </w:tc>
        <w:tc>
          <w:tcPr>
            <w:tcW w:w="1870" w:type="dxa"/>
          </w:tcPr>
          <w:p w14:paraId="443924C3"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0.54</w:t>
            </w:r>
          </w:p>
        </w:tc>
      </w:tr>
      <w:tr w:rsidR="00DC1DC2" w14:paraId="7FD9CFE1" w14:textId="77777777" w:rsidTr="00F83552">
        <w:tc>
          <w:tcPr>
            <w:tcW w:w="2785" w:type="dxa"/>
          </w:tcPr>
          <w:p w14:paraId="52452D23"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Zachariasen (Expt.)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plainTextFormattedCitation":"[7]"},"properties":{"noteIndex":0},"schema":"https://github.com/citation-style-language/schema/raw/master/csl-citation.json"}</w:instrText>
            </w:r>
            <w:r>
              <w:rPr>
                <w:rFonts w:ascii="Times New Roman" w:hAnsi="Times New Roman" w:cs="Times New Roman"/>
              </w:rPr>
              <w:fldChar w:fldCharType="separate"/>
            </w:r>
            <w:r w:rsidRPr="00BB07C8">
              <w:rPr>
                <w:rFonts w:ascii="Times New Roman" w:hAnsi="Times New Roman" w:cs="Times New Roman"/>
                <w:noProof/>
              </w:rPr>
              <w:t>[7]</w:t>
            </w:r>
            <w:r>
              <w:rPr>
                <w:rFonts w:ascii="Times New Roman" w:hAnsi="Times New Roman" w:cs="Times New Roman"/>
              </w:rPr>
              <w:fldChar w:fldCharType="end"/>
            </w:r>
          </w:p>
        </w:tc>
        <w:tc>
          <w:tcPr>
            <w:tcW w:w="1710" w:type="dxa"/>
          </w:tcPr>
          <w:p w14:paraId="42E169B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7.3151</w:t>
            </w:r>
          </w:p>
        </w:tc>
        <w:tc>
          <w:tcPr>
            <w:tcW w:w="1440" w:type="dxa"/>
          </w:tcPr>
          <w:p w14:paraId="5CA053D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3.8925</w:t>
            </w:r>
          </w:p>
        </w:tc>
        <w:tc>
          <w:tcPr>
            <w:tcW w:w="1545" w:type="dxa"/>
          </w:tcPr>
          <w:p w14:paraId="0DBD1C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20.80</w:t>
            </w:r>
          </w:p>
        </w:tc>
        <w:tc>
          <w:tcPr>
            <w:tcW w:w="1870" w:type="dxa"/>
          </w:tcPr>
          <w:p w14:paraId="2B087E1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2AC5FDCE" w14:textId="77777777" w:rsidTr="00F83552">
        <w:tc>
          <w:tcPr>
            <w:tcW w:w="2785" w:type="dxa"/>
          </w:tcPr>
          <w:p w14:paraId="6208EC4A" w14:textId="77777777" w:rsidR="00DC1DC2" w:rsidRPr="00BB07C8"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Obbard (Expt.)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i/>
              </w:rPr>
              <w:fldChar w:fldCharType="separate"/>
            </w:r>
            <w:r w:rsidRPr="00BB07C8">
              <w:rPr>
                <w:rFonts w:ascii="Times New Roman" w:hAnsi="Times New Roman" w:cs="Times New Roman"/>
                <w:noProof/>
              </w:rPr>
              <w:t>[14]</w:t>
            </w:r>
            <w:r>
              <w:rPr>
                <w:rFonts w:ascii="Times New Roman" w:hAnsi="Times New Roman" w:cs="Times New Roman"/>
                <w:i/>
              </w:rPr>
              <w:fldChar w:fldCharType="end"/>
            </w:r>
          </w:p>
        </w:tc>
        <w:tc>
          <w:tcPr>
            <w:tcW w:w="1710" w:type="dxa"/>
          </w:tcPr>
          <w:p w14:paraId="0B5DAEF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7.324</w:t>
            </w:r>
          </w:p>
        </w:tc>
        <w:tc>
          <w:tcPr>
            <w:tcW w:w="1440" w:type="dxa"/>
          </w:tcPr>
          <w:p w14:paraId="240E430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3.882</w:t>
            </w:r>
          </w:p>
        </w:tc>
        <w:tc>
          <w:tcPr>
            <w:tcW w:w="1545" w:type="dxa"/>
          </w:tcPr>
          <w:p w14:paraId="522D27D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20.832</w:t>
            </w:r>
          </w:p>
        </w:tc>
        <w:tc>
          <w:tcPr>
            <w:tcW w:w="1870" w:type="dxa"/>
          </w:tcPr>
          <w:p w14:paraId="295E894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0.530</w:t>
            </w:r>
          </w:p>
        </w:tc>
      </w:tr>
    </w:tbl>
    <w:p w14:paraId="08A68F79" w14:textId="77777777" w:rsidR="00DC1DC2" w:rsidRPr="005A3880"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 xml:space="preserve">The average lattice parameters a, c and cell volume </w:t>
      </w:r>
      <w:r>
        <w:rPr>
          <w:rFonts w:ascii="Times New Roman" w:hAnsi="Times New Roman" w:cs="Times New Roman"/>
        </w:rPr>
        <w:t xml:space="preserve">‘v’ </w:t>
      </w:r>
      <w:r w:rsidRPr="005A3880">
        <w:rPr>
          <w:rFonts w:ascii="Times New Roman" w:hAnsi="Times New Roman" w:cs="Times New Roman"/>
        </w:rPr>
        <w:t>as a function of temperature obtained from the MD simulation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are shown in Figure 3a-c. Experimental values are also plotted in the range from 298 K to 1872 K. The lattice parameter </w:t>
      </w:r>
      <w:r>
        <w:rPr>
          <w:rFonts w:ascii="Times New Roman" w:hAnsi="Times New Roman" w:cs="Times New Roman"/>
        </w:rPr>
        <w:t>‘</w:t>
      </w:r>
      <w:r w:rsidRPr="005A3880">
        <w:rPr>
          <w:rFonts w:ascii="Times New Roman" w:hAnsi="Times New Roman" w:cs="Times New Roman"/>
        </w:rPr>
        <w:t>a</w:t>
      </w:r>
      <w:r>
        <w:rPr>
          <w:rFonts w:ascii="Times New Roman" w:hAnsi="Times New Roman" w:cs="Times New Roman"/>
        </w:rPr>
        <w:t>’</w:t>
      </w:r>
      <w:r w:rsidRPr="005A3880">
        <w:rPr>
          <w:rFonts w:ascii="Times New Roman" w:hAnsi="Times New Roman" w:cs="Times New Roman"/>
        </w:rPr>
        <w:t xml:space="preserve"> and cell volume are underestimated while </w:t>
      </w:r>
      <w:r>
        <w:rPr>
          <w:rFonts w:ascii="Times New Roman" w:hAnsi="Times New Roman" w:cs="Times New Roman"/>
        </w:rPr>
        <w:t>‘</w:t>
      </w:r>
      <w:r w:rsidRPr="005A3880">
        <w:rPr>
          <w:rFonts w:ascii="Times New Roman" w:hAnsi="Times New Roman" w:cs="Times New Roman"/>
        </w:rPr>
        <w:t>c</w:t>
      </w:r>
      <w:r>
        <w:rPr>
          <w:rFonts w:ascii="Times New Roman" w:hAnsi="Times New Roman" w:cs="Times New Roman"/>
        </w:rPr>
        <w:t>’</w:t>
      </w:r>
      <w:r w:rsidRPr="005A3880">
        <w:rPr>
          <w:rFonts w:ascii="Times New Roman" w:hAnsi="Times New Roman" w:cs="Times New Roman"/>
        </w:rPr>
        <w:t xml:space="preserve"> is overestimated but needless to say that the MD result</w:t>
      </w:r>
      <w:r>
        <w:rPr>
          <w:rFonts w:ascii="Times New Roman" w:hAnsi="Times New Roman" w:cs="Times New Roman"/>
        </w:rPr>
        <w:t>s follow</w:t>
      </w:r>
      <w:r w:rsidRPr="005A3880">
        <w:rPr>
          <w:rFonts w:ascii="Times New Roman" w:hAnsi="Times New Roman" w:cs="Times New Roman"/>
        </w:rPr>
        <w:t xml:space="preserve"> the experimental trend. This is understandable since the interatomic potential model was not fitted with these data. In Figure 3a-c the behaviour of the lattice parameters and cell volume can be seen to be almost linear in the range of 298 - 1800 K approximately. </w:t>
      </w:r>
    </w:p>
    <w:p w14:paraId="78DABAF1"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Fig</w:t>
      </w:r>
      <w:r>
        <w:rPr>
          <w:rFonts w:ascii="Times New Roman" w:hAnsi="Times New Roman" w:cs="Times New Roman"/>
        </w:rPr>
        <w:t>ure</w:t>
      </w:r>
      <w:r w:rsidRPr="005A3880">
        <w:rPr>
          <w:rFonts w:ascii="Times New Roman" w:hAnsi="Times New Roman" w:cs="Times New Roman"/>
        </w:rPr>
        <w:t xml:space="preserve"> 3d-f shows thermal strain ΔL/L</w:t>
      </w:r>
      <w:r w:rsidRPr="005A3880">
        <w:rPr>
          <w:rFonts w:ascii="Times New Roman" w:hAnsi="Times New Roman" w:cs="Times New Roman"/>
          <w:vertAlign w:val="subscript"/>
        </w:rPr>
        <w:t>0</w:t>
      </w:r>
      <w:r w:rsidRPr="005A3880">
        <w:rPr>
          <w:rFonts w:ascii="Times New Roman" w:hAnsi="Times New Roman" w:cs="Times New Roman"/>
        </w:rPr>
        <w:t xml:space="preserve"> </w:t>
      </w:r>
      <w:r>
        <w:rPr>
          <w:rFonts w:ascii="Times New Roman" w:hAnsi="Times New Roman" w:cs="Times New Roman"/>
        </w:rPr>
        <w:t xml:space="preserve">as function of temperature </w:t>
      </w:r>
      <w:r w:rsidRPr="005A3880">
        <w:rPr>
          <w:rFonts w:ascii="Times New Roman" w:hAnsi="Times New Roman" w:cs="Times New Roman"/>
        </w:rPr>
        <w:t xml:space="preserve">where L is </w:t>
      </w:r>
      <w:r>
        <w:rPr>
          <w:rFonts w:ascii="Times New Roman" w:hAnsi="Times New Roman" w:cs="Times New Roman"/>
        </w:rPr>
        <w:t>lattice parameters ‘a’, ‘c’</w:t>
      </w:r>
      <w:r w:rsidRPr="005A3880">
        <w:rPr>
          <w:rFonts w:ascii="Times New Roman" w:hAnsi="Times New Roman" w:cs="Times New Roman"/>
        </w:rPr>
        <w:t xml:space="preserve"> </w:t>
      </w:r>
      <w:r>
        <w:rPr>
          <w:rFonts w:ascii="Times New Roman" w:hAnsi="Times New Roman" w:cs="Times New Roman"/>
        </w:rPr>
        <w:t xml:space="preserve">and </w:t>
      </w:r>
      <w:r w:rsidRPr="005A3880">
        <w:rPr>
          <w:rFonts w:ascii="Times New Roman" w:hAnsi="Times New Roman" w:cs="Times New Roman"/>
        </w:rPr>
        <w:t>cell volume</w:t>
      </w:r>
      <w:r>
        <w:rPr>
          <w:rFonts w:ascii="Times New Roman" w:hAnsi="Times New Roman" w:cs="Times New Roman"/>
        </w:rPr>
        <w:t xml:space="preserve"> ‘v’</w:t>
      </w:r>
      <w:r w:rsidRPr="005A3880">
        <w:rPr>
          <w:rFonts w:ascii="Times New Roman" w:hAnsi="Times New Roman" w:cs="Times New Roman"/>
        </w:rPr>
        <w:t xml:space="preserve">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structure. </w:t>
      </w:r>
      <w:r>
        <w:rPr>
          <w:rFonts w:ascii="Times New Roman" w:hAnsi="Times New Roman" w:cs="Times New Roman"/>
        </w:rPr>
        <w:t xml:space="preserve">There is a subtle change in the thermal gradient at temperature points </w:t>
      </w:r>
      <w:r>
        <w:rPr>
          <w:rFonts w:ascii="Times New Roman" w:hAnsi="Times New Roman" w:cs="Times New Roman"/>
        </w:rPr>
        <w:lastRenderedPageBreak/>
        <w:t xml:space="preserve">which coincidentally marks the onset of change in the LTEC calculated for </w:t>
      </w:r>
      <w:r w:rsidRPr="005A3880">
        <w:rPr>
          <w:rFonts w:ascii="Times New Roman" w:hAnsi="Times New Roman" w:cs="Times New Roman"/>
        </w:rPr>
        <w:t>U</w:t>
      </w:r>
      <w:r w:rsidRPr="003B3FF5">
        <w:rPr>
          <w:rFonts w:ascii="Times New Roman" w:hAnsi="Times New Roman" w:cs="Times New Roman"/>
          <w:vertAlign w:val="subscript"/>
        </w:rPr>
        <w:t>3</w:t>
      </w:r>
      <w:r w:rsidRPr="005A3880">
        <w:rPr>
          <w:rFonts w:ascii="Times New Roman" w:hAnsi="Times New Roman" w:cs="Times New Roman"/>
        </w:rPr>
        <w:t>Si</w:t>
      </w:r>
      <w:r w:rsidRPr="003B3FF5">
        <w:rPr>
          <w:rFonts w:ascii="Times New Roman" w:hAnsi="Times New Roman" w:cs="Times New Roman"/>
          <w:vertAlign w:val="subscript"/>
        </w:rPr>
        <w:t>2</w:t>
      </w:r>
      <w:r>
        <w:rPr>
          <w:rFonts w:ascii="Times New Roman" w:hAnsi="Times New Roman" w:cs="Times New Roman"/>
        </w:rPr>
        <w:t xml:space="preserve">. The underestimation of the LTEC in comparison with experimental data is predictable as the thermal strains are also underestimated especially after ~500 K. </w:t>
      </w:r>
      <w:r w:rsidRPr="005A3880">
        <w:rPr>
          <w:rFonts w:ascii="Times New Roman" w:hAnsi="Times New Roman" w:cs="Times New Roman"/>
        </w:rPr>
        <w:t xml:space="preserve"> </w:t>
      </w:r>
    </w:p>
    <w:p w14:paraId="7A42B346" w14:textId="77777777" w:rsidR="00DC1DC2" w:rsidRDefault="00DC1DC2" w:rsidP="00DC1DC2">
      <w:pPr>
        <w:spacing w:before="100" w:beforeAutospacing="1" w:after="100" w:afterAutospacing="1" w:line="360" w:lineRule="auto"/>
        <w:jc w:val="center"/>
        <w:rPr>
          <w:rFonts w:ascii="Times New Roman" w:hAnsi="Times New Roman" w:cs="Times New Roman"/>
        </w:rPr>
      </w:pPr>
      <w:r w:rsidRPr="002019E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04E022F" wp14:editId="4BB68703">
                <wp:simplePos x="0" y="0"/>
                <wp:positionH relativeFrom="column">
                  <wp:posOffset>-317500</wp:posOffset>
                </wp:positionH>
                <wp:positionV relativeFrom="paragraph">
                  <wp:posOffset>0</wp:posOffset>
                </wp:positionV>
                <wp:extent cx="6578354" cy="3972206"/>
                <wp:effectExtent l="0" t="0" r="0" b="9525"/>
                <wp:wrapNone/>
                <wp:docPr id="135" name="Group 27"/>
                <wp:cNvGraphicFramePr/>
                <a:graphic xmlns:a="http://schemas.openxmlformats.org/drawingml/2006/main">
                  <a:graphicData uri="http://schemas.microsoft.com/office/word/2010/wordprocessingGroup">
                    <wpg:wgp>
                      <wpg:cNvGrpSpPr/>
                      <wpg:grpSpPr>
                        <a:xfrm>
                          <a:off x="0" y="0"/>
                          <a:ext cx="6578354" cy="3972206"/>
                          <a:chOff x="0" y="0"/>
                          <a:chExt cx="6578354" cy="3972206"/>
                        </a:xfrm>
                      </wpg:grpSpPr>
                      <wpg:grpSp>
                        <wpg:cNvPr id="136" name="Group 136"/>
                        <wpg:cNvGrpSpPr/>
                        <wpg:grpSpPr>
                          <a:xfrm>
                            <a:off x="3266982" y="817"/>
                            <a:ext cx="3311372" cy="3962501"/>
                            <a:chOff x="3266982" y="817"/>
                            <a:chExt cx="3311372" cy="3962501"/>
                          </a:xfrm>
                        </wpg:grpSpPr>
                        <pic:pic xmlns:pic="http://schemas.openxmlformats.org/drawingml/2006/picture">
                          <pic:nvPicPr>
                            <pic:cNvPr id="137" name="Picture 137"/>
                            <pic:cNvPicPr>
                              <a:picLocks noChangeAspect="1"/>
                            </pic:cNvPicPr>
                          </pic:nvPicPr>
                          <pic:blipFill rotWithShape="1">
                            <a:blip r:embed="rId11"/>
                            <a:srcRect l="6210" t="4594" r="12203" b="10409"/>
                            <a:stretch/>
                          </pic:blipFill>
                          <pic:spPr>
                            <a:xfrm>
                              <a:off x="3320247" y="817"/>
                              <a:ext cx="3204839" cy="1313895"/>
                            </a:xfrm>
                            <a:prstGeom prst="rect">
                              <a:avLst/>
                            </a:prstGeom>
                          </pic:spPr>
                        </pic:pic>
                        <pic:pic xmlns:pic="http://schemas.openxmlformats.org/drawingml/2006/picture">
                          <pic:nvPicPr>
                            <pic:cNvPr id="138" name="Picture 138"/>
                            <pic:cNvPicPr>
                              <a:picLocks noChangeAspect="1"/>
                            </pic:cNvPicPr>
                          </pic:nvPicPr>
                          <pic:blipFill rotWithShape="1">
                            <a:blip r:embed="rId12"/>
                            <a:srcRect l="5553" t="3913" r="11392"/>
                            <a:stretch/>
                          </pic:blipFill>
                          <pic:spPr>
                            <a:xfrm>
                              <a:off x="3315809" y="2477968"/>
                              <a:ext cx="3262545" cy="1485350"/>
                            </a:xfrm>
                            <a:prstGeom prst="rect">
                              <a:avLst/>
                            </a:prstGeom>
                          </pic:spPr>
                        </pic:pic>
                        <pic:pic xmlns:pic="http://schemas.openxmlformats.org/drawingml/2006/picture">
                          <pic:nvPicPr>
                            <pic:cNvPr id="139" name="Picture 139"/>
                            <pic:cNvPicPr>
                              <a:picLocks noChangeAspect="1"/>
                            </pic:cNvPicPr>
                          </pic:nvPicPr>
                          <pic:blipFill rotWithShape="1">
                            <a:blip r:embed="rId13"/>
                            <a:srcRect l="4686" t="5689" r="12371" b="11612"/>
                            <a:stretch/>
                          </pic:blipFill>
                          <pic:spPr>
                            <a:xfrm>
                              <a:off x="3266982" y="1252852"/>
                              <a:ext cx="3258106" cy="1278384"/>
                            </a:xfrm>
                            <a:prstGeom prst="rect">
                              <a:avLst/>
                            </a:prstGeom>
                          </pic:spPr>
                        </pic:pic>
                        <wps:wsp>
                          <wps:cNvPr id="140" name="TextBox 13"/>
                          <wps:cNvSpPr txBox="1"/>
                          <wps:spPr>
                            <a:xfrm>
                              <a:off x="6080105" y="937342"/>
                              <a:ext cx="290830" cy="231140"/>
                            </a:xfrm>
                            <a:prstGeom prst="rect">
                              <a:avLst/>
                            </a:prstGeom>
                            <a:noFill/>
                          </wps:spPr>
                          <wps:txbx>
                            <w:txbxContent>
                              <w:p w14:paraId="078055F3"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wps:txbx>
                          <wps:bodyPr wrap="none" rtlCol="0">
                            <a:spAutoFit/>
                          </wps:bodyPr>
                        </wps:wsp>
                        <wps:wsp>
                          <wps:cNvPr id="141" name="TextBox 14"/>
                          <wps:cNvSpPr txBox="1"/>
                          <wps:spPr>
                            <a:xfrm>
                              <a:off x="6080845" y="2162371"/>
                              <a:ext cx="309245" cy="231140"/>
                            </a:xfrm>
                            <a:prstGeom prst="rect">
                              <a:avLst/>
                            </a:prstGeom>
                            <a:noFill/>
                          </wps:spPr>
                          <wps:txbx>
                            <w:txbxContent>
                              <w:p w14:paraId="527173B1"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wps:txbx>
                          <wps:bodyPr wrap="none" rtlCol="0">
                            <a:spAutoFit/>
                          </wps:bodyPr>
                        </wps:wsp>
                        <wps:wsp>
                          <wps:cNvPr id="142" name="TextBox 15"/>
                          <wps:cNvSpPr txBox="1"/>
                          <wps:spPr>
                            <a:xfrm>
                              <a:off x="6079745" y="3418505"/>
                              <a:ext cx="312420" cy="231140"/>
                            </a:xfrm>
                            <a:prstGeom prst="rect">
                              <a:avLst/>
                            </a:prstGeom>
                            <a:noFill/>
                          </wps:spPr>
                          <wps:txbx>
                            <w:txbxContent>
                              <w:p w14:paraId="1BC2746F"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wps:txbx>
                          <wps:bodyPr wrap="none" rtlCol="0">
                            <a:spAutoFit/>
                          </wps:bodyPr>
                        </wps:wsp>
                      </wpg:grpSp>
                      <wpg:grpSp>
                        <wpg:cNvPr id="143" name="Group 143"/>
                        <wpg:cNvGrpSpPr/>
                        <wpg:grpSpPr>
                          <a:xfrm>
                            <a:off x="0" y="0"/>
                            <a:ext cx="3329128" cy="3972206"/>
                            <a:chOff x="0" y="0"/>
                            <a:chExt cx="3329128" cy="3972206"/>
                          </a:xfrm>
                        </wpg:grpSpPr>
                        <pic:pic xmlns:pic="http://schemas.openxmlformats.org/drawingml/2006/picture">
                          <pic:nvPicPr>
                            <pic:cNvPr id="144" name="Picture 144"/>
                            <pic:cNvPicPr>
                              <a:picLocks noChangeAspect="1"/>
                            </pic:cNvPicPr>
                          </pic:nvPicPr>
                          <pic:blipFill rotWithShape="1">
                            <a:blip r:embed="rId14"/>
                            <a:srcRect l="5779" t="3912" r="11052" b="11072"/>
                            <a:stretch/>
                          </pic:blipFill>
                          <pic:spPr>
                            <a:xfrm>
                              <a:off x="0" y="0"/>
                              <a:ext cx="3266982" cy="1314181"/>
                            </a:xfrm>
                            <a:prstGeom prst="rect">
                              <a:avLst/>
                            </a:prstGeom>
                          </pic:spPr>
                        </pic:pic>
                        <pic:pic xmlns:pic="http://schemas.openxmlformats.org/drawingml/2006/picture">
                          <pic:nvPicPr>
                            <pic:cNvPr id="145" name="Picture 145"/>
                            <pic:cNvPicPr>
                              <a:picLocks noChangeAspect="1"/>
                            </pic:cNvPicPr>
                          </pic:nvPicPr>
                          <pic:blipFill rotWithShape="1">
                            <a:blip r:embed="rId15"/>
                            <a:srcRect l="6231" t="3913" r="10148" b="9943"/>
                            <a:stretch/>
                          </pic:blipFill>
                          <pic:spPr>
                            <a:xfrm>
                              <a:off x="8877" y="1233991"/>
                              <a:ext cx="3284739" cy="1331650"/>
                            </a:xfrm>
                            <a:prstGeom prst="rect">
                              <a:avLst/>
                            </a:prstGeom>
                          </pic:spPr>
                        </pic:pic>
                        <pic:pic xmlns:pic="http://schemas.openxmlformats.org/drawingml/2006/picture">
                          <pic:nvPicPr>
                            <pic:cNvPr id="146" name="Picture 146"/>
                            <pic:cNvPicPr>
                              <a:picLocks noChangeAspect="1"/>
                            </pic:cNvPicPr>
                          </pic:nvPicPr>
                          <pic:blipFill rotWithShape="1">
                            <a:blip r:embed="rId16"/>
                            <a:srcRect l="7135" t="5582" r="9244"/>
                            <a:stretch/>
                          </pic:blipFill>
                          <pic:spPr>
                            <a:xfrm>
                              <a:off x="44389" y="2512661"/>
                              <a:ext cx="3284739" cy="1459545"/>
                            </a:xfrm>
                            <a:prstGeom prst="rect">
                              <a:avLst/>
                            </a:prstGeom>
                          </pic:spPr>
                        </pic:pic>
                        <wps:wsp>
                          <wps:cNvPr id="147" name="TextBox 23"/>
                          <wps:cNvSpPr txBox="1"/>
                          <wps:spPr>
                            <a:xfrm>
                              <a:off x="2716408" y="3416371"/>
                              <a:ext cx="311150" cy="231140"/>
                            </a:xfrm>
                            <a:prstGeom prst="rect">
                              <a:avLst/>
                            </a:prstGeom>
                            <a:noFill/>
                          </wps:spPr>
                          <wps:txbx>
                            <w:txbxContent>
                              <w:p w14:paraId="36526430"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wps:txbx>
                          <wps:bodyPr wrap="none" rtlCol="0">
                            <a:spAutoFit/>
                          </wps:bodyPr>
                        </wps:wsp>
                        <wps:wsp>
                          <wps:cNvPr id="148" name="TextBox 24"/>
                          <wps:cNvSpPr txBox="1"/>
                          <wps:spPr>
                            <a:xfrm>
                              <a:off x="2724261" y="2153558"/>
                              <a:ext cx="312420" cy="231140"/>
                            </a:xfrm>
                            <a:prstGeom prst="rect">
                              <a:avLst/>
                            </a:prstGeom>
                            <a:noFill/>
                          </wps:spPr>
                          <wps:txbx>
                            <w:txbxContent>
                              <w:p w14:paraId="028B8CB3"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wps:txbx>
                          <wps:bodyPr wrap="none" rtlCol="0">
                            <a:spAutoFit/>
                          </wps:bodyPr>
                        </wps:wsp>
                        <wps:wsp>
                          <wps:cNvPr id="149" name="TextBox 25"/>
                          <wps:cNvSpPr txBox="1"/>
                          <wps:spPr>
                            <a:xfrm>
                              <a:off x="2724422" y="934966"/>
                              <a:ext cx="300990" cy="231140"/>
                            </a:xfrm>
                            <a:prstGeom prst="rect">
                              <a:avLst/>
                            </a:prstGeom>
                            <a:noFill/>
                          </wps:spPr>
                          <wps:txbx>
                            <w:txbxContent>
                              <w:p w14:paraId="51861271"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wps:txbx>
                          <wps:bodyPr wrap="none" rtlCol="0">
                            <a:spAutoFit/>
                          </wps:bodyPr>
                        </wps:wsp>
                      </wpg:grpSp>
                    </wpg:wgp>
                  </a:graphicData>
                </a:graphic>
              </wp:anchor>
            </w:drawing>
          </mc:Choice>
          <mc:Fallback>
            <w:pict>
              <v:group w14:anchorId="004E022F" id="Group 27" o:spid="_x0000_s1026" style="position:absolute;left:0;text-align:left;margin-left:-25pt;margin-top:0;width:518pt;height:312.75pt;z-index:251661312" coordsize="65783,3972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">
                <v:group id="Group 136" o:spid="_x0000_s1027" style="position:absolute;left:32669;top:8;width:33114;height:39625" coordorigin="32669,8" coordsize="33113,3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8" type="#_x0000_t75" style="position:absolute;left:33202;top:8;width:32048;height:13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">
                    <v:imagedata r:id="rId17" o:title="" croptop="3011f" cropbottom="6822f" cropleft="4070f" cropright="7997f"/>
                  </v:shape>
                  <v:shape id="Picture 138" o:spid="_x0000_s1029" type="#_x0000_t75" style="position:absolute;left:33158;top:24779;width:32625;height:14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">
                    <v:imagedata r:id="rId18" o:title="" croptop="2564f" cropleft="3639f" cropright="7466f"/>
                  </v:shape>
                  <v:shape id="Picture 139" o:spid="_x0000_s1030" type="#_x0000_t75" style="position:absolute;left:32669;top:12528;width:32581;height:12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">
                    <v:imagedata r:id="rId19" o:title="" croptop="3728f" cropbottom="7610f" cropleft="3071f" cropright="8107f"/>
                  </v:shape>
                  <v:shapetype id="_x0000_t202" coordsize="21600,21600" o:spt="202" path="m,l,21600r21600,l21600,xe">
                    <v:stroke joinstyle="miter"/>
                    <v:path gradientshapeok="t" o:connecttype="rect"/>
                  </v:shapetype>
                  <v:shape id="TextBox 13" o:spid="_x0000_s1031" type="#_x0000_t202" style="position:absolute;left:60801;top:9373;width:2908;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" filled="f" stroked="f">
                    <v:textbox style="mso-fit-shape-to-text:t">
                      <w:txbxContent>
                        <w:p w14:paraId="078055F3"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v:textbox>
                  </v:shape>
                  <v:shape id="TextBox 14" o:spid="_x0000_s1032" type="#_x0000_t202" style="position:absolute;left:60808;top:21623;width:3092;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" filled="f" stroked="f">
                    <v:textbox style="mso-fit-shape-to-text:t">
                      <w:txbxContent>
                        <w:p w14:paraId="527173B1"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v:textbox>
                  </v:shape>
                  <v:shape id="TextBox 15" o:spid="_x0000_s1033" type="#_x0000_t202" style="position:absolute;left:60797;top:34185;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" filled="f" stroked="f">
                    <v:textbox style="mso-fit-shape-to-text:t">
                      <w:txbxContent>
                        <w:p w14:paraId="1BC2746F"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v:textbox>
                  </v:shape>
                </v:group>
                <v:group id="Group 143" o:spid="_x0000_s1034" style="position:absolute;width:33291;height:39722" coordsize="33291,39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OB2yQAAAOE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">
                  <v:shape id="Picture 144" o:spid="_x0000_s1035" type="#_x0000_t75" style="position:absolute;width:32669;height:13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">
                    <v:imagedata r:id="rId20" o:title="" croptop="2564f" cropbottom="7256f" cropleft="3787f" cropright="7243f"/>
                  </v:shape>
                  <v:shape id="Picture 145" o:spid="_x0000_s1036" type="#_x0000_t75" style="position:absolute;left:88;top:12339;width:32848;height:13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">
                    <v:imagedata r:id="rId21" o:title="" croptop="2564f" cropbottom="6516f" cropleft="4084f" cropright="6651f"/>
                  </v:shape>
                  <v:shape id="Picture 146" o:spid="_x0000_s1037" type="#_x0000_t75" style="position:absolute;left:443;top:25126;width:32848;height:14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">
                    <v:imagedata r:id="rId22" o:title="" croptop="3658f" cropleft="4676f" cropright="6058f"/>
                  </v:shape>
                  <v:shape id="TextBox 23" o:spid="_x0000_s1038" type="#_x0000_t202" style="position:absolute;left:27164;top:34163;width:3111;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" filled="f" stroked="f">
                    <v:textbox style="mso-fit-shape-to-text:t">
                      <w:txbxContent>
                        <w:p w14:paraId="36526430"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v:textbox>
                  </v:shape>
                  <v:shape id="TextBox 24" o:spid="_x0000_s1039" type="#_x0000_t202" style="position:absolute;left:27242;top:21535;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" filled="f" stroked="f">
                    <v:textbox style="mso-fit-shape-to-text:t">
                      <w:txbxContent>
                        <w:p w14:paraId="028B8CB3"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v:textbox>
                  </v:shape>
                  <v:shape id="TextBox 25" o:spid="_x0000_s1040" type="#_x0000_t202" style="position:absolute;left:27244;top:9349;width:3010;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" filled="f" stroked="f">
                    <v:textbox style="mso-fit-shape-to-text:t">
                      <w:txbxContent>
                        <w:p w14:paraId="51861271" w14:textId="77777777" w:rsidR="00F83552" w:rsidRPr="00775BEA" w:rsidRDefault="00F83552"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v:textbox>
                  </v:shape>
                </v:group>
              </v:group>
            </w:pict>
          </mc:Fallback>
        </mc:AlternateContent>
      </w:r>
    </w:p>
    <w:p w14:paraId="6BE46ADB"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34E43916"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326EDFA1"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6285E6C6"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45F3181D"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19F0F6BD"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4C368135"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6207B235"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5C4C80EE" w14:textId="77777777" w:rsidR="00DC1DC2" w:rsidRPr="003C2B16" w:rsidRDefault="00DC1DC2" w:rsidP="00DC1DC2">
      <w:pPr>
        <w:spacing w:before="100" w:beforeAutospacing="1" w:after="100" w:afterAutospacing="1" w:line="360" w:lineRule="auto"/>
        <w:jc w:val="center"/>
        <w:rPr>
          <w:rFonts w:ascii="Times New Roman" w:hAnsi="Times New Roman" w:cs="Times New Roman"/>
        </w:rPr>
      </w:pPr>
    </w:p>
    <w:p w14:paraId="7DFB16F4"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commentRangeStart w:id="69"/>
      <w:r w:rsidRPr="002019E3">
        <w:rPr>
          <w:rFonts w:ascii="Times New Roman" w:hAnsi="Times New Roman" w:cs="Times New Roman"/>
          <w:sz w:val="20"/>
          <w:szCs w:val="20"/>
        </w:rPr>
        <w:t>Figure 3</w:t>
      </w:r>
      <w:r>
        <w:rPr>
          <w:rFonts w:ascii="Times New Roman" w:hAnsi="Times New Roman" w:cs="Times New Roman"/>
          <w:sz w:val="20"/>
          <w:szCs w:val="20"/>
        </w:rPr>
        <w:t xml:space="preserve">: </w:t>
      </w:r>
      <w:r w:rsidRPr="002019E3">
        <w:rPr>
          <w:rFonts w:ascii="Times New Roman" w:hAnsi="Times New Roman" w:cs="Times New Roman"/>
          <w:sz w:val="20"/>
          <w:szCs w:val="20"/>
        </w:rPr>
        <w:t xml:space="preserve">(a-c) Shows variation of lattice parameter and cell volume (d-f) </w:t>
      </w:r>
      <w:r>
        <w:rPr>
          <w:rFonts w:ascii="Times New Roman" w:hAnsi="Times New Roman" w:cs="Times New Roman"/>
          <w:sz w:val="20"/>
          <w:szCs w:val="20"/>
        </w:rPr>
        <w:t xml:space="preserve">Thermal strain in </w:t>
      </w:r>
      <w:r w:rsidRPr="002019E3">
        <w:rPr>
          <w:rFonts w:ascii="Times New Roman" w:hAnsi="Times New Roman" w:cs="Times New Roman"/>
          <w:sz w:val="20"/>
          <w:szCs w:val="20"/>
        </w:rPr>
        <w:t>lattice parameters and in cell volume as a function of temperature.</w:t>
      </w:r>
      <w:commentRangeEnd w:id="69"/>
      <w:r w:rsidR="002E6C4D">
        <w:rPr>
          <w:rStyle w:val="CommentReference"/>
        </w:rPr>
        <w:commentReference w:id="69"/>
      </w:r>
    </w:p>
    <w:p w14:paraId="24AC8F72"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We compared the LTEC computed from the volumetric strain (α</w:t>
      </w:r>
      <w:r>
        <w:rPr>
          <w:rFonts w:ascii="Times New Roman" w:hAnsi="Times New Roman" w:cs="Times New Roman"/>
          <w:vertAlign w:val="subscript"/>
        </w:rPr>
        <w:t>v</w:t>
      </w:r>
      <w:r>
        <w:rPr>
          <w:rFonts w:ascii="Times New Roman" w:hAnsi="Times New Roman" w:cs="Times New Roman"/>
        </w:rPr>
        <w:t>) with experimental measurement. A fairly g</w:t>
      </w:r>
      <w:r w:rsidRPr="00DB28E2">
        <w:rPr>
          <w:rFonts w:ascii="Times New Roman" w:hAnsi="Times New Roman" w:cs="Times New Roman"/>
        </w:rPr>
        <w:t xml:space="preserve">ood agreement is observed with the data </w:t>
      </w:r>
      <w:r>
        <w:rPr>
          <w:rFonts w:ascii="Times New Roman" w:hAnsi="Times New Roman" w:cs="Times New Roman"/>
        </w:rPr>
        <w:t xml:space="preserve">calculated </w:t>
      </w:r>
      <w:r w:rsidRPr="00DB28E2">
        <w:rPr>
          <w:rFonts w:ascii="Times New Roman" w:hAnsi="Times New Roman" w:cs="Times New Roman"/>
        </w:rPr>
        <w:t xml:space="preserve">here and the work of </w:t>
      </w:r>
      <w:r w:rsidRPr="007E3E91">
        <w:rPr>
          <w:rFonts w:ascii="Times New Roman" w:hAnsi="Times New Roman" w:cs="Times New Roman"/>
        </w:rPr>
        <w:t xml:space="preserve">Loch </w:t>
      </w:r>
      <w:r w:rsidRPr="007E3E91">
        <w:rPr>
          <w:rFonts w:ascii="Times New Roman" w:hAnsi="Times New Roman" w:cs="Times New Roman"/>
          <w:i/>
        </w:rPr>
        <w:t>et al</w:t>
      </w:r>
      <w:r w:rsidRPr="007E3E91">
        <w:rPr>
          <w:rFonts w:ascii="Times New Roman" w:hAnsi="Times New Roman" w:cs="Times New Roman"/>
        </w:rPr>
        <w:t xml:space="preserve">. </w:t>
      </w:r>
      <w:r w:rsidRPr="007E3E91">
        <w:rPr>
          <w:rFonts w:ascii="Times New Roman" w:hAnsi="Times New Roman" w:cs="Times New Roman"/>
        </w:rPr>
        <w:fldChar w:fldCharType="begin" w:fldLock="1"/>
      </w:r>
      <w:r>
        <w:rPr>
          <w:rFonts w:ascii="Times New Roman" w:hAnsi="Times New Roman" w:cs="Times New Roman"/>
        </w:rPr>
        <w:instrText>ADDIN CSL_CITATION {"citationItems":[{"id":"ITEM-1","itemData":{"DOI":"10.1038/1781341a0","ISSN":"00280836","author":[{"dropping-particle":"","family":"Beckman","given":"Gunvor","non-dropping-particle":"","parse-names":false,"suffix":""},{"dropping-particle":"","family":"Kiessling","given":"Roland","non-dropping-particle":"","parse-names":false,"suffix":""}],"container-title":"Nature","id":"ITEM-1","issue":"4546","issued":{"date-parts":[["1956"]]},"page":"1341","title":"Thermal Expansion Coefficients for Uranium Boride and β-Uranium Silicide","type":"article"},"uris":["http://www.mendeley.com/documents/?uuid=72bca43f-ed7e-4619-8997-445ab6edae5b"]}],"mendeley":{"formattedCitation":"[38]","plainTextFormattedCitation":"[38]","previouslyFormattedCitation":"[38]"},"properties":{"noteIndex":0},"schema":"https://github.com/citation-style-language/schema/raw/master/csl-citation.json"}</w:instrText>
      </w:r>
      <w:r w:rsidRPr="007E3E91">
        <w:rPr>
          <w:rFonts w:ascii="Times New Roman" w:hAnsi="Times New Roman" w:cs="Times New Roman"/>
        </w:rPr>
        <w:fldChar w:fldCharType="separate"/>
      </w:r>
      <w:r w:rsidRPr="00473931">
        <w:rPr>
          <w:rFonts w:ascii="Times New Roman" w:hAnsi="Times New Roman" w:cs="Times New Roman"/>
          <w:noProof/>
        </w:rPr>
        <w:t>[38]</w:t>
      </w:r>
      <w:r w:rsidRPr="007E3E91">
        <w:rPr>
          <w:rFonts w:ascii="Times New Roman" w:hAnsi="Times New Roman" w:cs="Times New Roman"/>
        </w:rPr>
        <w:fldChar w:fldCharType="end"/>
      </w:r>
      <w:r>
        <w:rPr>
          <w:rFonts w:ascii="Times New Roman" w:hAnsi="Times New Roman" w:cs="Times New Roman"/>
        </w:rPr>
        <w:t xml:space="preserve"> and </w:t>
      </w:r>
      <w:r w:rsidRPr="007E3E91">
        <w:rPr>
          <w:rFonts w:ascii="Times New Roman" w:hAnsi="Times New Roman" w:cs="Times New Roman"/>
        </w:rPr>
        <w:t xml:space="preserve">Shimizu </w:t>
      </w:r>
      <w:r w:rsidRPr="00333A65">
        <w:rPr>
          <w:rFonts w:ascii="Times New Roman" w:hAnsi="Times New Roman" w:cs="Times New Roman"/>
        </w:rPr>
        <w:fldChar w:fldCharType="begin" w:fldLock="1"/>
      </w:r>
      <w:r w:rsidRPr="00333A65">
        <w:rPr>
          <w:rFonts w:ascii="Times New Roman" w:hAnsi="Times New Roman" w:cs="Times New Roman"/>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[37]","plainTextFormattedCitation":"[37]","previouslyFormattedCitation":"[37]"},"properties":{"noteIndex":0},"schema":"https://github.com/citation-style-language/schema/raw/master/csl-citation.json"}</w:instrText>
      </w:r>
      <w:r w:rsidRPr="00333A65">
        <w:rPr>
          <w:rFonts w:ascii="Times New Roman" w:hAnsi="Times New Roman" w:cs="Times New Roman"/>
        </w:rPr>
        <w:fldChar w:fldCharType="separate"/>
      </w:r>
      <w:r w:rsidRPr="00333A65">
        <w:rPr>
          <w:rFonts w:ascii="Times New Roman" w:hAnsi="Times New Roman" w:cs="Times New Roman"/>
          <w:noProof/>
        </w:rPr>
        <w:t>[37]</w:t>
      </w:r>
      <w:r w:rsidRPr="00333A65">
        <w:rPr>
          <w:rFonts w:ascii="Times New Roman" w:hAnsi="Times New Roman" w:cs="Times New Roman"/>
        </w:rPr>
        <w:fldChar w:fldCharType="end"/>
      </w:r>
      <w:r w:rsidRPr="00DB28E2">
        <w:rPr>
          <w:rFonts w:ascii="Times New Roman" w:hAnsi="Times New Roman" w:cs="Times New Roman"/>
        </w:rPr>
        <w:t xml:space="preserve"> especially </w:t>
      </w:r>
      <w:r>
        <w:rPr>
          <w:rFonts w:ascii="Times New Roman" w:hAnsi="Times New Roman" w:cs="Times New Roman"/>
        </w:rPr>
        <w:t xml:space="preserve">at </w:t>
      </w:r>
      <w:r w:rsidRPr="00DB28E2">
        <w:rPr>
          <w:rFonts w:ascii="Times New Roman" w:hAnsi="Times New Roman" w:cs="Times New Roman"/>
        </w:rPr>
        <w:t>temperature</w:t>
      </w:r>
      <w:r>
        <w:rPr>
          <w:rFonts w:ascii="Times New Roman" w:hAnsi="Times New Roman" w:cs="Times New Roman"/>
        </w:rPr>
        <w:t>s</w:t>
      </w:r>
      <w:r w:rsidRPr="00DB28E2">
        <w:rPr>
          <w:rFonts w:ascii="Times New Roman" w:hAnsi="Times New Roman" w:cs="Times New Roman"/>
        </w:rPr>
        <w:t xml:space="preserve"> above 900 K while underestimation is noticed in comparison to the recent measurement by White </w:t>
      </w:r>
      <w:r w:rsidRPr="0034404B">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and Taylor </w:t>
      </w:r>
      <w:r w:rsidRPr="0034404B">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{"citationItems":[{"id":"ITEM-1","itemData":{"author":[{"dropping-particle":"","family":"Mcmunry","given":"C H","non-dropping-particle":"","parse-names":false,"suffix":""}],"id":"ITEM-1","issue":"February 1961","issued":{"date-parts":[["0"]]},"title":"SYNTHESIS AND FABRICATION OF UNim ^ smns ATOMIC mmm ^ COMMISSION • omc £ or TICNNICAI iNrotMAiiON LEGAL","type":"article-journal"},"uris":["http://www.mendeley.com/documents/?uuid=b4cf19c3-6ca4-4a51-9095-be9398381cc7"]}],"mendeley":{"formattedCitation":"[39]","plainTextFormattedCitation":"[39]","previouslyFormattedCitation":"[39]"},"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[39]</w:t>
      </w:r>
      <w:r>
        <w:rPr>
          <w:rFonts w:ascii="Times New Roman" w:hAnsi="Times New Roman" w:cs="Times New Roman"/>
        </w:rPr>
        <w:fldChar w:fldCharType="end"/>
      </w:r>
      <w:r>
        <w:rPr>
          <w:rFonts w:ascii="Times New Roman" w:hAnsi="Times New Roman" w:cs="Times New Roman"/>
        </w:rPr>
        <w:t xml:space="preserve">. </w:t>
      </w:r>
    </w:p>
    <w:p w14:paraId="0B07C52F"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44245B77"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41D5B155"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3E00E032" w14:textId="77777777" w:rsidR="00DC1DC2" w:rsidRPr="002019E3" w:rsidRDefault="00DC1DC2" w:rsidP="00DC1DC2">
      <w:pPr>
        <w:spacing w:before="100" w:beforeAutospacing="1" w:after="100" w:afterAutospacing="1" w:line="360" w:lineRule="auto"/>
        <w:jc w:val="both"/>
        <w:rPr>
          <w:rFonts w:ascii="Times New Roman" w:hAnsi="Times New Roman" w:cs="Times New Roman"/>
          <w:sz w:val="20"/>
          <w:szCs w:val="20"/>
        </w:rPr>
      </w:pPr>
    </w:p>
    <w:p w14:paraId="42A5C198"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3C2B16">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46651F0" wp14:editId="54622FDD">
                <wp:simplePos x="0" y="0"/>
                <wp:positionH relativeFrom="column">
                  <wp:posOffset>-196850</wp:posOffset>
                </wp:positionH>
                <wp:positionV relativeFrom="paragraph">
                  <wp:posOffset>-317500</wp:posOffset>
                </wp:positionV>
                <wp:extent cx="6442710" cy="2663190"/>
                <wp:effectExtent l="0" t="0" r="0" b="0"/>
                <wp:wrapNone/>
                <wp:docPr id="27" name="Group 7"/>
                <wp:cNvGraphicFramePr/>
                <a:graphic xmlns:a="http://schemas.openxmlformats.org/drawingml/2006/main">
                  <a:graphicData uri="http://schemas.microsoft.com/office/word/2010/wordprocessingGroup">
                    <wpg:wgp>
                      <wpg:cNvGrpSpPr/>
                      <wpg:grpSpPr>
                        <a:xfrm>
                          <a:off x="0" y="0"/>
                          <a:ext cx="6442710" cy="2663190"/>
                          <a:chOff x="0" y="0"/>
                          <a:chExt cx="6443205" cy="2663301"/>
                        </a:xfrm>
                      </wpg:grpSpPr>
                      <pic:pic xmlns:pic="http://schemas.openxmlformats.org/drawingml/2006/picture">
                        <pic:nvPicPr>
                          <pic:cNvPr id="28" name="Picture 28"/>
                          <pic:cNvPicPr>
                            <a:picLocks noChangeAspect="1"/>
                          </pic:cNvPicPr>
                        </pic:nvPicPr>
                        <pic:blipFill rotWithShape="1">
                          <a:blip r:embed="rId23"/>
                          <a:srcRect l="6683" t="5895" r="10374" b="5451"/>
                          <a:stretch/>
                        </pic:blipFill>
                        <pic:spPr>
                          <a:xfrm>
                            <a:off x="0" y="0"/>
                            <a:ext cx="3258104" cy="2663301"/>
                          </a:xfrm>
                          <a:prstGeom prst="rect">
                            <a:avLst/>
                          </a:prstGeom>
                        </pic:spPr>
                      </pic:pic>
                      <pic:pic xmlns:pic="http://schemas.openxmlformats.org/drawingml/2006/picture">
                        <pic:nvPicPr>
                          <pic:cNvPr id="29" name="Picture 29"/>
                          <pic:cNvPicPr>
                            <a:picLocks noChangeAspect="1"/>
                          </pic:cNvPicPr>
                        </pic:nvPicPr>
                        <pic:blipFill rotWithShape="1">
                          <a:blip r:embed="rId24"/>
                          <a:srcRect l="7361" t="6486" r="9472" b="4565"/>
                          <a:stretch/>
                        </pic:blipFill>
                        <pic:spPr>
                          <a:xfrm>
                            <a:off x="3187076" y="0"/>
                            <a:ext cx="3256129" cy="2663301"/>
                          </a:xfrm>
                          <a:prstGeom prst="rect">
                            <a:avLst/>
                          </a:prstGeom>
                        </pic:spPr>
                      </pic:pic>
                      <wps:wsp>
                        <wps:cNvPr id="31" name="TextBox 5"/>
                        <wps:cNvSpPr txBox="1"/>
                        <wps:spPr>
                          <a:xfrm>
                            <a:off x="2642413" y="221943"/>
                            <a:ext cx="311174" cy="231150"/>
                          </a:xfrm>
                          <a:prstGeom prst="rect">
                            <a:avLst/>
                          </a:prstGeom>
                          <a:noFill/>
                        </wps:spPr>
                        <wps:txbx>
                          <w:txbxContent>
                            <w:p w14:paraId="4B8C8E85" w14:textId="77777777" w:rsidR="00F83552" w:rsidRPr="002D66A1" w:rsidRDefault="00F83552"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wps:txbx>
                        <wps:bodyPr wrap="none" rtlCol="0">
                          <a:spAutoFit/>
                        </wps:bodyPr>
                      </wps:wsp>
                      <wps:wsp>
                        <wps:cNvPr id="2050" name="TextBox 6"/>
                        <wps:cNvSpPr txBox="1"/>
                        <wps:spPr>
                          <a:xfrm>
                            <a:off x="5812982" y="215277"/>
                            <a:ext cx="315619" cy="231150"/>
                          </a:xfrm>
                          <a:prstGeom prst="rect">
                            <a:avLst/>
                          </a:prstGeom>
                          <a:noFill/>
                        </wps:spPr>
                        <wps:txbx>
                          <w:txbxContent>
                            <w:p w14:paraId="59D78D7B" w14:textId="77777777" w:rsidR="00F83552" w:rsidRPr="002D66A1" w:rsidRDefault="00F83552"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wps:txbx>
                        <wps:bodyPr wrap="none" rtlCol="0">
                          <a:spAutoFit/>
                        </wps:bodyPr>
                      </wps:wsp>
                    </wpg:wgp>
                  </a:graphicData>
                </a:graphic>
              </wp:anchor>
            </w:drawing>
          </mc:Choice>
          <mc:Fallback>
            <w:pict>
              <v:group w14:anchorId="346651F0" id="Group 7" o:spid="_x0000_s1041" style="position:absolute;left:0;text-align:left;margin-left:-15.5pt;margin-top:-25pt;width:507.3pt;height:209.7pt;z-index:251660288" coordsize="64432,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">
                <v:shape id="Picture 28" o:spid="_x0000_s1042" type="#_x0000_t75" style="position:absolute;width:32581;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">
                  <v:imagedata r:id="rId25" o:title="" croptop="3863f" cropbottom="3572f" cropleft="4380f" cropright="6799f"/>
                </v:shape>
                <v:shape id="Picture 29" o:spid="_x0000_s1043" type="#_x0000_t75" style="position:absolute;left:31870;width:32562;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">
                  <v:imagedata r:id="rId26" o:title="" croptop="4251f" cropbottom="2992f" cropleft="4824f" cropright="6208f"/>
                </v:shape>
                <v:shape id="TextBox 5" o:spid="_x0000_s1044" type="#_x0000_t202" style="position:absolute;left:26424;top:2219;width:3111;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4B8C8E85" w14:textId="77777777" w:rsidR="00F83552" w:rsidRPr="002D66A1" w:rsidRDefault="00F83552"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v:textbox>
                </v:shape>
                <v:shape id="TextBox 6" o:spid="_x0000_s1045" type="#_x0000_t202" style="position:absolute;left:58129;top:2152;width:3157;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" filled="f" stroked="f">
                  <v:textbox style="mso-fit-shape-to-text:t">
                    <w:txbxContent>
                      <w:p w14:paraId="59D78D7B" w14:textId="77777777" w:rsidR="00F83552" w:rsidRPr="002D66A1" w:rsidRDefault="00F83552"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v:textbox>
                </v:shape>
              </v:group>
            </w:pict>
          </mc:Fallback>
        </mc:AlternateContent>
      </w:r>
    </w:p>
    <w:p w14:paraId="6C00BF7B"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3BEB4A9"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625B5A5"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1FB67DB2"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3700C7CB"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33FD7E14" w14:textId="77777777" w:rsidR="00DC1DC2" w:rsidRPr="00853164" w:rsidRDefault="00DC1DC2" w:rsidP="00DC1DC2">
      <w:pPr>
        <w:spacing w:before="100" w:beforeAutospacing="1" w:after="100" w:afterAutospacing="1" w:line="360" w:lineRule="auto"/>
        <w:jc w:val="both"/>
        <w:rPr>
          <w:rFonts w:ascii="Times New Roman" w:hAnsi="Times New Roman" w:cs="Times New Roman"/>
          <w:sz w:val="20"/>
          <w:szCs w:val="20"/>
        </w:rPr>
      </w:pPr>
      <w:r w:rsidRPr="00853164">
        <w:rPr>
          <w:rFonts w:ascii="Times New Roman" w:hAnsi="Times New Roman" w:cs="Times New Roman"/>
          <w:sz w:val="20"/>
          <w:szCs w:val="20"/>
        </w:rPr>
        <w:t>Figure 4: (a) Linear thermal expansion coefficients of U</w:t>
      </w:r>
      <w:r w:rsidRPr="00853164">
        <w:rPr>
          <w:rFonts w:ascii="Times New Roman" w:hAnsi="Times New Roman" w:cs="Times New Roman"/>
          <w:sz w:val="20"/>
          <w:szCs w:val="20"/>
          <w:vertAlign w:val="subscript"/>
        </w:rPr>
        <w:t>3</w:t>
      </w:r>
      <w:r w:rsidRPr="00853164">
        <w:rPr>
          <w:rFonts w:ascii="Times New Roman" w:hAnsi="Times New Roman" w:cs="Times New Roman"/>
          <w:sz w:val="20"/>
          <w:szCs w:val="20"/>
        </w:rPr>
        <w:t>Si</w:t>
      </w:r>
      <w:r w:rsidRPr="00853164">
        <w:rPr>
          <w:rFonts w:ascii="Times New Roman" w:hAnsi="Times New Roman" w:cs="Times New Roman"/>
          <w:sz w:val="20"/>
          <w:szCs w:val="20"/>
          <w:vertAlign w:val="subscript"/>
        </w:rPr>
        <w:t>2</w:t>
      </w:r>
      <w:r w:rsidRPr="00853164">
        <w:rPr>
          <w:rFonts w:ascii="Times New Roman" w:hAnsi="Times New Roman" w:cs="Times New Roman"/>
          <w:sz w:val="20"/>
          <w:szCs w:val="20"/>
        </w:rPr>
        <w:t xml:space="preserve"> calculated from volumetric strain (b) anisotropy in linear thermal expansion coefficient in a and c direction as a function of temperature.</w:t>
      </w:r>
    </w:p>
    <w:p w14:paraId="1EDA9C1C" w14:textId="77777777" w:rsidR="00DC1DC2" w:rsidRPr="00BE49C8"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The anisotropy reported by Obbard </w:t>
      </w:r>
      <w:r w:rsidRPr="00A25D27">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rPr>
        <w:fldChar w:fldCharType="separate"/>
      </w:r>
      <w:r w:rsidRPr="009F5AF0">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is not captured by the α</w:t>
      </w:r>
      <w:r>
        <w:rPr>
          <w:rFonts w:ascii="Times New Roman" w:hAnsi="Times New Roman" w:cs="Times New Roman"/>
          <w:vertAlign w:val="subscript"/>
        </w:rPr>
        <w:t>v</w:t>
      </w:r>
      <w:r>
        <w:rPr>
          <w:rFonts w:ascii="Times New Roman" w:hAnsi="Times New Roman" w:cs="Times New Roman"/>
        </w:rPr>
        <w:t>, hence we looked at the directional dependence of LTEC and it is interesting to note that there are three transition regime in the ‘a’ direction at 500, 1300 and 1700 K with LTEC of 9.86, 12.54 and 13.86 × 10</w:t>
      </w:r>
      <w:r>
        <w:rPr>
          <w:rFonts w:ascii="Times New Roman" w:hAnsi="Times New Roman" w:cs="Times New Roman"/>
          <w:vertAlign w:val="superscript"/>
        </w:rPr>
        <w:t xml:space="preserve">-6 </w:t>
      </w:r>
      <w:r>
        <w:rPr>
          <w:rFonts w:ascii="Times New Roman" w:hAnsi="Times New Roman" w:cs="Times New Roman"/>
        </w:rPr>
        <w:t>K</w:t>
      </w:r>
      <w:r>
        <w:rPr>
          <w:rFonts w:ascii="Times New Roman" w:hAnsi="Times New Roman" w:cs="Times New Roman"/>
          <w:vertAlign w:val="superscript"/>
        </w:rPr>
        <w:t xml:space="preserve">-1 </w:t>
      </w:r>
      <w:r>
        <w:rPr>
          <w:rFonts w:ascii="Times New Roman" w:hAnsi="Times New Roman" w:cs="Times New Roman"/>
        </w:rPr>
        <w:t xml:space="preserve">respectively. As shown in the Figure 4b, there is a transition in the ‘c’ direction at 600 K and comparison with recent study where a transition point is established at ~1300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rPr>
        <w:fldChar w:fldCharType="separate"/>
      </w:r>
      <w:r w:rsidRPr="009F5AF0">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in agreement with one of the transition point observed in our calculation. </w:t>
      </w:r>
      <w:r w:rsidRPr="00DB28E2">
        <w:rPr>
          <w:rFonts w:ascii="Times New Roman" w:hAnsi="Times New Roman" w:cs="Times New Roman"/>
        </w:rPr>
        <w:t>This difference</w:t>
      </w:r>
      <w:r>
        <w:rPr>
          <w:rFonts w:ascii="Times New Roman" w:hAnsi="Times New Roman" w:cs="Times New Roman"/>
        </w:rPr>
        <w:t>s</w:t>
      </w:r>
      <w:r w:rsidRPr="00DB28E2">
        <w:rPr>
          <w:rFonts w:ascii="Times New Roman" w:hAnsi="Times New Roman" w:cs="Times New Roman"/>
        </w:rPr>
        <w:t xml:space="preserve"> might be due to the nature of the MEAM potential since it was not developed for calculating</w:t>
      </w:r>
      <w:r>
        <w:rPr>
          <w:rFonts w:ascii="Times New Roman" w:hAnsi="Times New Roman" w:cs="Times New Roman"/>
        </w:rPr>
        <w:t xml:space="preserve"> thermophysical properties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[21]","plainTextFormattedCitation":"[21]","previouslyFormattedCitation":"[21]"},"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w:t>
      </w:r>
      <w:r w:rsidRPr="00BE49C8">
        <w:rPr>
          <w:rFonts w:ascii="Times New Roman" w:hAnsi="Times New Roman" w:cs="Times New Roman"/>
        </w:rPr>
        <w:t xml:space="preserve">It is also well known that </w:t>
      </w:r>
      <w:r w:rsidRPr="00BE49C8">
        <w:rPr>
          <w:rStyle w:val="A3"/>
          <w:rFonts w:ascii="Times New Roman" w:hAnsi="Times New Roman" w:cs="Times New Roman"/>
          <w:sz w:val="22"/>
          <w:szCs w:val="22"/>
          <w:rPrChange w:id="70" w:author="Ben B" w:date="2018-11-08T14:32:00Z">
            <w:rPr>
              <w:rStyle w:val="A3"/>
              <w:rFonts w:ascii="Times New Roman" w:hAnsi="Times New Roman" w:cs="Times New Roman"/>
            </w:rPr>
          </w:rPrChange>
        </w:rPr>
        <w:t>thermal expansion can be made up of lattice, electronic, magnetic and vacancy/interstitial compo</w:t>
      </w:r>
      <w:r w:rsidRPr="00BE49C8">
        <w:rPr>
          <w:rStyle w:val="A3"/>
          <w:rFonts w:ascii="Times New Roman" w:hAnsi="Times New Roman" w:cs="Times New Roman"/>
          <w:sz w:val="22"/>
          <w:szCs w:val="22"/>
          <w:rPrChange w:id="71" w:author="Ben B" w:date="2018-11-08T14:32:00Z">
            <w:rPr>
              <w:rStyle w:val="A3"/>
              <w:rFonts w:ascii="Times New Roman" w:hAnsi="Times New Roman" w:cs="Times New Roman"/>
            </w:rPr>
          </w:rPrChange>
        </w:rPr>
        <w:softHyphen/>
        <w:t>nents, depending upon the material and temperature range. All of these factors are not accounted for in the MD model especially the electronic contribution given the metallic nature of U</w:t>
      </w:r>
      <w:r w:rsidRPr="00BE49C8">
        <w:rPr>
          <w:rStyle w:val="A3"/>
          <w:rFonts w:ascii="Times New Roman" w:hAnsi="Times New Roman" w:cs="Times New Roman"/>
          <w:sz w:val="22"/>
          <w:szCs w:val="22"/>
          <w:vertAlign w:val="subscript"/>
          <w:rPrChange w:id="72" w:author="Ben B" w:date="2018-11-08T14:32:00Z">
            <w:rPr>
              <w:rStyle w:val="A3"/>
              <w:rFonts w:ascii="Times New Roman" w:hAnsi="Times New Roman" w:cs="Times New Roman"/>
              <w:vertAlign w:val="subscript"/>
            </w:rPr>
          </w:rPrChange>
        </w:rPr>
        <w:t>3</w:t>
      </w:r>
      <w:r w:rsidRPr="00BE49C8">
        <w:rPr>
          <w:rStyle w:val="A3"/>
          <w:rFonts w:ascii="Times New Roman" w:hAnsi="Times New Roman" w:cs="Times New Roman"/>
          <w:sz w:val="22"/>
          <w:szCs w:val="22"/>
          <w:rPrChange w:id="73" w:author="Ben B" w:date="2018-11-08T14:32:00Z">
            <w:rPr>
              <w:rStyle w:val="A3"/>
              <w:rFonts w:ascii="Times New Roman" w:hAnsi="Times New Roman" w:cs="Times New Roman"/>
            </w:rPr>
          </w:rPrChange>
        </w:rPr>
        <w:t>Si</w:t>
      </w:r>
      <w:r w:rsidRPr="00BE49C8">
        <w:rPr>
          <w:rStyle w:val="A3"/>
          <w:rFonts w:ascii="Times New Roman" w:hAnsi="Times New Roman" w:cs="Times New Roman"/>
          <w:sz w:val="22"/>
          <w:szCs w:val="22"/>
          <w:vertAlign w:val="subscript"/>
          <w:rPrChange w:id="74" w:author="Ben B" w:date="2018-11-08T14:32:00Z">
            <w:rPr>
              <w:rStyle w:val="A3"/>
              <w:rFonts w:ascii="Times New Roman" w:hAnsi="Times New Roman" w:cs="Times New Roman"/>
              <w:vertAlign w:val="subscript"/>
            </w:rPr>
          </w:rPrChange>
        </w:rPr>
        <w:t>2</w:t>
      </w:r>
      <w:r w:rsidRPr="00BE49C8">
        <w:rPr>
          <w:rStyle w:val="A3"/>
          <w:rFonts w:ascii="Times New Roman" w:hAnsi="Times New Roman" w:cs="Times New Roman"/>
          <w:sz w:val="22"/>
          <w:szCs w:val="22"/>
          <w:rPrChange w:id="75" w:author="Ben B" w:date="2018-11-08T14:32:00Z">
            <w:rPr>
              <w:rStyle w:val="A3"/>
              <w:rFonts w:ascii="Times New Roman" w:hAnsi="Times New Roman" w:cs="Times New Roman"/>
            </w:rPr>
          </w:rPrChange>
        </w:rPr>
        <w:t xml:space="preserve"> </w:t>
      </w:r>
      <w:r w:rsidRPr="00BE49C8">
        <w:rPr>
          <w:rStyle w:val="A3"/>
          <w:rFonts w:ascii="Times New Roman" w:hAnsi="Times New Roman" w:cs="Times New Roman"/>
          <w:sz w:val="22"/>
          <w:szCs w:val="22"/>
          <w:rPrChange w:id="76" w:author="Ben B" w:date="2018-11-08T14:32:00Z">
            <w:rPr>
              <w:rStyle w:val="A3"/>
              <w:rFonts w:ascii="Times New Roman" w:hAnsi="Times New Roman" w:cs="Times New Roman"/>
            </w:rPr>
          </w:rPrChange>
        </w:rPr>
        <w:fldChar w:fldCharType="begin" w:fldLock="1"/>
      </w:r>
      <w:r w:rsidRPr="00BE49C8">
        <w:rPr>
          <w:rStyle w:val="A3"/>
          <w:rFonts w:ascii="Times New Roman" w:hAnsi="Times New Roman" w:cs="Times New Roman"/>
          <w:sz w:val="22"/>
          <w:szCs w:val="22"/>
          <w:rPrChange w:id="77" w:author="Ben B" w:date="2018-11-08T14:32:00Z">
            <w:rPr>
              <w:rStyle w:val="A3"/>
              <w:rFonts w:ascii="Times New Roman" w:hAnsi="Times New Roman" w:cs="Times New Roman"/>
            </w:rPr>
          </w:rPrChange>
        </w:rPr>
        <w:instrText>ADDIN CSL_CITATION {"citationItems":[{"id":"ITEM-1","itemData":{"id":"ITEM-1","issued":{"date-parts":[["0"]]},"title":"Characterization of Nuclear Materials","type":"article-journal"},"uris":["http://www.mendeley.com/documents/?uuid=18f4ef95-d861-4f47-b5a4-87123c59e28b"]}],"mendeley":{"formattedCitation":"[40]","plainTextFormattedCitation":"[40]","previouslyFormattedCitation":"[40]"},"properties":{"noteIndex":0},"schema":"https://github.com/citation-style-language/schema/raw/master/csl-citation.json"}</w:instrText>
      </w:r>
      <w:r w:rsidRPr="00BE49C8">
        <w:rPr>
          <w:rStyle w:val="A3"/>
          <w:rFonts w:ascii="Times New Roman" w:hAnsi="Times New Roman" w:cs="Times New Roman"/>
          <w:sz w:val="22"/>
          <w:szCs w:val="22"/>
          <w:rPrChange w:id="78" w:author="Ben B" w:date="2018-11-08T14:32:00Z">
            <w:rPr>
              <w:rStyle w:val="A3"/>
              <w:rFonts w:ascii="Times New Roman" w:hAnsi="Times New Roman" w:cs="Times New Roman"/>
            </w:rPr>
          </w:rPrChange>
        </w:rPr>
        <w:fldChar w:fldCharType="separate"/>
      </w:r>
      <w:r w:rsidRPr="00BE49C8">
        <w:rPr>
          <w:rStyle w:val="A3"/>
          <w:rFonts w:ascii="Times New Roman" w:hAnsi="Times New Roman" w:cs="Times New Roman"/>
          <w:noProof/>
          <w:sz w:val="22"/>
          <w:szCs w:val="22"/>
          <w:rPrChange w:id="79" w:author="Ben B" w:date="2018-11-08T14:32:00Z">
            <w:rPr>
              <w:rStyle w:val="A3"/>
              <w:rFonts w:ascii="Times New Roman" w:hAnsi="Times New Roman" w:cs="Times New Roman"/>
              <w:noProof/>
            </w:rPr>
          </w:rPrChange>
        </w:rPr>
        <w:t>[40]</w:t>
      </w:r>
      <w:r w:rsidRPr="00BE49C8">
        <w:rPr>
          <w:rStyle w:val="A3"/>
          <w:rFonts w:ascii="Times New Roman" w:hAnsi="Times New Roman" w:cs="Times New Roman"/>
          <w:sz w:val="22"/>
          <w:szCs w:val="22"/>
          <w:rPrChange w:id="80" w:author="Ben B" w:date="2018-11-08T14:32:00Z">
            <w:rPr>
              <w:rStyle w:val="A3"/>
              <w:rFonts w:ascii="Times New Roman" w:hAnsi="Times New Roman" w:cs="Times New Roman"/>
            </w:rPr>
          </w:rPrChange>
        </w:rPr>
        <w:fldChar w:fldCharType="end"/>
      </w:r>
      <w:r w:rsidRPr="00BE49C8">
        <w:rPr>
          <w:rStyle w:val="A3"/>
          <w:rFonts w:ascii="Times New Roman" w:hAnsi="Times New Roman" w:cs="Times New Roman"/>
          <w:sz w:val="22"/>
          <w:szCs w:val="22"/>
          <w:rPrChange w:id="81" w:author="Ben B" w:date="2018-11-08T14:32:00Z">
            <w:rPr>
              <w:rStyle w:val="A3"/>
              <w:rFonts w:ascii="Times New Roman" w:hAnsi="Times New Roman" w:cs="Times New Roman"/>
            </w:rPr>
          </w:rPrChange>
        </w:rPr>
        <w:t>.</w:t>
      </w:r>
      <w:r w:rsidRPr="00BE49C8">
        <w:rPr>
          <w:rFonts w:ascii="Times New Roman" w:hAnsi="Times New Roman" w:cs="Times New Roman"/>
        </w:rPr>
        <w:t xml:space="preserve"> </w:t>
      </w:r>
    </w:p>
    <w:p w14:paraId="43A3A5A7"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To further explain the observed anisotropy, we compute the c/a ratio which is a measure of the tetragonality of the structure. </w:t>
      </w:r>
      <w:r w:rsidRPr="00A25D27">
        <w:rPr>
          <w:rFonts w:ascii="Times New Roman" w:hAnsi="Times New Roman" w:cs="Times New Roman"/>
        </w:rPr>
        <w:t>The change in c/a with temperature is important, because it has a direct influence on the</w:t>
      </w:r>
      <w:r>
        <w:rPr>
          <w:rFonts w:ascii="Times New Roman" w:hAnsi="Times New Roman" w:cs="Times New Roman"/>
        </w:rPr>
        <w:t xml:space="preserve"> evolution of the L</w:t>
      </w:r>
      <w:r w:rsidRPr="00A25D27">
        <w:rPr>
          <w:rFonts w:ascii="Times New Roman" w:hAnsi="Times New Roman" w:cs="Times New Roman"/>
        </w:rPr>
        <w:t>TE</w:t>
      </w:r>
      <w:r>
        <w:rPr>
          <w:rFonts w:ascii="Times New Roman" w:hAnsi="Times New Roman" w:cs="Times New Roman"/>
        </w:rPr>
        <w:t>C</w:t>
      </w:r>
      <w:r w:rsidRPr="00A25D27">
        <w:rPr>
          <w:rFonts w:ascii="Times New Roman" w:hAnsi="Times New Roman" w:cs="Times New Roman"/>
        </w:rPr>
        <w:t>.</w:t>
      </w:r>
    </w:p>
    <w:p w14:paraId="7816DC72" w14:textId="77777777" w:rsidR="00DC1DC2" w:rsidRDefault="00DC1DC2" w:rsidP="00DC1DC2">
      <w:pPr>
        <w:spacing w:before="100" w:beforeAutospacing="1" w:after="100" w:afterAutospacing="1" w:line="360" w:lineRule="auto"/>
        <w:jc w:val="center"/>
        <w:rPr>
          <w:rFonts w:ascii="Times New Roman" w:hAnsi="Times New Roman" w:cs="Times New Roman"/>
        </w:rPr>
      </w:pPr>
      <w:commentRangeStart w:id="82"/>
      <w:r w:rsidRPr="001948D1">
        <w:rPr>
          <w:rFonts w:ascii="Times New Roman" w:hAnsi="Times New Roman" w:cs="Times New Roman"/>
          <w:noProof/>
        </w:rPr>
        <w:lastRenderedPageBreak/>
        <w:drawing>
          <wp:inline distT="0" distB="0" distL="0" distR="0" wp14:anchorId="55D31CA8" wp14:editId="1EFF3E09">
            <wp:extent cx="3924300" cy="2309719"/>
            <wp:effectExtent l="0" t="0" r="0" b="0"/>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a:srcRect l="4414" t="7015" r="4090"/>
                    <a:stretch/>
                  </pic:blipFill>
                  <pic:spPr>
                    <a:xfrm>
                      <a:off x="0" y="0"/>
                      <a:ext cx="3937479" cy="2317476"/>
                    </a:xfrm>
                    <a:prstGeom prst="rect">
                      <a:avLst/>
                    </a:prstGeom>
                  </pic:spPr>
                </pic:pic>
              </a:graphicData>
            </a:graphic>
          </wp:inline>
        </w:drawing>
      </w:r>
      <w:commentRangeEnd w:id="82"/>
      <w:r w:rsidR="00BE49C8">
        <w:rPr>
          <w:rStyle w:val="CommentReference"/>
        </w:rPr>
        <w:commentReference w:id="82"/>
      </w:r>
    </w:p>
    <w:p w14:paraId="2013E705" w14:textId="77777777" w:rsidR="00DC1DC2" w:rsidRPr="00295CA5" w:rsidRDefault="00DC1DC2" w:rsidP="00DC1DC2">
      <w:pPr>
        <w:spacing w:before="100" w:beforeAutospacing="1" w:after="100" w:afterAutospacing="1" w:line="360" w:lineRule="auto"/>
        <w:jc w:val="both"/>
        <w:rPr>
          <w:rFonts w:ascii="Times New Roman" w:hAnsi="Times New Roman" w:cs="Times New Roman"/>
          <w:sz w:val="20"/>
          <w:szCs w:val="20"/>
        </w:rPr>
      </w:pPr>
      <w:r>
        <w:rPr>
          <w:rFonts w:ascii="Times New Roman" w:hAnsi="Times New Roman" w:cs="Times New Roman"/>
          <w:sz w:val="20"/>
          <w:szCs w:val="20"/>
        </w:rPr>
        <w:t>Figure 5:</w:t>
      </w:r>
      <w:r w:rsidRPr="00295CA5">
        <w:rPr>
          <w:rFonts w:ascii="Times New Roman" w:hAnsi="Times New Roman" w:cs="Times New Roman"/>
          <w:sz w:val="20"/>
          <w:szCs w:val="20"/>
        </w:rPr>
        <w:t xml:space="preserve"> The temperature dependence of the ratio c/a of </w:t>
      </w:r>
      <w:commentRangeStart w:id="83"/>
      <w:r w:rsidRPr="00295CA5">
        <w:rPr>
          <w:rFonts w:ascii="Times New Roman" w:hAnsi="Times New Roman" w:cs="Times New Roman"/>
          <w:sz w:val="20"/>
          <w:szCs w:val="20"/>
        </w:rPr>
        <w:t>U</w:t>
      </w:r>
      <w:r w:rsidRPr="00295CA5">
        <w:rPr>
          <w:rFonts w:ascii="Times New Roman" w:hAnsi="Times New Roman" w:cs="Times New Roman"/>
          <w:sz w:val="20"/>
          <w:szCs w:val="20"/>
          <w:vertAlign w:val="subscript"/>
        </w:rPr>
        <w:t>3</w:t>
      </w:r>
      <w:r w:rsidRPr="00295CA5">
        <w:rPr>
          <w:rFonts w:ascii="Times New Roman" w:hAnsi="Times New Roman" w:cs="Times New Roman"/>
          <w:sz w:val="20"/>
          <w:szCs w:val="20"/>
        </w:rPr>
        <w:t>Si</w:t>
      </w:r>
      <w:r w:rsidRPr="00295CA5">
        <w:rPr>
          <w:rFonts w:ascii="Times New Roman" w:hAnsi="Times New Roman" w:cs="Times New Roman"/>
          <w:sz w:val="20"/>
          <w:szCs w:val="20"/>
          <w:vertAlign w:val="subscript"/>
        </w:rPr>
        <w:t>2</w:t>
      </w:r>
      <w:commentRangeEnd w:id="83"/>
      <w:r w:rsidR="00BE49C8">
        <w:rPr>
          <w:rStyle w:val="CommentReference"/>
        </w:rPr>
        <w:commentReference w:id="83"/>
      </w:r>
      <w:r w:rsidRPr="00295CA5">
        <w:rPr>
          <w:rFonts w:ascii="Times New Roman" w:hAnsi="Times New Roman" w:cs="Times New Roman"/>
          <w:sz w:val="20"/>
          <w:szCs w:val="20"/>
        </w:rPr>
        <w:t xml:space="preserve">.  </w:t>
      </w:r>
    </w:p>
    <w:p w14:paraId="369269FB" w14:textId="3CC81CCC" w:rsidR="00DC1DC2" w:rsidRPr="00D85EEE" w:rsidRDefault="00DC1DC2" w:rsidP="00DC1DC2">
      <w:pPr>
        <w:spacing w:before="100" w:beforeAutospacing="1" w:after="100" w:afterAutospacing="1" w:line="360" w:lineRule="auto"/>
        <w:jc w:val="both"/>
        <w:rPr>
          <w:rFonts w:ascii="Times New Roman" w:hAnsi="Times New Roman" w:cs="Times New Roman"/>
        </w:rPr>
      </w:pPr>
      <w:r w:rsidRPr="00D85EEE">
        <w:rPr>
          <w:rFonts w:ascii="Times New Roman" w:hAnsi="Times New Roman" w:cs="Times New Roman"/>
        </w:rPr>
        <w:t xml:space="preserve">The non-uniform expansion of the </w:t>
      </w:r>
      <w:r>
        <w:rPr>
          <w:rFonts w:ascii="Times New Roman" w:hAnsi="Times New Roman" w:cs="Times New Roman"/>
        </w:rPr>
        <w:t>‘</w:t>
      </w:r>
      <w:r w:rsidRPr="00D85EEE">
        <w:rPr>
          <w:rFonts w:ascii="Times New Roman" w:hAnsi="Times New Roman" w:cs="Times New Roman"/>
        </w:rPr>
        <w:t>a</w:t>
      </w:r>
      <w:r>
        <w:rPr>
          <w:rFonts w:ascii="Times New Roman" w:hAnsi="Times New Roman" w:cs="Times New Roman"/>
        </w:rPr>
        <w:t>’</w:t>
      </w:r>
      <w:r w:rsidRPr="00D85EEE">
        <w:rPr>
          <w:rFonts w:ascii="Times New Roman" w:hAnsi="Times New Roman" w:cs="Times New Roman"/>
        </w:rPr>
        <w:t xml:space="preserve"> and </w:t>
      </w:r>
      <w:r>
        <w:rPr>
          <w:rFonts w:ascii="Times New Roman" w:hAnsi="Times New Roman" w:cs="Times New Roman"/>
        </w:rPr>
        <w:t>‘</w:t>
      </w:r>
      <w:r w:rsidRPr="00D85EEE">
        <w:rPr>
          <w:rFonts w:ascii="Times New Roman" w:hAnsi="Times New Roman" w:cs="Times New Roman"/>
        </w:rPr>
        <w:t>c</w:t>
      </w:r>
      <w:r>
        <w:rPr>
          <w:rFonts w:ascii="Times New Roman" w:hAnsi="Times New Roman" w:cs="Times New Roman"/>
        </w:rPr>
        <w:t>’</w:t>
      </w:r>
      <w:r w:rsidRPr="00D85EEE">
        <w:rPr>
          <w:rFonts w:ascii="Times New Roman" w:hAnsi="Times New Roman" w:cs="Times New Roman"/>
        </w:rPr>
        <w:t xml:space="preserve"> lattice parameters is responsible for the </w:t>
      </w:r>
      <w:r>
        <w:rPr>
          <w:rFonts w:ascii="Times New Roman" w:hAnsi="Times New Roman" w:cs="Times New Roman"/>
        </w:rPr>
        <w:t>non-linear change in</w:t>
      </w:r>
      <w:r w:rsidRPr="00D85EEE">
        <w:rPr>
          <w:rFonts w:ascii="Times New Roman" w:hAnsi="Times New Roman" w:cs="Times New Roman"/>
        </w:rPr>
        <w:t xml:space="preserve"> the c/a with temperature</w:t>
      </w:r>
      <w:r>
        <w:rPr>
          <w:rFonts w:ascii="Times New Roman" w:hAnsi="Times New Roman" w:cs="Times New Roman"/>
        </w:rPr>
        <w:t xml:space="preserve"> as shown in Figure 5</w:t>
      </w:r>
      <w:r w:rsidRPr="00D85EEE">
        <w:rPr>
          <w:rFonts w:ascii="Times New Roman" w:hAnsi="Times New Roman" w:cs="Times New Roman"/>
        </w:rPr>
        <w:t xml:space="preserve"> which in turn results in</w:t>
      </w:r>
      <w:r>
        <w:rPr>
          <w:rFonts w:ascii="Times New Roman" w:hAnsi="Times New Roman" w:cs="Times New Roman"/>
        </w:rPr>
        <w:t xml:space="preserve"> the anisotropic nature of the L</w:t>
      </w:r>
      <w:r w:rsidRPr="00D85EEE">
        <w:rPr>
          <w:rFonts w:ascii="Times New Roman" w:hAnsi="Times New Roman" w:cs="Times New Roman"/>
        </w:rPr>
        <w:t>TE</w:t>
      </w:r>
      <w:r>
        <w:rPr>
          <w:rFonts w:ascii="Times New Roman" w:hAnsi="Times New Roman" w:cs="Times New Roman"/>
        </w:rPr>
        <w:t>C</w:t>
      </w:r>
      <w:r w:rsidRPr="00D85EEE">
        <w:rPr>
          <w:rFonts w:ascii="Times New Roman" w:hAnsi="Times New Roman" w:cs="Times New Roman"/>
        </w:rPr>
        <w:t xml:space="preserve"> in U</w:t>
      </w:r>
      <w:r w:rsidRPr="00D85EEE">
        <w:rPr>
          <w:rFonts w:ascii="Times New Roman" w:hAnsi="Times New Roman" w:cs="Times New Roman"/>
          <w:vertAlign w:val="subscript"/>
        </w:rPr>
        <w:t>3</w:t>
      </w:r>
      <w:r w:rsidRPr="00D85EEE">
        <w:rPr>
          <w:rFonts w:ascii="Times New Roman" w:hAnsi="Times New Roman" w:cs="Times New Roman"/>
        </w:rPr>
        <w:t>Si</w:t>
      </w:r>
      <w:r w:rsidRPr="00D85EEE">
        <w:rPr>
          <w:rFonts w:ascii="Times New Roman" w:hAnsi="Times New Roman" w:cs="Times New Roman"/>
          <w:vertAlign w:val="subscript"/>
        </w:rPr>
        <w:t>2</w:t>
      </w:r>
      <w:r w:rsidRPr="00D85EEE">
        <w:rPr>
          <w:rFonts w:ascii="Times New Roman" w:hAnsi="Times New Roman" w:cs="Times New Roman"/>
        </w:rPr>
        <w:t xml:space="preserve">. The c/a is overestimated in our calculation but follows the experimental trend especially </w:t>
      </w:r>
      <w:del w:id="84" w:author="Ben B" w:date="2018-11-08T14:36:00Z">
        <w:r w:rsidRPr="00D85EEE" w:rsidDel="00BE49C8">
          <w:rPr>
            <w:rFonts w:ascii="Times New Roman" w:hAnsi="Times New Roman" w:cs="Times New Roman"/>
          </w:rPr>
          <w:delText xml:space="preserve">at </w:delText>
        </w:r>
      </w:del>
      <w:ins w:id="85" w:author="Ben B" w:date="2018-11-08T14:36:00Z">
        <w:r w:rsidR="00BE49C8">
          <w:rPr>
            <w:rFonts w:ascii="Times New Roman" w:hAnsi="Times New Roman" w:cs="Times New Roman"/>
          </w:rPr>
          <w:t xml:space="preserve">from </w:t>
        </w:r>
      </w:ins>
      <w:r w:rsidRPr="00D85EEE">
        <w:rPr>
          <w:rFonts w:ascii="Times New Roman" w:hAnsi="Times New Roman" w:cs="Times New Roman"/>
        </w:rPr>
        <w:t xml:space="preserve">300 to 900 K.  </w:t>
      </w:r>
    </w:p>
    <w:p w14:paraId="29F8A0BF"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3.2 Enthalpy and Specific heat</w:t>
      </w:r>
    </w:p>
    <w:p w14:paraId="423B7BB4"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In this work we determine </w:t>
      </w:r>
      <w:r w:rsidRPr="00AF109B">
        <w:rPr>
          <w:rFonts w:ascii="Times New Roman" w:hAnsi="Times New Roman" w:cs="Times New Roman"/>
        </w:rPr>
        <w:t xml:space="preserve">the enthalpy increment (increase in enthalpy with respect to standard conditions) as a function of temperature, </w:t>
      </w:r>
      <w:r>
        <w:rPr>
          <w:rFonts w:ascii="Times New Roman" w:hAnsi="Times New Roman" w:cs="Times New Roman"/>
        </w:rPr>
        <w:t>using the relationship</w:t>
      </w:r>
      <m:oMath>
        <m:r>
          <w:rPr>
            <w:rFonts w:ascii="Cambria Math" w:hAnsi="Cambria Math" w:cs="Times New Roman"/>
          </w:rPr>
          <m:t xml:space="preserve"> 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-H(298K)</m:t>
        </m:r>
      </m:oMath>
      <w:r w:rsidRPr="00AF109B">
        <w:rPr>
          <w:rFonts w:ascii="Times New Roman" w:hAnsi="Times New Roman" w:cs="Times New Roman"/>
        </w:rPr>
        <w:t xml:space="preserve">. </w:t>
      </w:r>
      <w:r>
        <w:rPr>
          <w:rFonts w:ascii="Times New Roman" w:hAnsi="Times New Roman" w:cs="Times New Roman"/>
        </w:rPr>
        <w:t>Just l</w:t>
      </w:r>
      <w:r w:rsidRPr="00AF109B">
        <w:rPr>
          <w:rFonts w:ascii="Times New Roman" w:hAnsi="Times New Roman" w:cs="Times New Roman"/>
        </w:rPr>
        <w:t>ike the lattice parameter, the enthalpy increment increases approximately linear</w:t>
      </w:r>
      <w:r>
        <w:rPr>
          <w:rFonts w:ascii="Times New Roman" w:hAnsi="Times New Roman" w:cs="Times New Roman"/>
        </w:rPr>
        <w:t>ly with temperature as shown in Figure 6a</w:t>
      </w:r>
      <w:r w:rsidRPr="00AF109B">
        <w:rPr>
          <w:rFonts w:ascii="Times New Roman" w:hAnsi="Times New Roman" w:cs="Times New Roman"/>
        </w:rPr>
        <w:t xml:space="preserve">. The first derivative of the enthalpy increment with respect to temperature is used to calculate the specific heat capacity at constant pressure </w:t>
      </w:r>
      <w:r>
        <w:rPr>
          <w:rFonts w:ascii="Times New Roman" w:hAnsi="Times New Roman" w:cs="Times New Roman"/>
        </w:rPr>
        <w:t xml:space="preserve">due to phonon scattering (harmonic and anharmonic) </w:t>
      </w:r>
      <w:r w:rsidRPr="00AF109B">
        <w:rPr>
          <w:rFonts w:ascii="Times New Roman" w:hAnsi="Times New Roman" w:cs="Times New Roman"/>
        </w:rPr>
        <w:t>using the following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206719EC" w14:textId="77777777" w:rsidTr="00F83552">
        <w:tc>
          <w:tcPr>
            <w:tcW w:w="9085" w:type="dxa"/>
          </w:tcPr>
          <w:p w14:paraId="7F058AB1" w14:textId="77777777" w:rsidR="00DC1DC2" w:rsidRPr="00A0647D" w:rsidRDefault="00F83552" w:rsidP="00F83552">
            <w:pPr>
              <w:spacing w:before="100" w:beforeAutospacing="1" w:after="100" w:afterAutospacing="1" w:line="360" w:lineRule="auto"/>
              <w:jc w:val="center"/>
              <w:rPr>
                <w:rFonts w:ascii="Times New Roman" w:eastAsiaTheme="minorEastAsia" w:hAnsi="Times New Roman" w:cs="Times New Roman"/>
                <w:sz w:val="28"/>
                <w:szCs w:val="28"/>
                <w:vertAlign w:val="subscript"/>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12A6B47F"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(5)</w:t>
            </w:r>
          </w:p>
        </w:tc>
      </w:tr>
    </w:tbl>
    <w:p w14:paraId="2E5A258A"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eastAsiaTheme="minorEastAsia" w:hAnsi="Times New Roman" w:cs="Times New Roman"/>
        </w:rPr>
        <w:t xml:space="preserve">where n is the number of moles, and the first derivative of enthalpy was calculated by fitting a straight line to the enthalpy </w:t>
      </w:r>
      <w:r>
        <w:rPr>
          <w:rFonts w:ascii="Times New Roman" w:hAnsi="Times New Roman" w:cs="Times New Roman"/>
        </w:rPr>
        <w:t xml:space="preserve">(See supplementary material for detailed plots from which enthalpy gradients are extrapolated) </w:t>
      </w:r>
      <w:r>
        <w:rPr>
          <w:rFonts w:ascii="Times New Roman" w:eastAsiaTheme="minorEastAsia" w:hAnsi="Times New Roman" w:cs="Times New Roman"/>
        </w:rPr>
        <w:t>at a given temperature T and the data at T</w:t>
      </w:r>
      <w:r>
        <w:rPr>
          <w:rFonts w:ascii="Times New Roman" w:hAnsi="Times New Roman" w:cs="Times New Roman"/>
        </w:rPr>
        <w:t>±1</w:t>
      </w:r>
      <w:r w:rsidRPr="00AF109B">
        <w:rPr>
          <w:rFonts w:ascii="Times New Roman" w:hAnsi="Times New Roman" w:cs="Times New Roman"/>
        </w:rPr>
        <w:t xml:space="preserve">5 K </w:t>
      </w:r>
      <w:r>
        <w:rPr>
          <w:rFonts w:ascii="Times New Roman" w:hAnsi="Times New Roman" w:cs="Times New Roman"/>
        </w:rPr>
        <w:t xml:space="preserve">on </w:t>
      </w:r>
      <w:r w:rsidRPr="00AF109B">
        <w:rPr>
          <w:rFonts w:ascii="Times New Roman" w:hAnsi="Times New Roman" w:cs="Times New Roman"/>
        </w:rPr>
        <w:t>either side.</w:t>
      </w:r>
      <w:r>
        <w:rPr>
          <w:rFonts w:ascii="Times New Roman" w:hAnsi="Times New Roman" w:cs="Times New Roman"/>
        </w:rPr>
        <w:t xml:space="preserve"> </w:t>
      </w:r>
      <w:r w:rsidRPr="009A6979">
        <w:rPr>
          <w:rFonts w:ascii="Times New Roman" w:hAnsi="Times New Roman" w:cs="Times New Roman"/>
        </w:rPr>
        <w:t>The molar heat capacity of a me</w:t>
      </w:r>
      <w:r>
        <w:rPr>
          <w:rFonts w:ascii="Times New Roman" w:hAnsi="Times New Roman" w:cs="Times New Roman"/>
        </w:rPr>
        <w:t>tal is the</w:t>
      </w:r>
      <w:r w:rsidRPr="009A6979">
        <w:rPr>
          <w:rFonts w:ascii="Times New Roman" w:hAnsi="Times New Roman" w:cs="Times New Roman"/>
        </w:rPr>
        <w:t xml:space="preserve"> summation of a dil</w:t>
      </w:r>
      <w:r>
        <w:rPr>
          <w:rFonts w:ascii="Times New Roman" w:hAnsi="Times New Roman" w:cs="Times New Roman"/>
        </w:rPr>
        <w:t>ational, harmonic and anharmonic</w:t>
      </w:r>
      <w:r w:rsidRPr="009A6979">
        <w:rPr>
          <w:rFonts w:ascii="Times New Roman" w:hAnsi="Times New Roman" w:cs="Times New Roman"/>
        </w:rPr>
        <w:t xml:space="preserve"> lattice</w:t>
      </w:r>
      <w:r>
        <w:rPr>
          <w:rFonts w:ascii="Times New Roman" w:hAnsi="Times New Roman" w:cs="Times New Roman"/>
        </w:rPr>
        <w:t xml:space="preserve"> (phonon)</w:t>
      </w:r>
      <w:r w:rsidRPr="009A6979">
        <w:rPr>
          <w:rFonts w:ascii="Times New Roman" w:hAnsi="Times New Roman" w:cs="Times New Roman"/>
        </w:rPr>
        <w:t xml:space="preserve">, and electronic </w:t>
      </w:r>
      <w:r>
        <w:rPr>
          <w:rFonts w:ascii="Times New Roman" w:hAnsi="Times New Roman" w:cs="Times New Roman"/>
        </w:rPr>
        <w:t>terms. The total molar heat capacity,</w:t>
      </w:r>
      <w:r w:rsidRPr="00AF109B">
        <w:rPr>
          <w:rFonts w:ascii="Times New Roman" w:hAnsi="Times New Roman" w:cs="Times New Roman"/>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Pr>
          <w:rFonts w:ascii="Times New Roman" w:hAnsi="Times New Roman" w:cs="Times New Roman"/>
        </w:rPr>
        <w:t xml:space="preserve"> is estimated by addition of the electronic heat capacity,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r>
          <w:rPr>
            <w:rFonts w:ascii="Cambria Math" w:hAnsi="Cambria Math" w:cs="Times New Roman"/>
          </w:rPr>
          <m:t xml:space="preserve"> </m:t>
        </m:r>
      </m:oMath>
      <w:r>
        <w:rPr>
          <w:rFonts w:ascii="Times New Roman" w:hAnsi="Times New Roman" w:cs="Times New Roman"/>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49D58D5" w14:textId="77777777" w:rsidTr="00F83552">
        <w:tc>
          <w:tcPr>
            <w:tcW w:w="8887" w:type="dxa"/>
          </w:tcPr>
          <w:p w14:paraId="535ED874" w14:textId="77777777" w:rsidR="00DC1DC2" w:rsidRPr="00A0647D" w:rsidRDefault="00F83552" w:rsidP="00F83552">
            <w:pPr>
              <w:spacing w:before="100" w:beforeAutospacing="1" w:after="100" w:afterAutospacing="1" w:line="360" w:lineRule="auto"/>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el</m:t>
                  </m:r>
                </m:sub>
              </m:sSub>
              <m:r>
                <w:rPr>
                  <w:rFonts w:ascii="Cambria Math" w:hAnsi="Cambria Math"/>
                </w:rPr>
                <m:t>(T)=γT</m:t>
              </m:r>
            </m:oMath>
            <w:r w:rsidR="00DC1DC2">
              <w:rPr>
                <w:rFonts w:eastAsiaTheme="minorEastAsia"/>
              </w:rPr>
              <w:t>,</w:t>
            </w:r>
          </w:p>
        </w:tc>
        <w:tc>
          <w:tcPr>
            <w:tcW w:w="473" w:type="dxa"/>
          </w:tcPr>
          <w:p w14:paraId="78A2B241"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(6)</w:t>
            </w:r>
          </w:p>
        </w:tc>
      </w:tr>
    </w:tbl>
    <w:p w14:paraId="7365A889"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FE51A8">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40FBB36A" wp14:editId="131EC2AD">
                <wp:simplePos x="0" y="0"/>
                <wp:positionH relativeFrom="column">
                  <wp:posOffset>-323850</wp:posOffset>
                </wp:positionH>
                <wp:positionV relativeFrom="paragraph">
                  <wp:posOffset>37465</wp:posOffset>
                </wp:positionV>
                <wp:extent cx="6580450" cy="2663301"/>
                <wp:effectExtent l="0" t="0" r="0" b="0"/>
                <wp:wrapNone/>
                <wp:docPr id="152" name="Group 13"/>
                <wp:cNvGraphicFramePr/>
                <a:graphic xmlns:a="http://schemas.openxmlformats.org/drawingml/2006/main">
                  <a:graphicData uri="http://schemas.microsoft.com/office/word/2010/wordprocessingGroup">
                    <wpg:wgp>
                      <wpg:cNvGrpSpPr/>
                      <wpg:grpSpPr>
                        <a:xfrm>
                          <a:off x="0" y="0"/>
                          <a:ext cx="6580450" cy="2663301"/>
                          <a:chOff x="0" y="0"/>
                          <a:chExt cx="6580450" cy="2663301"/>
                        </a:xfrm>
                      </wpg:grpSpPr>
                      <pic:pic xmlns:pic="http://schemas.openxmlformats.org/drawingml/2006/picture">
                        <pic:nvPicPr>
                          <pic:cNvPr id="153" name="Picture 153"/>
                          <pic:cNvPicPr>
                            <a:picLocks noChangeAspect="1"/>
                          </pic:cNvPicPr>
                        </pic:nvPicPr>
                        <pic:blipFill rotWithShape="1">
                          <a:blip r:embed="rId28"/>
                          <a:srcRect l="6436" t="7575" r="10151" b="4071"/>
                          <a:stretch/>
                        </pic:blipFill>
                        <pic:spPr>
                          <a:xfrm>
                            <a:off x="3293616" y="711"/>
                            <a:ext cx="3286834" cy="2662590"/>
                          </a:xfrm>
                          <a:prstGeom prst="rect">
                            <a:avLst/>
                          </a:prstGeom>
                        </pic:spPr>
                      </pic:pic>
                      <pic:pic xmlns:pic="http://schemas.openxmlformats.org/drawingml/2006/picture">
                        <pic:nvPicPr>
                          <pic:cNvPr id="154" name="Picture 154"/>
                          <pic:cNvPicPr>
                            <a:picLocks noChangeAspect="1"/>
                          </pic:cNvPicPr>
                        </pic:nvPicPr>
                        <pic:blipFill rotWithShape="1">
                          <a:blip r:embed="rId29"/>
                          <a:srcRect l="6231" t="6781" r="9922" b="4565"/>
                          <a:stretch/>
                        </pic:blipFill>
                        <pic:spPr>
                          <a:xfrm>
                            <a:off x="0" y="0"/>
                            <a:ext cx="3293616" cy="2663301"/>
                          </a:xfrm>
                          <a:prstGeom prst="rect">
                            <a:avLst/>
                          </a:prstGeom>
                        </pic:spPr>
                      </pic:pic>
                      <wps:wsp>
                        <wps:cNvPr id="155" name="TextBox 9"/>
                        <wps:cNvSpPr txBox="1"/>
                        <wps:spPr>
                          <a:xfrm>
                            <a:off x="470472" y="239684"/>
                            <a:ext cx="307340" cy="231140"/>
                          </a:xfrm>
                          <a:prstGeom prst="rect">
                            <a:avLst/>
                          </a:prstGeom>
                          <a:noFill/>
                        </wps:spPr>
                        <wps:txbx>
                          <w:txbxContent>
                            <w:p w14:paraId="7C61EDE1" w14:textId="77777777" w:rsidR="00F83552" w:rsidRPr="003E08F7" w:rsidRDefault="00F83552" w:rsidP="00DC1DC2">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wps:txbx>
                        <wps:bodyPr wrap="none" rtlCol="0">
                          <a:spAutoFit/>
                        </wps:bodyPr>
                      </wps:wsp>
                      <wps:wsp>
                        <wps:cNvPr id="156" name="TextBox 10"/>
                        <wps:cNvSpPr txBox="1"/>
                        <wps:spPr>
                          <a:xfrm>
                            <a:off x="3763797" y="239684"/>
                            <a:ext cx="312420" cy="231140"/>
                          </a:xfrm>
                          <a:prstGeom prst="rect">
                            <a:avLst/>
                          </a:prstGeom>
                          <a:noFill/>
                        </wps:spPr>
                        <wps:txbx>
                          <w:txbxContent>
                            <w:p w14:paraId="331574F4" w14:textId="77777777" w:rsidR="00F83552" w:rsidRPr="003E08F7" w:rsidRDefault="00F83552" w:rsidP="00DC1DC2">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wps:txbx>
                        <wps:bodyPr wrap="none" rtlCol="0">
                          <a:spAutoFit/>
                        </wps:bodyPr>
                      </wps:wsp>
                    </wpg:wgp>
                  </a:graphicData>
                </a:graphic>
              </wp:anchor>
            </w:drawing>
          </mc:Choice>
          <mc:Fallback>
            <w:pict>
              <v:group w14:anchorId="40FBB36A" id="Group 13" o:spid="_x0000_s1046" style="position:absolute;left:0;text-align:left;margin-left:-25.5pt;margin-top:2.95pt;width:518.15pt;height:209.7pt;z-index:251662336" coordsize="65804,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">
                <v:shape id="Picture 153" o:spid="_x0000_s1047" type="#_x0000_t75" style="position:absolute;left:32936;top:7;width:32868;height:26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">
                  <v:imagedata r:id="rId30" o:title="" croptop="4964f" cropbottom="2668f" cropleft="4218f" cropright="6653f"/>
                </v:shape>
                <v:shape id="Picture 154" o:spid="_x0000_s1048" type="#_x0000_t75" style="position:absolute;width:32936;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">
                  <v:imagedata r:id="rId31" o:title="" croptop="4444f" cropbottom="2992f" cropleft="4084f" cropright="6502f"/>
                </v:shape>
                <v:shape id="TextBox 9" o:spid="_x0000_s1049" type="#_x0000_t202" style="position:absolute;left:4704;top:2396;width:3074;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" filled="f" stroked="f">
                  <v:textbox style="mso-fit-shape-to-text:t">
                    <w:txbxContent>
                      <w:p w14:paraId="7C61EDE1" w14:textId="77777777" w:rsidR="00F83552" w:rsidRPr="003E08F7" w:rsidRDefault="00F83552" w:rsidP="00DC1DC2">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v:textbox>
                </v:shape>
                <v:shape id="TextBox 10" o:spid="_x0000_s1050" type="#_x0000_t202" style="position:absolute;left:37637;top:2396;width:3125;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" filled="f" stroked="f">
                  <v:textbox style="mso-fit-shape-to-text:t">
                    <w:txbxContent>
                      <w:p w14:paraId="331574F4" w14:textId="77777777" w:rsidR="00F83552" w:rsidRPr="003E08F7" w:rsidRDefault="00F83552" w:rsidP="00DC1DC2">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v:textbox>
                </v:shape>
              </v:group>
            </w:pict>
          </mc:Fallback>
        </mc:AlternateContent>
      </w:r>
    </w:p>
    <w:p w14:paraId="1DFF82B6"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6E464C2B"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19E4F579"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FA9F380"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35EF7FD2"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40075AC1"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7531722E"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6:</w:t>
      </w:r>
      <w:r w:rsidRPr="00BC2819">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BC2819">
        <w:rPr>
          <w:rFonts w:ascii="Times New Roman" w:hAnsi="Times New Roman" w:cs="Times New Roman"/>
          <w:sz w:val="20"/>
          <w:szCs w:val="20"/>
        </w:rPr>
        <w:t>The change in enthalpy</w:t>
      </w:r>
      <w:r>
        <w:rPr>
          <w:rFonts w:ascii="Times New Roman" w:hAnsi="Times New Roman" w:cs="Times New Roman"/>
          <w:sz w:val="20"/>
          <w:szCs w:val="20"/>
        </w:rPr>
        <w:t xml:space="preserve"> </w:t>
      </w:r>
      <w:r w:rsidRPr="00BC2819">
        <w:rPr>
          <w:rFonts w:ascii="Times New Roman" w:hAnsi="Times New Roman" w:cs="Times New Roman"/>
          <w:sz w:val="20"/>
          <w:szCs w:val="20"/>
        </w:rPr>
        <w:t xml:space="preserve">relative to the enthalpy at 300 K (b) </w:t>
      </w:r>
      <w:r>
        <w:rPr>
          <w:rFonts w:ascii="Times New Roman" w:hAnsi="Times New Roman" w:cs="Times New Roman"/>
          <w:sz w:val="20"/>
          <w:szCs w:val="20"/>
        </w:rPr>
        <w:t xml:space="preserve">molar heat capacity at constant pressure </w:t>
      </w:r>
      <w:r w:rsidRPr="00BC2819">
        <w:rPr>
          <w:rFonts w:ascii="Times New Roman" w:hAnsi="Times New Roman" w:cs="Times New Roman"/>
          <w:sz w:val="20"/>
          <w:szCs w:val="20"/>
        </w:rPr>
        <w:t>as a function of temperature</w:t>
      </w:r>
      <w:r>
        <w:rPr>
          <w:rFonts w:ascii="Times New Roman" w:hAnsi="Times New Roman" w:cs="Times New Roman"/>
          <w:sz w:val="20"/>
          <w:szCs w:val="20"/>
        </w:rPr>
        <w:t>.</w:t>
      </w:r>
    </w:p>
    <w:p w14:paraId="04F64746" w14:textId="1A607F9F" w:rsidR="00DC1DC2" w:rsidRPr="00AF16FA" w:rsidRDefault="00DC1DC2" w:rsidP="00DC1DC2">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w:t>
      </w:r>
      <w:r w:rsidRPr="00C565C9">
        <w:rPr>
          <w:rFonts w:ascii="Times New Roman" w:hAnsi="Times New Roman" w:cs="Times New Roman"/>
        </w:rPr>
        <w:t xml:space="preserve">here </w:t>
      </w:r>
      <m:oMath>
        <m:r>
          <w:rPr>
            <w:rFonts w:ascii="Cambria Math" w:hAnsi="Cambria Math"/>
          </w:rPr>
          <m:t>γ</m:t>
        </m:r>
      </m:oMath>
      <w:r>
        <w:rPr>
          <w:rFonts w:ascii="Times New Roman" w:eastAsiaTheme="minorEastAsia" w:hAnsi="Times New Roman" w:cs="Times New Roman"/>
        </w:rPr>
        <w:t xml:space="preserve"> is the electronic specific heat coefficient</w:t>
      </w:r>
      <w:ins w:id="86" w:author="Ben B" w:date="2018-11-08T14:47:00Z">
        <w:r w:rsidR="00EF20D7">
          <w:rPr>
            <w:rFonts w:ascii="Times New Roman" w:eastAsiaTheme="minorEastAsia" w:hAnsi="Times New Roman" w:cs="Times New Roman"/>
          </w:rPr>
          <w:t xml:space="preserve">, </w:t>
        </w:r>
      </w:ins>
      <w:del w:id="87" w:author="Ben B" w:date="2018-11-08T14:47:00Z">
        <w:r w:rsidDel="00EF20D7">
          <w:rPr>
            <w:rFonts w:ascii="Times New Roman" w:eastAsiaTheme="minorEastAsia" w:hAnsi="Times New Roman" w:cs="Times New Roman"/>
          </w:rPr>
          <w:delText>. E</w:delText>
        </w:r>
      </w:del>
      <w:ins w:id="88" w:author="Ben B" w:date="2018-11-08T14:47:00Z">
        <w:r w:rsidR="00EF20D7">
          <w:rPr>
            <w:rFonts w:ascii="Times New Roman" w:eastAsiaTheme="minorEastAsia" w:hAnsi="Times New Roman" w:cs="Times New Roman"/>
          </w:rPr>
          <w:t>e</w:t>
        </w:r>
      </w:ins>
      <w:r>
        <w:rPr>
          <w:rFonts w:ascii="Times New Roman" w:eastAsiaTheme="minorEastAsia" w:hAnsi="Times New Roman" w:cs="Times New Roman"/>
        </w:rPr>
        <w:t>xperimentally determine</w:t>
      </w:r>
      <w:ins w:id="89" w:author="Ben B" w:date="2018-11-08T14:47:00Z">
        <w:r w:rsidR="00EF20D7">
          <w:rPr>
            <w:rFonts w:ascii="Times New Roman" w:eastAsiaTheme="minorEastAsia" w:hAnsi="Times New Roman" w:cs="Times New Roman"/>
          </w:rPr>
          <w:t>d</w:t>
        </w:r>
      </w:ins>
      <w:r>
        <w:rPr>
          <w:rFonts w:ascii="Times New Roman" w:eastAsiaTheme="minorEastAsia" w:hAnsi="Times New Roman" w:cs="Times New Roman"/>
        </w:rPr>
        <w:t xml:space="preserve"> as 52.0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/mol.K</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rPr>
        <w:fldChar w:fldCharType="separate"/>
      </w:r>
      <w:r w:rsidRPr="00973F33">
        <w:rPr>
          <w:rFonts w:ascii="Times New Roman" w:eastAsiaTheme="minorEastAsia" w:hAnsi="Times New Roman" w:cs="Times New Roman"/>
          <w:noProof/>
        </w:rPr>
        <w:t>[3]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estimated to be 13.2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/mol.K</w:t>
      </w:r>
      <w:r>
        <w:rPr>
          <w:rFonts w:ascii="Times New Roman" w:eastAsiaTheme="minorEastAsia" w:hAnsi="Times New Roman" w:cs="Times New Roman"/>
          <w:vertAlign w:val="superscript"/>
        </w:rPr>
        <w:t xml:space="preserve">2 </w:t>
      </w:r>
      <w:r>
        <w:rPr>
          <w:rFonts w:ascii="Times New Roman" w:eastAsiaTheme="minorEastAsia" w:hAnsi="Times New Roman" w:cs="Times New Roman"/>
        </w:rPr>
        <w:t xml:space="preserve">from DFT+U calculations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[41]","plainTextFormattedCitation":"[41]","previouslyFormattedCitation":"[41]"},"properties":{"noteIndex":0},"schema":"https://github.com/citation-style-language/schema/raw/master/csl-citation.json"}</w:instrText>
      </w:r>
      <w:r>
        <w:rPr>
          <w:rFonts w:ascii="Times New Roman" w:eastAsiaTheme="minorEastAsia" w:hAnsi="Times New Roman" w:cs="Times New Roman"/>
        </w:rPr>
        <w:fldChar w:fldCharType="separate"/>
      </w:r>
      <w:r w:rsidRPr="00473931">
        <w:rPr>
          <w:rFonts w:ascii="Times New Roman" w:eastAsiaTheme="minorEastAsia" w:hAnsi="Times New Roman" w:cs="Times New Roman"/>
          <w:noProof/>
        </w:rPr>
        <w:t>[41]</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w:t>
      </w:r>
      <w:r w:rsidRPr="00C565C9">
        <w:rPr>
          <w:rFonts w:ascii="Times New Roman" w:hAnsi="Times New Roman" w:cs="Times New Roman"/>
        </w:rPr>
        <w:t>T is the temperature in Kelvin</w:t>
      </w:r>
      <w:r>
        <w:rPr>
          <w:rFonts w:ascii="Times New Roman" w:eastAsiaTheme="minorEastAsia" w:hAnsi="Times New Roman" w:cs="Times New Roman"/>
        </w:rPr>
        <w:t xml:space="preserve">. </w:t>
      </w:r>
      <w:r w:rsidRPr="00AF16FA">
        <w:rPr>
          <w:rFonts w:ascii="Times New Roman" w:hAnsi="Times New Roman" w:cs="Times New Roman"/>
          <w:color w:val="000000"/>
          <w:sz w:val="21"/>
          <w:szCs w:val="21"/>
        </w:rPr>
        <w:t xml:space="preserve">The </w:t>
      </w:r>
      <w:r w:rsidRPr="00602B68">
        <w:rPr>
          <w:rFonts w:ascii="Times New Roman" w:hAnsi="Times New Roman" w:cs="Times New Roman"/>
          <w:color w:val="000000"/>
        </w:rPr>
        <w:t xml:space="preserve">calculated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values agreed with the Dulong Petit Law value above the Debye temperature. The sum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oMath>
      <w:r>
        <w:rPr>
          <w:rFonts w:ascii="Times New Roman" w:hAnsi="Times New Roman" w:cs="Times New Roman"/>
          <w:color w:val="000000"/>
        </w:rPr>
        <w:t xml:space="preserve"> components of heat capacity give</w:t>
      </w:r>
      <w:r w:rsidRPr="00602B68">
        <w:rPr>
          <w:rFonts w:ascii="Times New Roman" w:hAnsi="Times New Roman" w:cs="Times New Roman"/>
          <w:color w:val="000000"/>
        </w:rPr>
        <w:t xml:space="preserve"> the total heat capacity,</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sidRPr="00602B68">
        <w:rPr>
          <w:rFonts w:ascii="Times New Roman" w:hAnsi="Times New Roman" w:cs="Times New Roman"/>
          <w:color w:val="000000"/>
        </w:rPr>
        <w:t xml:space="preserve"> shown as the red and black data points in </w:t>
      </w:r>
      <w:r>
        <w:rPr>
          <w:rFonts w:ascii="Times New Roman" w:hAnsi="Times New Roman" w:cs="Times New Roman"/>
          <w:color w:val="000000" w:themeColor="text1"/>
        </w:rPr>
        <w:t>Figure 6b</w:t>
      </w:r>
      <w:r w:rsidRPr="00602B68">
        <w:rPr>
          <w:rFonts w:ascii="Times New Roman" w:hAnsi="Times New Roman" w:cs="Times New Roman"/>
          <w:color w:val="000000"/>
        </w:rPr>
        <w:t>. In</w:t>
      </w:r>
      <w:r>
        <w:rPr>
          <w:rFonts w:ascii="Times New Roman" w:hAnsi="Times New Roman" w:cs="Times New Roman"/>
          <w:color w:val="000000"/>
        </w:rPr>
        <w:t xml:space="preserve"> comparison to previous work </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color w:val="000000"/>
        </w:rPr>
        <w:fldChar w:fldCharType="separate"/>
      </w:r>
      <w:r w:rsidRPr="009E4F08">
        <w:rPr>
          <w:rFonts w:ascii="Times New Roman" w:hAnsi="Times New Roman" w:cs="Times New Roman"/>
          <w:noProof/>
          <w:color w:val="000000"/>
        </w:rPr>
        <w:t>[14]</w:t>
      </w:r>
      <w:r>
        <w:rPr>
          <w:rFonts w:ascii="Times New Roman" w:hAnsi="Times New Roman" w:cs="Times New Roman"/>
          <w:color w:val="000000"/>
        </w:rPr>
        <w:fldChar w:fldCharType="end"/>
      </w:r>
      <w:r w:rsidRPr="00602B68">
        <w:rPr>
          <w:rFonts w:ascii="Times New Roman" w:hAnsi="Times New Roman" w:cs="Times New Roman"/>
          <w:color w:val="000000"/>
        </w:rPr>
        <w:t>, there is a good agreement at 300 to 900 K especially with experimentally determined</w:t>
      </w:r>
      <m:oMath>
        <m:r>
          <w:rPr>
            <w:rFonts w:ascii="Cambria Math" w:hAnsi="Cambria Math" w:cs="Times New Roman"/>
            <w:color w:val="000000"/>
          </w:rPr>
          <m:t xml:space="preserve"> </m:t>
        </m:r>
        <m:r>
          <w:rPr>
            <w:rFonts w:ascii="Cambria Math" w:hAnsi="Cambria Math" w:cs="Times New Roman"/>
          </w:rPr>
          <m:t>γ</m:t>
        </m:r>
      </m:oMath>
      <w:r w:rsidRPr="00602B68">
        <w:rPr>
          <w:rFonts w:ascii="Times New Roman" w:eastAsiaTheme="minorEastAsia" w:hAnsi="Times New Roman" w:cs="Times New Roman"/>
        </w:rPr>
        <w:t xml:space="preserve">. </w:t>
      </w:r>
      <w:r w:rsidRPr="00602B68">
        <w:rPr>
          <w:rFonts w:ascii="Times New Roman" w:hAnsi="Times New Roman" w:cs="Times New Roman"/>
        </w:rPr>
        <w:t>The electronic contribution to heat capacity is quite significant since the</w:t>
      </w:r>
      <w:r>
        <w:rPr>
          <w:rFonts w:ascii="Times New Roman" w:hAnsi="Times New Roman" w:cs="Times New Roman"/>
        </w:rPr>
        <w:t xml:space="preserve"> Dulong-Petit limit for phonon specific contribution is ~125 J/mol-K. This is consistent with work by Beeler and coworkers who determined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Pr>
          <w:rFonts w:ascii="Times New Roman" w:hAnsi="Times New Roman" w:cs="Times New Roman"/>
        </w:rPr>
        <w:t xml:space="preserve"> at 400 K to be 134 J/mol-K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[21]","plainTextFormattedCitation":"[21]","previouslyFormattedCitation":"[21]"},"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agree with recently measured value by Antonio </w:t>
      </w:r>
      <w:r>
        <w:rPr>
          <w:rFonts w:ascii="Times New Roman" w:hAnsi="Times New Roman" w:cs="Times New Roman"/>
          <w:i/>
        </w:rPr>
        <w:t>et</w:t>
      </w:r>
      <w:r w:rsidRPr="005B092E">
        <w:rPr>
          <w:rFonts w:ascii="Times New Roman" w:hAnsi="Times New Roman" w:cs="Times New Roman"/>
          <w:i/>
        </w:rPr>
        <w:t xml:space="preserve"> al</w:t>
      </w:r>
      <w:r>
        <w:rPr>
          <w:rFonts w:ascii="Times New Roman" w:hAnsi="Times New Roman" w:cs="Times New Roman"/>
        </w:rPr>
        <w:t xml:space="preserve">. at 300 K as 149 J/mol-K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w:t>
      </w:r>
    </w:p>
    <w:p w14:paraId="771905F1"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3.3 Elastic constants</w:t>
      </w:r>
    </w:p>
    <w:p w14:paraId="1605F3A0"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E</w:t>
      </w:r>
      <w:r w:rsidRPr="00673F8F">
        <w:rPr>
          <w:rFonts w:ascii="Times New Roman" w:hAnsi="Times New Roman" w:cs="Times New Roman"/>
        </w:rPr>
        <w:t>lasticity describes the physical and internal changes of solid material under the appl</w:t>
      </w:r>
      <w:r>
        <w:rPr>
          <w:rFonts w:ascii="Times New Roman" w:hAnsi="Times New Roman" w:cs="Times New Roman"/>
        </w:rPr>
        <w:t>ication of stress and strain</w:t>
      </w:r>
      <w:r w:rsidRPr="00673F8F">
        <w:rPr>
          <w:rFonts w:ascii="Times New Roman" w:hAnsi="Times New Roman" w:cs="Times New Roman"/>
        </w:rPr>
        <w:t xml:space="preserve">. The elastic coefficients and moduli </w:t>
      </w:r>
      <w:r>
        <w:rPr>
          <w:rFonts w:ascii="Times New Roman" w:hAnsi="Times New Roman" w:cs="Times New Roman"/>
        </w:rPr>
        <w:t xml:space="preserve">can be </w:t>
      </w:r>
      <w:r w:rsidRPr="00673F8F">
        <w:rPr>
          <w:rFonts w:ascii="Times New Roman" w:hAnsi="Times New Roman" w:cs="Times New Roman"/>
        </w:rPr>
        <w:t xml:space="preserve">also </w:t>
      </w:r>
      <w:r>
        <w:rPr>
          <w:rFonts w:ascii="Times New Roman" w:hAnsi="Times New Roman" w:cs="Times New Roman"/>
        </w:rPr>
        <w:t xml:space="preserve">linked to </w:t>
      </w:r>
      <w:r w:rsidRPr="00673F8F">
        <w:rPr>
          <w:rFonts w:ascii="Times New Roman" w:hAnsi="Times New Roman" w:cs="Times New Roman"/>
        </w:rPr>
        <w:t xml:space="preserve">the </w:t>
      </w:r>
      <w:r>
        <w:rPr>
          <w:rFonts w:ascii="Times New Roman" w:hAnsi="Times New Roman" w:cs="Times New Roman"/>
        </w:rPr>
        <w:t xml:space="preserve">atomic </w:t>
      </w:r>
      <w:r w:rsidRPr="00673F8F">
        <w:rPr>
          <w:rFonts w:ascii="Times New Roman" w:hAnsi="Times New Roman" w:cs="Times New Roman"/>
        </w:rPr>
        <w:t>bonding, deformation</w:t>
      </w:r>
      <w:r>
        <w:rPr>
          <w:rFonts w:ascii="Times New Roman" w:hAnsi="Times New Roman" w:cs="Times New Roman"/>
        </w:rPr>
        <w:t xml:space="preserve"> characteristics and</w:t>
      </w:r>
      <w:r w:rsidRPr="00673F8F">
        <w:rPr>
          <w:rFonts w:ascii="Times New Roman" w:hAnsi="Times New Roman" w:cs="Times New Roman"/>
        </w:rPr>
        <w:t xml:space="preserve"> mechanical and structural stability. To investigate the mechanical stability of the intermetallic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w:t>
      </w:r>
      <w:r w:rsidRPr="00777EC2">
        <w:rPr>
          <w:rFonts w:ascii="Times New Roman" w:hAnsi="Times New Roman" w:cs="Times New Roman"/>
        </w:rPr>
        <w:t xml:space="preserve">we computed the elastic constant from ground-state elastic tensor using structures optimised at </w:t>
      </w:r>
      <w:r>
        <w:rPr>
          <w:rFonts w:ascii="Times New Roman" w:hAnsi="Times New Roman" w:cs="Times New Roman"/>
        </w:rPr>
        <w:t xml:space="preserve">0 and </w:t>
      </w:r>
      <w:r w:rsidRPr="00777EC2">
        <w:rPr>
          <w:rFonts w:ascii="Times New Roman" w:hAnsi="Times New Roman" w:cs="Times New Roman"/>
        </w:rPr>
        <w:t xml:space="preserve">300 K </w:t>
      </w:r>
      <w:r>
        <w:rPr>
          <w:rFonts w:ascii="Times New Roman" w:hAnsi="Times New Roman" w:cs="Times New Roman"/>
        </w:rPr>
        <w:t xml:space="preserve">using the scripts provided with LAMMPS code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[24]","plainTextFormattedCitation":"[24]","previouslyFormattedCitation":"[24]"},"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[24]</w:t>
      </w:r>
      <w:r>
        <w:rPr>
          <w:rFonts w:ascii="Times New Roman" w:hAnsi="Times New Roman" w:cs="Times New Roman"/>
        </w:rPr>
        <w:fldChar w:fldCharType="end"/>
      </w:r>
      <w:r w:rsidRPr="00777EC2">
        <w:rPr>
          <w:rFonts w:ascii="Times New Roman" w:hAnsi="Times New Roman" w:cs="Times New Roman"/>
        </w:rPr>
        <w:t>.</w:t>
      </w:r>
      <w:r>
        <w:rPr>
          <w:rFonts w:ascii="Times New Roman" w:hAnsi="Times New Roman" w:cs="Times New Roman"/>
        </w:rPr>
        <w:t xml:space="preserve"> </w:t>
      </w:r>
      <w:r w:rsidRPr="00673F8F">
        <w:rPr>
          <w:rFonts w:ascii="Times New Roman" w:hAnsi="Times New Roman" w:cs="Times New Roman"/>
        </w:rPr>
        <w:t>The calculated elastic constants of a single crystal of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are listed in Table 2</w:t>
      </w:r>
      <w:r w:rsidRPr="00673F8F">
        <w:rPr>
          <w:rFonts w:ascii="Times New Roman" w:hAnsi="Times New Roman" w:cs="Times New Roman"/>
        </w:rPr>
        <w:t xml:space="preserve"> along with the reported values from </w:t>
      </w:r>
      <w:r>
        <w:rPr>
          <w:rFonts w:ascii="Times New Roman" w:hAnsi="Times New Roman" w:cs="Times New Roman"/>
        </w:rPr>
        <w:t xml:space="preserve">DFT </w:t>
      </w:r>
      <w:r>
        <w:rPr>
          <w:rFonts w:ascii="Times New Roman" w:hAnsi="Times New Roman" w:cs="Times New Roman"/>
        </w:rPr>
        <w:lastRenderedPageBreak/>
        <w:t xml:space="preserve">calculations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DFT","type":"article-journal","volume":"732"},"uris":["http://www.mendeley.com/documents/?uuid=d442b0d6-e0ff-47ea-b1c1-b9fa6f64622e"]},{"id":"ITEM-2","itemData":{"DOI":"10.1016/j.jnucmat.2015.11.060","ISSN":"00223115","abstract":"U3Si2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Materials","id":"ITEM-2","issued":{"date-parts":[["2016"]]},"page":"194-199","publisher":"Elsevier B.V.","title":"First-principles investigations on the electronic structures of U3Si2","type":"article-journal","volume":"469"},"uris":["http://www.mendeley.com/documents/?uuid=281c28f9-891c-4dca-802b-ec6cb6af439a"]},{"id":"ITEM-3","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Materials","id":"ITEM-3","issued":{"date-parts":[["2016"]]},"page":"216-223","publisher":"Elsevier B.V.","title":"Phase equilibria in the U-Si system from first-principles calculations","type":"article-journal","volume":"479"},"uris":["http://www.mendeley.com/documents/?uuid=87df3a20-39a6-411c-ab33-0ef1aa61e1f7"]}],"mendeley":{"formattedCitation":"[11,12,41]","plainTextFormattedCitation":"[11,12,41]","previouslyFormattedCitation":"[11,12,41]"},"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[11,12,41]</w:t>
      </w:r>
      <w:r>
        <w:rPr>
          <w:rFonts w:ascii="Times New Roman" w:hAnsi="Times New Roman" w:cs="Times New Roman"/>
        </w:rPr>
        <w:fldChar w:fldCharType="end"/>
      </w:r>
      <w:r>
        <w:rPr>
          <w:rFonts w:ascii="Times New Roman" w:hAnsi="Times New Roman" w:cs="Times New Roman"/>
        </w:rPr>
        <w:t xml:space="preserve"> </w:t>
      </w:r>
      <w:r w:rsidRPr="00673F8F">
        <w:rPr>
          <w:rFonts w:ascii="Times New Roman" w:hAnsi="Times New Roman" w:cs="Times New Roman"/>
        </w:rPr>
        <w:t>and experiment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[42]","plainTextFormattedCitation":"[42]","previouslyFormattedCitation":"[42]"},"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[42]</w:t>
      </w:r>
      <w:r>
        <w:rPr>
          <w:rFonts w:ascii="Times New Roman" w:hAnsi="Times New Roman" w:cs="Times New Roman"/>
        </w:rPr>
        <w:fldChar w:fldCharType="end"/>
      </w:r>
      <w:r w:rsidRPr="00673F8F">
        <w:rPr>
          <w:rFonts w:ascii="Times New Roman" w:hAnsi="Times New Roman" w:cs="Times New Roman"/>
        </w:rPr>
        <w:t>.</w:t>
      </w:r>
      <w:r>
        <w:rPr>
          <w:rFonts w:ascii="Times New Roman" w:hAnsi="Times New Roman" w:cs="Times New Roman"/>
        </w:rPr>
        <w:t xml:space="preserve"> </w:t>
      </w:r>
      <w:r w:rsidRPr="005B7877">
        <w:rPr>
          <w:rFonts w:ascii="Times New Roman" w:hAnsi="Times New Roman" w:cs="Times New Roman"/>
        </w:rPr>
        <w:t>For tetragonal symmetry, there are six independent elastic constants, that is, C</w:t>
      </w:r>
      <w:r w:rsidRPr="005B7877">
        <w:rPr>
          <w:rFonts w:ascii="Times New Roman" w:hAnsi="Times New Roman" w:cs="Times New Roman"/>
          <w:vertAlign w:val="subscript"/>
        </w:rPr>
        <w:t>11</w:t>
      </w:r>
      <w:r w:rsidRPr="005B7877">
        <w:rPr>
          <w:rFonts w:ascii="Times New Roman" w:hAnsi="Times New Roman" w:cs="Times New Roman"/>
        </w:rPr>
        <w:t>, C</w:t>
      </w:r>
      <w:r w:rsidRPr="005B7877">
        <w:rPr>
          <w:rFonts w:ascii="Times New Roman" w:hAnsi="Times New Roman" w:cs="Times New Roman"/>
          <w:vertAlign w:val="subscript"/>
        </w:rPr>
        <w:t>12</w:t>
      </w:r>
      <w:r w:rsidRPr="005B7877">
        <w:rPr>
          <w:rFonts w:ascii="Times New Roman" w:hAnsi="Times New Roman" w:cs="Times New Roman"/>
        </w:rPr>
        <w:t>, C</w:t>
      </w:r>
      <w:r w:rsidRPr="005B7877">
        <w:rPr>
          <w:rFonts w:ascii="Times New Roman" w:hAnsi="Times New Roman" w:cs="Times New Roman"/>
          <w:vertAlign w:val="subscript"/>
        </w:rPr>
        <w:t>13</w:t>
      </w:r>
      <w:r w:rsidRPr="005B7877">
        <w:rPr>
          <w:rFonts w:ascii="Times New Roman" w:hAnsi="Times New Roman" w:cs="Times New Roman"/>
        </w:rPr>
        <w:t>, C</w:t>
      </w:r>
      <w:r w:rsidRPr="005B7877">
        <w:rPr>
          <w:rFonts w:ascii="Times New Roman" w:hAnsi="Times New Roman" w:cs="Times New Roman"/>
          <w:vertAlign w:val="subscript"/>
        </w:rPr>
        <w:t>33</w:t>
      </w:r>
      <w:r w:rsidRPr="005B7877">
        <w:rPr>
          <w:rFonts w:ascii="Times New Roman" w:hAnsi="Times New Roman" w:cs="Times New Roman"/>
        </w:rPr>
        <w:t>, C</w:t>
      </w:r>
      <w:r w:rsidRPr="005B7877">
        <w:rPr>
          <w:rFonts w:ascii="Times New Roman" w:hAnsi="Times New Roman" w:cs="Times New Roman"/>
          <w:vertAlign w:val="subscript"/>
        </w:rPr>
        <w:t>44</w:t>
      </w:r>
      <w:r w:rsidRPr="005B7877">
        <w:rPr>
          <w:rFonts w:ascii="Times New Roman" w:hAnsi="Times New Roman" w:cs="Times New Roman"/>
        </w:rPr>
        <w:t xml:space="preserve"> and C</w:t>
      </w:r>
      <w:r w:rsidRPr="005B7877">
        <w:rPr>
          <w:rFonts w:ascii="Times New Roman" w:hAnsi="Times New Roman" w:cs="Times New Roman"/>
          <w:vertAlign w:val="subscript"/>
        </w:rPr>
        <w:t>66</w:t>
      </w:r>
      <w:r w:rsidRPr="005B7877">
        <w:rPr>
          <w:rFonts w:ascii="Times New Roman" w:hAnsi="Times New Roman" w:cs="Times New Roman"/>
        </w:rPr>
        <w:t>. The calculated elastic constants of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fulfil the Born crite</w:t>
      </w:r>
      <w:r>
        <w:rPr>
          <w:rFonts w:ascii="Times New Roman" w:hAnsi="Times New Roman" w:cs="Times New Roman"/>
        </w:rPr>
        <w:t xml:space="preserve">ria for mechanical stability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10.1103/PhysRevB.76.054115","author":[{"dropping-particle":"","family":"Wu","given":"Zhi-jian","non-dropping-particle":"","parse-names":false,"suffix":""},{"dropping-particle":"","family":"Zhao","given":"Er-jun","non-dropping-particle":"","parse-names":false,"suffix":""},{"dropping-particle":"","family":"Xiang","given":"Hong-ping","non-dropping-particle":"","parse-names":false,"suffix":""},{"dropping-particle":"","family":"Hao","given":"Xian-feng","non-dropping-particle":"","parse-names":false,"suffix":""},{"dropping-particle":"","family":"Liu","given":"Xiao-juan","non-dropping-particle":"","parse-names":false,"suffix":""},{"dropping-particle":"","family":"Meng","given":"Jian","non-dropping-particle":"","parse-names":false,"suffix":""}],"container-title":"Physical Review B","id":"ITEM-1","issue":"5","issued":{"date-parts":[["2007","8","14"]]},"page":"54115","publisher":"American Physical Society","title":"Crystal structures and elastic properties of superhard $\\mathrm{Ir}{\\mathrm{N}}_{2}$ and $\\mathrm{Ir}{\\mathrm{N}}_{3}$ from first principles","type":"article-journal","volume":"76"},"uris":["http://www.mendeley.com/documents/?uuid=e6a92acc-530e-42cd-a7e2-8950402b7a9f"]}],"mendeley":{"formattedCitation":"[43]","plainTextFormattedCitation":"[43]","previouslyFormattedCitation":"[43]"},"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[43]</w:t>
      </w:r>
      <w:r>
        <w:rPr>
          <w:rFonts w:ascii="Times New Roman" w:hAnsi="Times New Roman" w:cs="Times New Roman"/>
        </w:rPr>
        <w:fldChar w:fldCharType="end"/>
      </w:r>
      <w:r w:rsidRPr="005B7877">
        <w:rPr>
          <w:rFonts w:ascii="Times New Roman" w:hAnsi="Times New Roman" w:cs="Times New Roman"/>
        </w:rPr>
        <w:t>. Therefore, it can be said that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is mechani</w:t>
      </w:r>
      <w:r>
        <w:rPr>
          <w:rFonts w:ascii="Times New Roman" w:hAnsi="Times New Roman" w:cs="Times New Roman"/>
        </w:rPr>
        <w:t>cally stable at ambient conditions</w:t>
      </w:r>
      <w:r w:rsidRPr="005B7877">
        <w:rPr>
          <w:rFonts w:ascii="Times New Roman" w:hAnsi="Times New Roman" w:cs="Times New Roman"/>
        </w:rPr>
        <w:t>.</w:t>
      </w:r>
    </w:p>
    <w:p w14:paraId="7D600B60" w14:textId="07DBC7B0" w:rsidR="00DC1DC2" w:rsidRDefault="00DC1DC2" w:rsidP="00DC1DC2">
      <w:pPr>
        <w:spacing w:before="100" w:beforeAutospacing="1" w:after="100" w:afterAutospacing="1" w:line="360" w:lineRule="auto"/>
        <w:jc w:val="both"/>
        <w:rPr>
          <w:rFonts w:ascii="Times New Roman" w:hAnsi="Times New Roman" w:cs="Times New Roman"/>
        </w:rPr>
      </w:pPr>
      <w:r w:rsidRPr="005B2601">
        <w:rPr>
          <w:rFonts w:ascii="Times New Roman" w:hAnsi="Times New Roman" w:cs="Times New Roman"/>
        </w:rPr>
        <w:t xml:space="preserve">While DFT calculations are believed to be more accurate than MD simulations, their high computational cost strongly limits the length and time scales used in </w:t>
      </w:r>
      <w:r>
        <w:rPr>
          <w:rFonts w:ascii="Times New Roman" w:hAnsi="Times New Roman" w:cs="Times New Roman"/>
        </w:rPr>
        <w:t>such</w:t>
      </w:r>
      <w:r w:rsidRPr="005B2601">
        <w:rPr>
          <w:rFonts w:ascii="Times New Roman" w:hAnsi="Times New Roman" w:cs="Times New Roman"/>
        </w:rPr>
        <w:t xml:space="preserve"> calculations. </w:t>
      </w:r>
      <w:r>
        <w:rPr>
          <w:rFonts w:ascii="Times New Roman" w:hAnsi="Times New Roman" w:cs="Times New Roman"/>
        </w:rPr>
        <w:t xml:space="preserve">The bulk and shear moduli here are estimated using the Hill’s model which is an average of the Voigt and Reuss bounds </w:t>
      </w:r>
      <w:r>
        <w:rPr>
          <w:rFonts w:ascii="Times New Roman" w:hAnsi="Times New Roman" w:cs="Times New Roman"/>
        </w:rPr>
        <w:fldChar w:fldCharType="begin" w:fldLock="1"/>
      </w:r>
      <w:r>
        <w:rPr>
          <w:rFonts w:ascii="Times New Roman" w:hAnsi="Times New Roman" w:cs="Times New Roman"/>
        </w:rPr>
        <w:instrText>ADDIN CSL_CITATION {"citationItems":[{"id":"ITEM-1","itemData":{"ISSN":"0370-1298","abstract":"The connection between the elastic behaviour of an aggregate and a single crystal is considered,\nwith special reference to the theories of Voigt, Reuss, and Huber and Schmid. The elastic limit\nunder various stress systems is also considered, in particular, it is shown that the tensile elastic\nlimit of a face-centred aggregate cannot exceed two-thirds of the stress at which pronounced plastic\ndistortion occurs.","author":[{"dropping-particle":"","family":"Hill","given":"R","non-dropping-particle":"","parse-names":false,"suffix":""}],"container-title":"Proceedings of the Physical Society. Section A","id":"ITEM-1","issue":"5","issued":{"date-parts":[["1952"]]},"page":"349","title":"The Elastic Behaviour of a Crystalline Aggregate","type":"article-journal","volume":"65"},"uris":["http://www.mendeley.com/documents/?uuid=f3c8bb19-ee26-481f-8656-f533e7701cd4"]}],"mendeley":{"formattedCitation":"[44]","plainTextFormattedCitation":"[44]","previouslyFormattedCitation":"[44]"},"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[44]</w:t>
      </w:r>
      <w:r>
        <w:rPr>
          <w:rFonts w:ascii="Times New Roman" w:hAnsi="Times New Roman" w:cs="Times New Roman"/>
        </w:rPr>
        <w:fldChar w:fldCharType="end"/>
      </w:r>
      <w:r>
        <w:rPr>
          <w:rFonts w:ascii="Times New Roman" w:hAnsi="Times New Roman" w:cs="Times New Roman"/>
        </w:rPr>
        <w:t xml:space="preserve"> while Beeler </w:t>
      </w:r>
      <w:r w:rsidRPr="00756350">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used only the Voigt bound, hence the difference in bulk modulus. As shown in the T</w:t>
      </w:r>
      <w:r w:rsidRPr="005B2601">
        <w:rPr>
          <w:rFonts w:ascii="Times New Roman" w:hAnsi="Times New Roman" w:cs="Times New Roman"/>
        </w:rPr>
        <w:t>able</w:t>
      </w:r>
      <w:r>
        <w:rPr>
          <w:rFonts w:ascii="Times New Roman" w:hAnsi="Times New Roman" w:cs="Times New Roman"/>
        </w:rPr>
        <w:t xml:space="preserve"> 2</w:t>
      </w:r>
      <w:r w:rsidRPr="005B2601">
        <w:rPr>
          <w:rFonts w:ascii="Times New Roman" w:hAnsi="Times New Roman" w:cs="Times New Roman"/>
        </w:rPr>
        <w:t>, there is a general softening in the elastic constant as we increased the temperature from 0 to 300 K, and a look at the experimental measurements which are done at room temperature shows that Young's modulus is overestimated in our MD calculation by ~15</w:t>
      </w:r>
      <w:r>
        <w:rPr>
          <w:rFonts w:ascii="Times New Roman" w:hAnsi="Times New Roman" w:cs="Times New Roman"/>
        </w:rPr>
        <w:t>–20</w:t>
      </w:r>
      <w:r w:rsidRPr="005B2601">
        <w:rPr>
          <w:rFonts w:ascii="Times New Roman" w:hAnsi="Times New Roman" w:cs="Times New Roman"/>
        </w:rPr>
        <w:t xml:space="preserve">% at 300 K, and </w:t>
      </w:r>
      <w:r>
        <w:rPr>
          <w:rFonts w:ascii="Times New Roman" w:hAnsi="Times New Roman" w:cs="Times New Roman"/>
        </w:rPr>
        <w:t>~4–9%</w:t>
      </w:r>
      <w:r w:rsidRPr="005B2601">
        <w:rPr>
          <w:rFonts w:ascii="Times New Roman" w:hAnsi="Times New Roman" w:cs="Times New Roman"/>
        </w:rPr>
        <w:t xml:space="preserve"> at 0 K</w:t>
      </w:r>
      <w:r>
        <w:rPr>
          <w:rFonts w:ascii="Times New Roman" w:hAnsi="Times New Roman" w:cs="Times New Roman"/>
        </w:rPr>
        <w:t xml:space="preserve"> respectively</w:t>
      </w:r>
      <w:r w:rsidRPr="005B2601">
        <w:rPr>
          <w:rFonts w:ascii="Times New Roman" w:hAnsi="Times New Roman" w:cs="Times New Roman"/>
        </w:rPr>
        <w:t xml:space="preserve">. There </w:t>
      </w:r>
      <w:r>
        <w:rPr>
          <w:rFonts w:ascii="Times New Roman" w:hAnsi="Times New Roman" w:cs="Times New Roman"/>
        </w:rPr>
        <w:t>are</w:t>
      </w:r>
      <w:r w:rsidRPr="005B2601">
        <w:rPr>
          <w:rFonts w:ascii="Times New Roman" w:hAnsi="Times New Roman" w:cs="Times New Roman"/>
        </w:rPr>
        <w:t xml:space="preserve"> various deviation</w:t>
      </w:r>
      <w:ins w:id="90" w:author="Ben B" w:date="2018-11-08T14:58:00Z">
        <w:r w:rsidR="00433226">
          <w:rPr>
            <w:rFonts w:ascii="Times New Roman" w:hAnsi="Times New Roman" w:cs="Times New Roman"/>
          </w:rPr>
          <w:t>s</w:t>
        </w:r>
      </w:ins>
      <w:r w:rsidRPr="005B2601">
        <w:rPr>
          <w:rFonts w:ascii="Times New Roman" w:hAnsi="Times New Roman" w:cs="Times New Roman"/>
        </w:rPr>
        <w:t xml:space="preserve"> in the calculated Bulk moduli in comparison to the measured value of 68.3 and 64.3 GPa from the different set of U</w:t>
      </w:r>
      <w:r w:rsidRPr="005B2601">
        <w:rPr>
          <w:rFonts w:ascii="Times New Roman" w:hAnsi="Times New Roman" w:cs="Times New Roman"/>
          <w:vertAlign w:val="subscript"/>
        </w:rPr>
        <w:t>3</w:t>
      </w:r>
      <w:r w:rsidRPr="005B2601">
        <w:rPr>
          <w:rFonts w:ascii="Times New Roman" w:hAnsi="Times New Roman" w:cs="Times New Roman"/>
        </w:rPr>
        <w:t>Si</w:t>
      </w:r>
      <w:r w:rsidRPr="005B2601">
        <w:rPr>
          <w:rFonts w:ascii="Times New Roman" w:hAnsi="Times New Roman" w:cs="Times New Roman"/>
          <w:vertAlign w:val="subscript"/>
        </w:rPr>
        <w:t>2</w:t>
      </w:r>
      <w:r w:rsidRPr="005B2601">
        <w:rPr>
          <w:rFonts w:ascii="Times New Roman" w:hAnsi="Times New Roman" w:cs="Times New Roman"/>
        </w:rPr>
        <w:t xml:space="preserve"> </w:t>
      </w:r>
      <w:r>
        <w:rPr>
          <w:rFonts w:ascii="Times New Roman" w:hAnsi="Times New Roman" w:cs="Times New Roman"/>
        </w:rPr>
        <w:t xml:space="preserve">samples </w:t>
      </w:r>
      <w:r w:rsidRPr="005B2601">
        <w:rPr>
          <w:rFonts w:ascii="Times New Roman" w:hAnsi="Times New Roman" w:cs="Times New Roman"/>
        </w:rPr>
        <w:t>prepared at Los Alamos National Laboratory</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[42]","plainTextFormattedCitation":"[42]","previouslyFormattedCitation":"[42]"},"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[42]</w:t>
      </w:r>
      <w:r>
        <w:rPr>
          <w:rFonts w:ascii="Times New Roman" w:hAnsi="Times New Roman" w:cs="Times New Roman"/>
        </w:rPr>
        <w:fldChar w:fldCharType="end"/>
      </w:r>
      <w:r w:rsidRPr="005B2601">
        <w:rPr>
          <w:rFonts w:ascii="Times New Roman" w:hAnsi="Times New Roman" w:cs="Times New Roman"/>
        </w:rPr>
        <w:t xml:space="preserve">. </w:t>
      </w:r>
      <w:r>
        <w:rPr>
          <w:rFonts w:ascii="Times New Roman" w:hAnsi="Times New Roman" w:cs="Times New Roman"/>
        </w:rPr>
        <w:t>It is also important to mention that theoretical calculations assumes a single crystal during simulations while experimental measurements were conducted on polycrystalline U</w:t>
      </w:r>
      <w:r w:rsidRPr="009A5EA2">
        <w:rPr>
          <w:rFonts w:ascii="Times New Roman" w:hAnsi="Times New Roman" w:cs="Times New Roman"/>
          <w:vertAlign w:val="subscript"/>
        </w:rPr>
        <w:t>3</w:t>
      </w:r>
      <w:r>
        <w:rPr>
          <w:rFonts w:ascii="Times New Roman" w:hAnsi="Times New Roman" w:cs="Times New Roman"/>
        </w:rPr>
        <w:t>Si</w:t>
      </w:r>
      <w:r w:rsidRPr="009A5EA2">
        <w:rPr>
          <w:rFonts w:ascii="Times New Roman" w:hAnsi="Times New Roman" w:cs="Times New Roman"/>
          <w:vertAlign w:val="subscript"/>
        </w:rPr>
        <w:t>2</w:t>
      </w:r>
      <w:r>
        <w:rPr>
          <w:rFonts w:ascii="Times New Roman" w:hAnsi="Times New Roman" w:cs="Times New Roman"/>
        </w:rPr>
        <w:t xml:space="preserve"> samples with possible presence of porosity, grain boundaries and microcracks accounting for the general overestimation in DFT and MD results.</w:t>
      </w:r>
    </w:p>
    <w:p w14:paraId="68A1624D"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2338C2">
        <w:rPr>
          <w:rFonts w:ascii="Times New Roman" w:hAnsi="Times New Roman" w:cs="Times New Roman"/>
        </w:rPr>
        <w:t>The elastic and thermophysical properties of solid are related through the Debye model. Furt</w:t>
      </w:r>
      <w:r>
        <w:rPr>
          <w:rFonts w:ascii="Times New Roman" w:hAnsi="Times New Roman" w:cs="Times New Roman"/>
        </w:rPr>
        <w:t xml:space="preserve">hermore, the Debye temperature,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Pr="002338C2">
        <w:rPr>
          <w:rFonts w:ascii="Times New Roman" w:hAnsi="Times New Roman" w:cs="Times New Roman"/>
        </w:rPr>
        <w:t xml:space="preserve"> is related to many physical properties such as specific heat, elastic constants, and melting point</w:t>
      </w:r>
      <w:r>
        <w:rPr>
          <w:rFonts w:ascii="Times New Roman" w:hAnsi="Times New Roman"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{"citationItems":[{"id":"ITEM-1","itemData":{"DOI":"https://doi.org/10.1016/j.physb.2011.02.040","ISSN":"0921-4526","abstract":"The structural, elastic, electronic, optical and thermal properties of the semiconductor perovskite CsPbCl3 were investigated using the pseudo-potential plane wave (PP-PW) scheme in the frame of generalized gradient approximation (GGA) and local density approximation (LDA). The computed lattice constant agrees reasonably with experimental and theoretical ones. The CsPbCl3 crystal behaves as ductile material. The valence bands are separated from the conduction bands by a direct band gap R–R. We distinguished hybridization between Pb-p states and Cl-p states in the valence bonding region. Under compression at P=30GPa, this material will have a metallic character. The thermal effect on the lattice constant, bulk modulus, Debye temperature and heat capacity CV was predicted using the quasi-harmonic Debye model. To the author's knowledge, most of the studied properties are reported for the first time.","author":[{"dropping-particle":"","family":"Ghebouli","given":"M A","non-dropping-particle":"","parse-names":false,"suffix":""},{"dropping-particle":"","family":"Ghebouli","given":"B","non-dropping-particle":"","parse-names":false,"suffix":""},{"dropping-particle":"","family":"Fatmi","given":"M","non-dropping-particle":"","parse-names":false,"suffix":""}],"container-title":"Physica B: Condensed Matter","id":"ITEM-1","issue":"9","issued":{"date-parts":[["2011"]]},"page":"1837-1843","title":"First-principles calculations on structural, elastic, electronic, optical and thermal properties of CsPbCl3 perovskite","type":"article-journal","volume":"406"},"uris":["http://www.mendeley.com/documents/?uuid=e39b5406-2a37-4732-953e-b24ffd7b7d8c"]}],"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The mean</w:t>
      </w:r>
      <w:r w:rsidRPr="002338C2">
        <w:rPr>
          <w:rFonts w:ascii="Times New Roman" w:hAnsi="Times New Roman" w:cs="Times New Roman"/>
        </w:rPr>
        <w:t xml:space="preserve"> wave velocity</w:t>
      </w:r>
      <w:r>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w:r w:rsidRPr="002338C2">
        <w:rPr>
          <w:rFonts w:ascii="Times New Roman" w:hAnsi="Times New Roman" w:cs="Times New Roman"/>
        </w:rPr>
        <w:t xml:space="preserve"> in the</w:t>
      </w:r>
      <w:r>
        <w:rPr>
          <w:rFonts w:ascii="Times New Roman" w:hAnsi="Times New Roman" w:cs="Times New Roman"/>
        </w:rPr>
        <w:t xml:space="preserve"> polycrystalline materials is approximated</w:t>
      </w:r>
      <w:r w:rsidRPr="002338C2">
        <w:rPr>
          <w:rFonts w:ascii="Times New Roman" w:hAnsi="Times New Roman" w:cs="Times New Roman"/>
        </w:rPr>
        <w:t xml:space="preserve"> by</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{"citationItems":[{"id":"ITEM-1","itemData":{"id":"ITEM-1","issued":{"date-parts":[["1963"]]},"page":"909-917","title":"A SIMPLIFIED METHOD FOR CALCULATING THE","type":"article-journal","volume":"24"},"uris":["http://www.mendeley.com/documents/?uuid=0b51dc82-b51f-4404-bf71-7cc7a5950635"]}],"mendeley":{"formattedCitation":"[46]","plainTextFormattedCitation":"[46]","previouslyFormattedCitation":"[46]"},"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[46]</w:t>
      </w:r>
      <w:r>
        <w:rPr>
          <w:rFonts w:ascii="Times New Roman" w:hAnsi="Times New Roman" w:cs="Times New Roman"/>
        </w:rPr>
        <w:fldChar w:fldCharType="end"/>
      </w:r>
      <w:r w:rsidRPr="002338C2">
        <w:rPr>
          <w:rFonts w:ascii="Times New Roman" w:hAnsi="Times New Roman" w:cs="Times New Roman"/>
        </w:rPr>
        <w:t>:</w:t>
      </w:r>
    </w:p>
    <w:tbl>
      <w:tblPr>
        <w:tblStyle w:val="TableGrid"/>
        <w:tblW w:w="0" w:type="auto"/>
        <w:tblLook w:val="04A0" w:firstRow="1" w:lastRow="0" w:firstColumn="1" w:lastColumn="0" w:noHBand="0" w:noVBand="1"/>
      </w:tblPr>
      <w:tblGrid>
        <w:gridCol w:w="8877"/>
        <w:gridCol w:w="473"/>
      </w:tblGrid>
      <w:tr w:rsidR="00DC1DC2" w14:paraId="22E18A62" w14:textId="77777777" w:rsidTr="00F83552">
        <w:tc>
          <w:tcPr>
            <w:tcW w:w="9085" w:type="dxa"/>
          </w:tcPr>
          <w:p w14:paraId="12450AB4" w14:textId="77777777" w:rsidR="00DC1DC2" w:rsidRPr="00334299" w:rsidRDefault="00F83552" w:rsidP="00F83552">
            <w:pPr>
              <w:spacing w:before="100" w:beforeAutospacing="1" w:after="100" w:afterAutospacing="1" w:line="360" w:lineRule="auto"/>
              <w:jc w:val="center"/>
              <w:rPr>
                <w:rFonts w:ascii="Times New Roman" w:eastAsiaTheme="minorEastAsia" w:hAnsi="Times New Roman" w:cs="Times New Roman"/>
              </w:rPr>
            </w:pPr>
            <m:oMath>
              <m:sSup>
                <m:sSupPr>
                  <m:ctrlPr>
                    <w:rPr>
                      <w:rFonts w:ascii="Cambria Math"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t</m:t>
                                  </m:r>
                                </m:sub>
                                <m:sup>
                                  <m:r>
                                    <w:rPr>
                                      <w:rFonts w:ascii="Cambria Math" w:hAnsi="Cambria Math" w:cs="Times New Roman"/>
                                    </w:rPr>
                                    <m:t>3</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l</m:t>
                                  </m:r>
                                </m:sub>
                                <m:sup>
                                  <m:r>
                                    <w:rPr>
                                      <w:rFonts w:ascii="Cambria Math" w:hAnsi="Cambria Math" w:cs="Times New Roman"/>
                                    </w:rPr>
                                    <m:t>3</m:t>
                                  </m:r>
                                </m:sup>
                              </m:sSubSup>
                            </m:den>
                          </m:f>
                        </m:e>
                      </m:d>
                    </m:e>
                  </m:d>
                </m:e>
                <m:sup>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sup>
              </m:sSup>
            </m:oMath>
            <w:r w:rsidR="00DC1DC2">
              <w:rPr>
                <w:rFonts w:ascii="Times New Roman" w:eastAsiaTheme="minorEastAsia" w:hAnsi="Times New Roman" w:cs="Times New Roman"/>
              </w:rPr>
              <w:t>,</w:t>
            </w:r>
          </w:p>
        </w:tc>
        <w:tc>
          <w:tcPr>
            <w:tcW w:w="265" w:type="dxa"/>
          </w:tcPr>
          <w:p w14:paraId="7DB84FFD"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(7)</w:t>
            </w:r>
          </w:p>
        </w:tc>
      </w:tr>
    </w:tbl>
    <w:p w14:paraId="4186939D"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w:t>
      </w:r>
      <w:r w:rsidRPr="002338C2">
        <w:rPr>
          <w:rFonts w:ascii="Times New Roman" w:eastAsiaTheme="minorEastAsia" w:hAnsi="Times New Roman" w:cs="Times New Roman"/>
        </w:rPr>
        <w:t xml:space="preserve">here the transverse velocity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f>
              <m:fPr>
                <m:type m:val="skw"/>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G</m:t>
                </m:r>
              </m:num>
              <m:den>
                <m:r>
                  <w:rPr>
                    <w:rFonts w:ascii="Cambria Math" w:eastAsiaTheme="minorEastAsia" w:hAnsi="Cambria Math" w:cs="Times New Roman"/>
                    <w:sz w:val="18"/>
                    <w:szCs w:val="18"/>
                  </w:rPr>
                  <m:t>ρ</m:t>
                </m:r>
              </m:den>
            </m:f>
          </m:e>
        </m:rad>
      </m:oMath>
      <w:r w:rsidRPr="002338C2">
        <w:rPr>
          <w:rFonts w:ascii="Times New Roman" w:hAnsi="Times New Roman" w:cs="Times New Roman"/>
        </w:rPr>
        <w:t xml:space="preserve"> and the longitudinal velocity</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l</m:t>
            </m:r>
          </m:sub>
        </m:sSub>
        <m:r>
          <w:rPr>
            <w:rFonts w:ascii="Cambria Math" w:hAnsi="Cambria Math" w:cs="Times New Roman"/>
            <w:sz w:val="18"/>
            <w:szCs w:val="18"/>
          </w:rPr>
          <m:t>=</m:t>
        </m:r>
        <m:rad>
          <m:radPr>
            <m:degHide m:val="1"/>
            <m:ctrlPr>
              <w:rPr>
                <w:rFonts w:ascii="Cambria Math" w:hAnsi="Cambria Math" w:cs="Times New Roman"/>
                <w:i/>
                <w:sz w:val="18"/>
                <w:szCs w:val="18"/>
              </w:rPr>
            </m:ctrlPr>
          </m:radPr>
          <m:deg/>
          <m:e>
            <m:f>
              <m:fPr>
                <m:type m:val="skw"/>
                <m:ctrlPr>
                  <w:rPr>
                    <w:rFonts w:ascii="Cambria Math" w:hAnsi="Cambria Math" w:cs="Times New Roman"/>
                    <w:i/>
                    <w:sz w:val="18"/>
                    <w:szCs w:val="18"/>
                  </w:rPr>
                </m:ctrlPr>
              </m:fPr>
              <m:num>
                <m:r>
                  <w:rPr>
                    <w:rFonts w:ascii="Cambria Math" w:hAnsi="Cambria Math" w:cs="Times New Roman"/>
                    <w:sz w:val="18"/>
                    <w:szCs w:val="18"/>
                  </w:rPr>
                  <m:t>3B+4G</m:t>
                </m:r>
              </m:num>
              <m:den>
                <m:r>
                  <w:rPr>
                    <w:rFonts w:ascii="Cambria Math" w:hAnsi="Cambria Math" w:cs="Times New Roman"/>
                    <w:sz w:val="18"/>
                    <w:szCs w:val="18"/>
                  </w:rPr>
                  <m:t>3ρ</m:t>
                </m:r>
              </m:den>
            </m:f>
          </m:e>
        </m:rad>
      </m:oMath>
      <w:r>
        <w:rPr>
          <w:rFonts w:ascii="Times New Roman" w:eastAsiaTheme="minorEastAsia" w:hAnsi="Times New Roman" w:cs="Times New Roman"/>
        </w:rPr>
        <w:t>. The Debye temperature is then calculated using the relationship [46]:</w:t>
      </w:r>
    </w:p>
    <w:tbl>
      <w:tblPr>
        <w:tblStyle w:val="TableGrid"/>
        <w:tblW w:w="0" w:type="auto"/>
        <w:tblLook w:val="04A0" w:firstRow="1" w:lastRow="0" w:firstColumn="1" w:lastColumn="0" w:noHBand="0" w:noVBand="1"/>
      </w:tblPr>
      <w:tblGrid>
        <w:gridCol w:w="8877"/>
        <w:gridCol w:w="473"/>
      </w:tblGrid>
      <w:tr w:rsidR="00DC1DC2" w14:paraId="55163C54" w14:textId="77777777" w:rsidTr="00F83552">
        <w:tc>
          <w:tcPr>
            <w:tcW w:w="9085" w:type="dxa"/>
          </w:tcPr>
          <w:p w14:paraId="62D9C8D9" w14:textId="77777777" w:rsidR="00DC1DC2" w:rsidRDefault="00F83552"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rPr>
                    <m:t>ħ</m:t>
                  </m:r>
                </m:num>
                <m:den>
                  <m:r>
                    <w:rPr>
                      <w:rFonts w:ascii="Cambria Math" w:hAnsi="Cambria Math" w:cs="Times New Roman"/>
                    </w:rPr>
                    <m:t>k</m:t>
                  </m:r>
                </m:den>
              </m:f>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3n</m:t>
                          </m:r>
                        </m:num>
                        <m:den>
                          <m:r>
                            <w:rPr>
                              <w:rFonts w:ascii="Cambria Math" w:hAnsi="Cambria Math" w:cs="Times New Roman"/>
                            </w:rPr>
                            <m:t>4π</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ρ</m:t>
                              </m:r>
                            </m:num>
                            <m:den>
                              <m:r>
                                <w:rPr>
                                  <w:rFonts w:ascii="Cambria Math" w:hAnsi="Cambria Math" w:cs="Times New Roman"/>
                                </w:rPr>
                                <m:t>M</m:t>
                              </m:r>
                            </m:den>
                          </m:f>
                        </m:e>
                      </m:d>
                    </m:e>
                  </m:d>
                </m:e>
                <m:sup>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C1DC2">
              <w:rPr>
                <w:rFonts w:ascii="Times New Roman" w:eastAsiaTheme="minorEastAsia" w:hAnsi="Times New Roman" w:cs="Times New Roman"/>
              </w:rPr>
              <w:t>,</w:t>
            </w:r>
          </w:p>
        </w:tc>
        <w:tc>
          <w:tcPr>
            <w:tcW w:w="265" w:type="dxa"/>
          </w:tcPr>
          <w:p w14:paraId="57FB0C5D" w14:textId="77777777" w:rsidR="00DC1DC2" w:rsidRDefault="00DC1DC2" w:rsidP="00F8355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(8)</w:t>
            </w:r>
          </w:p>
        </w:tc>
      </w:tr>
    </w:tbl>
    <w:p w14:paraId="5115359C"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020A54">
        <w:rPr>
          <w:rFonts w:ascii="Times New Roman" w:hAnsi="Times New Roman" w:cs="Times New Roman"/>
        </w:rPr>
        <w:t xml:space="preserve">where ħ is the Planck's constant, k is Boltzmann’s constant,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oMath>
      <w:r w:rsidRPr="00020A54">
        <w:rPr>
          <w:rFonts w:ascii="Times New Roman" w:hAnsi="Times New Roman" w:cs="Times New Roman"/>
        </w:rPr>
        <w:t xml:space="preserve"> is Avogadro's number, n is the number of atoms per formula unit, </w:t>
      </w:r>
      <m:oMath>
        <m:r>
          <w:rPr>
            <w:rFonts w:ascii="Cambria Math" w:hAnsi="Cambria Math" w:cs="Times New Roman"/>
          </w:rPr>
          <m:t>ρ</m:t>
        </m:r>
      </m:oMath>
      <w:r w:rsidRPr="00020A54">
        <w:rPr>
          <w:rFonts w:ascii="Times New Roman" w:hAnsi="Times New Roman" w:cs="Times New Roman"/>
        </w:rPr>
        <w:t xml:space="preserve"> is the density.</w:t>
      </w:r>
      <w:r>
        <w:rPr>
          <w:rFonts w:ascii="Times New Roman" w:hAnsi="Times New Roman" w:cs="Times New Roman"/>
        </w:rPr>
        <w:t xml:space="preserve"> </w:t>
      </w:r>
    </w:p>
    <w:p w14:paraId="35B68C5F" w14:textId="77777777"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lastRenderedPageBreak/>
        <w:t xml:space="preserve">The calculated elastic constants can be used to estimate the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Pr="00F53239">
        <w:rPr>
          <w:rFonts w:ascii="Times New Roman" w:hAnsi="Times New Roman" w:cs="Times New Roman"/>
        </w:rPr>
        <w:t xml:space="preserve"> </w:t>
      </w:r>
      <w:r>
        <w:rPr>
          <w:rFonts w:ascii="Times New Roman" w:hAnsi="Times New Roman" w:cs="Times New Roman"/>
        </w:rPr>
        <w:t xml:space="preserve">of solids based on a correlation derived by Fine </w:t>
      </w:r>
      <w:r w:rsidRPr="00332EB0">
        <w:rPr>
          <w:rFonts w:ascii="Times New Roman" w:hAnsi="Times New Roman" w:cs="Times New Roman"/>
          <w:i/>
        </w:rPr>
        <w:t>et al</w:t>
      </w:r>
      <w:r>
        <w:rPr>
          <w:rFonts w:ascii="Times New Roman" w:hAnsi="Times New Roman" w:cs="Times New Roman"/>
        </w:rPr>
        <w:t xml:space="preserve">. from studying many cubic and tetragonal structures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{"citationItems":[{"id":"ITEM-1","itemData":{"author":[{"dropping-particle":"","family":"Mehl","given":"Michael J","non-dropping-particle":"","parse-names":false,"suffix":""},{"dropping-particle":"","family":"Klein","given":"Barry M","non-dropping-particle":"","parse-names":false,"suffix":""},{"dropping-particle":"","family":"Papaconstantopoulos","given":"Dimitri A","non-dropping-particle":"","parse-names":false,"suffix":""}],"id":"ITEM-1","issued":{"date-parts":[["1994"]]},"page":"1-26","title":"First principles calculations of elastic properties of metals","type":"article-journal","volume":"1"},"uris":["http://www.mendeley.com/documents/?uuid=112c7aba-59ee-4181-be00-71fb09016323"]}],"mendeley":{"formattedCitation":"[47]","plainTextFormattedCitation":"[47]","previouslyFormattedCitation":"[47]"},"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This is given by:</w:t>
      </w:r>
    </w:p>
    <w:tbl>
      <w:tblPr>
        <w:tblStyle w:val="TableGrid"/>
        <w:tblW w:w="0" w:type="auto"/>
        <w:tblLook w:val="04A0" w:firstRow="1" w:lastRow="0" w:firstColumn="1" w:lastColumn="0" w:noHBand="0" w:noVBand="1"/>
      </w:tblPr>
      <w:tblGrid>
        <w:gridCol w:w="8877"/>
        <w:gridCol w:w="473"/>
      </w:tblGrid>
      <w:tr w:rsidR="00DC1DC2" w14:paraId="4A477AC8" w14:textId="77777777" w:rsidTr="00F83552">
        <w:tc>
          <w:tcPr>
            <w:tcW w:w="9085" w:type="dxa"/>
          </w:tcPr>
          <w:p w14:paraId="3733E52A" w14:textId="77777777" w:rsidR="00DC1DC2" w:rsidRPr="001632D4" w:rsidRDefault="00F83552" w:rsidP="00F83552">
            <w:pPr>
              <w:spacing w:before="100" w:beforeAutospacing="1" w:after="100" w:afterAutospacing="1" w:line="360" w:lineRule="auto"/>
              <w:jc w:val="center"/>
            </w:pP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=553K+5.91K/GPa(C11)±300</m:t>
              </m:r>
            </m:oMath>
            <w:r w:rsidR="00DC1DC2">
              <w:rPr>
                <w:rFonts w:eastAsiaTheme="minorEastAsia"/>
              </w:rPr>
              <w:t>,</w:t>
            </w:r>
          </w:p>
        </w:tc>
        <w:tc>
          <w:tcPr>
            <w:tcW w:w="265" w:type="dxa"/>
          </w:tcPr>
          <w:p w14:paraId="5CEB4F21"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(9)</w:t>
            </w:r>
          </w:p>
        </w:tc>
      </w:tr>
    </w:tbl>
    <w:p w14:paraId="333E23AC" w14:textId="77777777" w:rsidR="00DC1DC2" w:rsidRPr="00205560" w:rsidRDefault="00DC1DC2" w:rsidP="00DC1DC2">
      <w:pPr>
        <w:spacing w:before="100" w:beforeAutospacing="1" w:after="100" w:afterAutospacing="1" w:line="360" w:lineRule="auto"/>
        <w:jc w:val="both"/>
        <w:rPr>
          <w:rFonts w:ascii="Times New Roman" w:hAnsi="Times New Roman" w:cs="Times New Roman"/>
        </w:rPr>
      </w:pPr>
      <w:r w:rsidRPr="00205560">
        <w:rPr>
          <w:rFonts w:ascii="Times New Roman" w:hAnsi="Times New Roman" w:cs="Times New Roman"/>
        </w:rPr>
        <w:t>Using Eqs. 7–9, the polycrystalline properties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are calculated and are presented in Table 3. These results are also compared to recent DFT result from Wang </w:t>
      </w:r>
      <w:r w:rsidRPr="00205560">
        <w:rPr>
          <w:rFonts w:ascii="Times New Roman" w:hAnsi="Times New Roman" w:cs="Times New Roman"/>
          <w:i/>
        </w:rPr>
        <w:t>et al</w:t>
      </w:r>
      <w:r w:rsidRPr="0020556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BB37AB">
        <w:rPr>
          <w:rFonts w:ascii="Times New Roman" w:hAnsi="Times New Roman" w:cs="Times New Roman"/>
          <w:noProof/>
        </w:rPr>
        <w:t>[12]</w:t>
      </w:r>
      <w:r>
        <w:rPr>
          <w:rFonts w:ascii="Times New Roman" w:hAnsi="Times New Roman" w:cs="Times New Roman"/>
        </w:rPr>
        <w:fldChar w:fldCharType="end"/>
      </w:r>
      <w:r w:rsidRPr="00205560">
        <w:rPr>
          <w:rFonts w:ascii="Times New Roman" w:hAnsi="Times New Roman" w:cs="Times New Roman"/>
        </w:rPr>
        <w:t xml:space="preserve">. The calculated value of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hAnsi="Times New Roman" w:cs="Times New Roman"/>
        </w:rPr>
        <w:t xml:space="preserve"> 1795.46</w:t>
      </w:r>
      <m:oMath>
        <m:r>
          <w:rPr>
            <w:rFonts w:ascii="Cambria Math" w:hAnsi="Cambria Math"/>
          </w:rPr>
          <m:t>±</m:t>
        </m:r>
      </m:oMath>
      <w:r>
        <w:rPr>
          <w:rFonts w:ascii="Times New Roman" w:hAnsi="Times New Roman" w:cs="Times New Roman"/>
        </w:rPr>
        <w:t xml:space="preserve">300 </w:t>
      </w:r>
      <w:r w:rsidRPr="00205560">
        <w:rPr>
          <w:rFonts w:ascii="Times New Roman" w:hAnsi="Times New Roman" w:cs="Times New Roman"/>
        </w:rPr>
        <w:t>and 1785.65</w:t>
      </w:r>
      <m:oMath>
        <m:r>
          <w:rPr>
            <w:rFonts w:ascii="Cambria Math" w:hAnsi="Cambria Math"/>
          </w:rPr>
          <m:t>±</m:t>
        </m:r>
      </m:oMath>
      <w:r>
        <w:rPr>
          <w:rFonts w:ascii="Times New Roman" w:eastAsiaTheme="minorEastAsia" w:hAnsi="Times New Roman" w:cs="Times New Roman"/>
        </w:rPr>
        <w:t xml:space="preserve">300 </w:t>
      </w:r>
      <w:r w:rsidRPr="00205560">
        <w:rPr>
          <w:rFonts w:ascii="Times New Roman" w:hAnsi="Times New Roman" w:cs="Times New Roman"/>
        </w:rPr>
        <w:t xml:space="preserve">K is reasonably close to the experimental value of 1938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{"citationItems":[{"id":"ITEM-1","itemData":{"DOI":"https://doi.org/10.1016/j.jnucmat.2009.01.014","ISSN":"0022-3115","abstract":"The uranium–silicon phase diagram is a key system to predict the possible interaction between the fuel kernel (U, Pu)C and the inert matrix SiC considered for the gas-cooled fast reactor systems. The experimental data from the literature on the uranium–silicon system are critically reviewed. Differential Thermal Analysis experiments are carried out to measure the temperatures of the phase transitions in the composition range 6–46% at Si. The experimental results are compared to the available data of the literature. The microstructure of the samples has been analysed using scanning electron microscopy. In view of the analyses, some solidification paths are proposed. Finally, the present experimental results and the available data of the literature have been used to perform a thermodynamic modelling of the uranium–silicon system using the CALPHAD method.","author":[{"dropping-particle":"","family":"Berche","given":"A","non-dropping-particle":"","parse-names":false,"suffix":""},{"dropping-particle":"","family":"Rado","given":"C","non-dropping-particle":"","parse-names":false,"suffix":""},{"dropping-particle":"","family":"Rapaud","given":"O","non-dropping-particle":"","parse-names":false,"suffix":""},{"dropping-particle":"","family":"Guéneau","given":"C","non-dropping-particle":"","parse-names":false,"suffix":""},{"dropping-particle":"","family":"Rogez","given":"J","non-dropping-particle":"","parse-names":false,"suffix":""}],"container-title":"Journal of Nuclear Materials","id":"ITEM-1","issue":"1","issued":{"date-parts":[["2009"]]},"page":"101-107","title":"Thermodynamic study of the U–Si system","type":"article-journal","volume":"389"},"uris":["http://www.mendeley.com/documents/?uuid=db91d60f-f5fd-4d4e-b679-cd77c2512538"]}],"mendeley":{"formattedCitation":"[48]","plainTextFormattedCitation":"[48]","previouslyFormattedCitation":"[48]"},"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[48]</w:t>
      </w:r>
      <w:r>
        <w:rPr>
          <w:rFonts w:ascii="Times New Roman" w:hAnsi="Times New Roman" w:cs="Times New Roman"/>
        </w:rPr>
        <w:fldChar w:fldCharType="end"/>
      </w:r>
      <w:r w:rsidRPr="00205560">
        <w:rPr>
          <w:rFonts w:ascii="Times New Roman" w:hAnsi="Times New Roman" w:cs="Times New Roman"/>
        </w:rPr>
        <w:t xml:space="preserve"> and MD result of 1775 K. This relation provide a quick m</w:t>
      </w:r>
      <w:r>
        <w:rPr>
          <w:rFonts w:ascii="Times New Roman" w:hAnsi="Times New Roman" w:cs="Times New Roman"/>
        </w:rPr>
        <w:t>ethod for</w:t>
      </w:r>
      <w:r w:rsidRPr="00205560">
        <w:rPr>
          <w:rFonts w:ascii="Times New Roman" w:hAnsi="Times New Roman" w:cs="Times New Roman"/>
        </w:rPr>
        <w:t xml:space="preserve"> estimating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eastAsiaTheme="minorEastAsia" w:hAnsi="Times New Roman" w:cs="Times New Roman"/>
        </w:rPr>
        <w:t xml:space="preserve"> using the elastic constants calculated</w:t>
      </w:r>
      <w:r>
        <w:rPr>
          <w:rFonts w:ascii="Times New Roman" w:eastAsiaTheme="minorEastAsia" w:hAnsi="Times New Roman" w:cs="Times New Roman"/>
        </w:rPr>
        <w:t xml:space="preserve"> in this work</w:t>
      </w:r>
      <w:r w:rsidRPr="00205560">
        <w:rPr>
          <w:rFonts w:ascii="Times New Roman" w:eastAsiaTheme="minorEastAsia" w:hAnsi="Times New Roman" w:cs="Times New Roman"/>
        </w:rPr>
        <w:t xml:space="preserve">. </w:t>
      </w:r>
      <w:r w:rsidRPr="00205560">
        <w:rPr>
          <w:rFonts w:ascii="Times New Roman" w:hAnsi="Times New Roman" w:cs="Times New Roman"/>
        </w:rPr>
        <w:t>The calculated value of Debye temperature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agrees well with the reported th</w:t>
      </w:r>
      <w:r>
        <w:rPr>
          <w:rFonts w:ascii="Times New Roman" w:hAnsi="Times New Roman" w:cs="Times New Roman"/>
        </w:rPr>
        <w:t xml:space="preserve">eoretical value of 280.92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EE35AB">
        <w:rPr>
          <w:rFonts w:ascii="Times New Roman" w:hAnsi="Times New Roman" w:cs="Times New Roman"/>
          <w:noProof/>
        </w:rPr>
        <w:t>[4]</w:t>
      </w:r>
      <w:r>
        <w:rPr>
          <w:rFonts w:ascii="Times New Roman" w:hAnsi="Times New Roman" w:cs="Times New Roman"/>
        </w:rPr>
        <w:fldChar w:fldCharType="end"/>
      </w:r>
      <w:r w:rsidRPr="00205560">
        <w:rPr>
          <w:rFonts w:ascii="Times New Roman" w:hAnsi="Times New Roman" w:cs="Times New Roman"/>
        </w:rPr>
        <w:t xml:space="preserve">. Although it is overestimated by approximately ~76 (81) K in comparison to recent experimental measurement of 200 K, this is still considered excellent agreement. </w:t>
      </w:r>
    </w:p>
    <w:p w14:paraId="71EB4F3A" w14:textId="77777777" w:rsidR="00DC1DC2" w:rsidRPr="006342D1" w:rsidRDefault="00DC1DC2" w:rsidP="00DC1DC2">
      <w:pPr>
        <w:spacing w:before="100" w:beforeAutospacing="1" w:after="100" w:afterAutospacing="1" w:line="360" w:lineRule="auto"/>
        <w:jc w:val="both"/>
        <w:rPr>
          <w:rFonts w:ascii="Times New Roman" w:eastAsiaTheme="minorEastAsia" w:hAnsi="Times New Roman" w:cs="Times New Roman"/>
        </w:rPr>
      </w:pPr>
      <w:r>
        <w:t xml:space="preserve"> </w:t>
      </w:r>
    </w:p>
    <w:p w14:paraId="6B4B6ACA" w14:textId="77777777" w:rsidR="00DC1DC2" w:rsidRDefault="00DC1DC2" w:rsidP="00DC1DC2">
      <w:pPr>
        <w:spacing w:before="100" w:beforeAutospacing="1" w:after="100" w:afterAutospacing="1" w:line="360" w:lineRule="auto"/>
        <w:jc w:val="both"/>
      </w:pPr>
    </w:p>
    <w:p w14:paraId="474CB800"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653BB223" w14:textId="77777777" w:rsidR="00DC1DC2" w:rsidRPr="00020A54" w:rsidRDefault="00DC1DC2" w:rsidP="00DC1DC2">
      <w:pPr>
        <w:spacing w:before="100" w:beforeAutospacing="1" w:after="100" w:afterAutospacing="1" w:line="360" w:lineRule="auto"/>
        <w:jc w:val="both"/>
        <w:rPr>
          <w:rFonts w:ascii="Times New Roman" w:hAnsi="Times New Roman" w:cs="Times New Roman"/>
        </w:rPr>
      </w:pPr>
    </w:p>
    <w:p w14:paraId="3E2DD643"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F81913E"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28ADED9D" w14:textId="77777777" w:rsidR="00DC1DC2" w:rsidRDefault="00DC1DC2" w:rsidP="00DC1DC2">
      <w:pPr>
        <w:spacing w:before="100" w:beforeAutospacing="1" w:after="100" w:afterAutospacing="1" w:line="360" w:lineRule="auto"/>
        <w:rPr>
          <w:rFonts w:ascii="Times New Roman" w:hAnsi="Times New Roman" w:cs="Times New Roman"/>
          <w:sz w:val="20"/>
          <w:szCs w:val="20"/>
        </w:rPr>
        <w:sectPr w:rsidR="00DC1DC2">
          <w:pgSz w:w="12240" w:h="15840"/>
          <w:pgMar w:top="1440" w:right="1440" w:bottom="1440" w:left="1440" w:header="720" w:footer="720" w:gutter="0"/>
          <w:cols w:space="720"/>
          <w:docGrid w:linePitch="360"/>
        </w:sectPr>
      </w:pPr>
    </w:p>
    <w:p w14:paraId="33815DB4" w14:textId="77777777" w:rsidR="00DC1DC2" w:rsidRDefault="00DC1DC2" w:rsidP="00DC1DC2">
      <w:pPr>
        <w:spacing w:before="100" w:beforeAutospacing="1" w:after="100" w:afterAutospacing="1" w:line="360" w:lineRule="auto"/>
        <w:rPr>
          <w:rFonts w:ascii="Times New Roman" w:hAnsi="Times New Roman" w:cs="Times New Roman"/>
          <w:sz w:val="20"/>
          <w:szCs w:val="20"/>
        </w:rPr>
      </w:pPr>
      <w:r>
        <w:rPr>
          <w:rFonts w:ascii="Times New Roman" w:hAnsi="Times New Roman" w:cs="Times New Roman"/>
          <w:sz w:val="20"/>
          <w:szCs w:val="20"/>
        </w:rPr>
        <w:lastRenderedPageBreak/>
        <w:t>Table 2</w:t>
      </w:r>
      <w:r w:rsidRPr="007E6065">
        <w:rPr>
          <w:rFonts w:ascii="Times New Roman" w:hAnsi="Times New Roman" w:cs="Times New Roman"/>
          <w:sz w:val="20"/>
          <w:szCs w:val="20"/>
        </w:rPr>
        <w:t>: Elastic constants (GPa), Elastic moduli (GPa) of U</w:t>
      </w:r>
      <w:r w:rsidRPr="007E6065">
        <w:rPr>
          <w:rFonts w:ascii="Times New Roman" w:hAnsi="Times New Roman" w:cs="Times New Roman"/>
          <w:sz w:val="20"/>
          <w:szCs w:val="20"/>
          <w:vertAlign w:val="subscript"/>
        </w:rPr>
        <w:t>3</w:t>
      </w:r>
      <w:r w:rsidRPr="007E6065">
        <w:rPr>
          <w:rFonts w:ascii="Times New Roman" w:hAnsi="Times New Roman" w:cs="Times New Roman"/>
          <w:sz w:val="20"/>
          <w:szCs w:val="20"/>
        </w:rPr>
        <w:t>Si</w:t>
      </w:r>
      <w:r w:rsidRPr="007E6065">
        <w:rPr>
          <w:rFonts w:ascii="Times New Roman" w:hAnsi="Times New Roman" w:cs="Times New Roman"/>
          <w:sz w:val="20"/>
          <w:szCs w:val="20"/>
          <w:vertAlign w:val="subscript"/>
        </w:rPr>
        <w:t>2</w:t>
      </w:r>
      <w:r w:rsidRPr="007E6065">
        <w:rPr>
          <w:rFonts w:ascii="Times New Roman" w:hAnsi="Times New Roman" w:cs="Times New Roman"/>
          <w:sz w:val="20"/>
          <w:szCs w:val="20"/>
        </w:rPr>
        <w:t xml:space="preserve"> at 0 and 300 K</w:t>
      </w:r>
      <w:r>
        <w:rPr>
          <w:rFonts w:ascii="Times New Roman" w:hAnsi="Times New Roman" w:cs="Times New Roman"/>
          <w:sz w:val="20"/>
          <w:szCs w:val="20"/>
        </w:rPr>
        <w:t>.</w:t>
      </w:r>
      <w:r>
        <w:rPr>
          <w:rFonts w:ascii="Times New Roman" w:eastAsia="Times New Roman" w:hAnsi="Times New Roman" w:cs="Times New Roman"/>
          <w:color w:val="000000"/>
          <w:sz w:val="20"/>
          <w:szCs w:val="20"/>
        </w:rPr>
        <w:t xml:space="preserve">         </w:t>
      </w:r>
    </w:p>
    <w:tbl>
      <w:tblPr>
        <w:tblStyle w:val="TableGrid"/>
        <w:tblW w:w="13723" w:type="dxa"/>
        <w:tblInd w:w="-545" w:type="dxa"/>
        <w:tblLook w:val="04A0" w:firstRow="1" w:lastRow="0" w:firstColumn="1" w:lastColumn="0" w:noHBand="0" w:noVBand="1"/>
      </w:tblPr>
      <w:tblGrid>
        <w:gridCol w:w="3060"/>
        <w:gridCol w:w="900"/>
        <w:gridCol w:w="1080"/>
        <w:gridCol w:w="900"/>
        <w:gridCol w:w="1080"/>
        <w:gridCol w:w="1080"/>
        <w:gridCol w:w="990"/>
        <w:gridCol w:w="882"/>
        <w:gridCol w:w="1176"/>
        <w:gridCol w:w="1178"/>
        <w:gridCol w:w="1397"/>
      </w:tblGrid>
      <w:tr w:rsidR="00DC1DC2" w14:paraId="034E0EBA" w14:textId="77777777" w:rsidTr="00F83552">
        <w:tc>
          <w:tcPr>
            <w:tcW w:w="3060" w:type="dxa"/>
          </w:tcPr>
          <w:p w14:paraId="04F488AD" w14:textId="77777777" w:rsidR="00DC1DC2" w:rsidRDefault="00DC1DC2" w:rsidP="00F83552">
            <w:pPr>
              <w:spacing w:before="100" w:beforeAutospacing="1" w:after="100" w:afterAutospacing="1"/>
              <w:jc w:val="right"/>
              <w:rPr>
                <w:rFonts w:ascii="Times New Roman" w:hAnsi="Times New Roman" w:cs="Times New Roman"/>
              </w:rPr>
            </w:pPr>
          </w:p>
        </w:tc>
        <w:tc>
          <w:tcPr>
            <w:tcW w:w="900" w:type="dxa"/>
          </w:tcPr>
          <w:p w14:paraId="342C16D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11</w:t>
            </w:r>
          </w:p>
        </w:tc>
        <w:tc>
          <w:tcPr>
            <w:tcW w:w="1080" w:type="dxa"/>
          </w:tcPr>
          <w:p w14:paraId="1A75D0BD"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33</w:t>
            </w:r>
          </w:p>
        </w:tc>
        <w:tc>
          <w:tcPr>
            <w:tcW w:w="900" w:type="dxa"/>
          </w:tcPr>
          <w:p w14:paraId="34D59BD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12</w:t>
            </w:r>
          </w:p>
        </w:tc>
        <w:tc>
          <w:tcPr>
            <w:tcW w:w="1080" w:type="dxa"/>
          </w:tcPr>
          <w:p w14:paraId="01C8049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13</w:t>
            </w:r>
          </w:p>
        </w:tc>
        <w:tc>
          <w:tcPr>
            <w:tcW w:w="1080" w:type="dxa"/>
          </w:tcPr>
          <w:p w14:paraId="7163B50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44</w:t>
            </w:r>
          </w:p>
        </w:tc>
        <w:tc>
          <w:tcPr>
            <w:tcW w:w="990" w:type="dxa"/>
          </w:tcPr>
          <w:p w14:paraId="192551B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66</w:t>
            </w:r>
          </w:p>
        </w:tc>
        <w:tc>
          <w:tcPr>
            <w:tcW w:w="882" w:type="dxa"/>
          </w:tcPr>
          <w:p w14:paraId="47BBFD6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G</w:t>
            </w:r>
          </w:p>
        </w:tc>
        <w:tc>
          <w:tcPr>
            <w:tcW w:w="1176" w:type="dxa"/>
          </w:tcPr>
          <w:p w14:paraId="11F4DC7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B</w:t>
            </w:r>
          </w:p>
        </w:tc>
        <w:tc>
          <w:tcPr>
            <w:tcW w:w="1178" w:type="dxa"/>
          </w:tcPr>
          <w:p w14:paraId="79BA93B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E</w:t>
            </w:r>
          </w:p>
        </w:tc>
        <w:tc>
          <w:tcPr>
            <w:tcW w:w="1397" w:type="dxa"/>
          </w:tcPr>
          <w:p w14:paraId="05C21FE4"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ν</w:t>
            </w:r>
          </w:p>
        </w:tc>
      </w:tr>
      <w:tr w:rsidR="00DC1DC2" w14:paraId="5F47DCFE" w14:textId="77777777" w:rsidTr="00F83552">
        <w:tc>
          <w:tcPr>
            <w:tcW w:w="3060" w:type="dxa"/>
          </w:tcPr>
          <w:p w14:paraId="64979F14"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MD at 0K (This work)</w:t>
            </w:r>
          </w:p>
        </w:tc>
        <w:tc>
          <w:tcPr>
            <w:tcW w:w="900" w:type="dxa"/>
          </w:tcPr>
          <w:p w14:paraId="27BEB43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210.23</w:t>
            </w:r>
          </w:p>
        </w:tc>
        <w:tc>
          <w:tcPr>
            <w:tcW w:w="1080" w:type="dxa"/>
          </w:tcPr>
          <w:p w14:paraId="5A1536D7"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160.20</w:t>
            </w:r>
          </w:p>
        </w:tc>
        <w:tc>
          <w:tcPr>
            <w:tcW w:w="900" w:type="dxa"/>
          </w:tcPr>
          <w:p w14:paraId="7AE5B62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178.90</w:t>
            </w:r>
          </w:p>
        </w:tc>
        <w:tc>
          <w:tcPr>
            <w:tcW w:w="1080" w:type="dxa"/>
          </w:tcPr>
          <w:p w14:paraId="598A3DD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65.75</w:t>
            </w:r>
          </w:p>
        </w:tc>
        <w:tc>
          <w:tcPr>
            <w:tcW w:w="1080" w:type="dxa"/>
          </w:tcPr>
          <w:p w14:paraId="2773B0E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103.10</w:t>
            </w:r>
          </w:p>
        </w:tc>
        <w:tc>
          <w:tcPr>
            <w:tcW w:w="990" w:type="dxa"/>
          </w:tcPr>
          <w:p w14:paraId="1C559C0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35.40</w:t>
            </w:r>
          </w:p>
        </w:tc>
        <w:tc>
          <w:tcPr>
            <w:tcW w:w="882" w:type="dxa"/>
          </w:tcPr>
          <w:p w14:paraId="1B4F8EC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51.09</w:t>
            </w:r>
          </w:p>
        </w:tc>
        <w:tc>
          <w:tcPr>
            <w:tcW w:w="1176" w:type="dxa"/>
          </w:tcPr>
          <w:p w14:paraId="5625917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126.67</w:t>
            </w:r>
          </w:p>
        </w:tc>
        <w:tc>
          <w:tcPr>
            <w:tcW w:w="1178" w:type="dxa"/>
          </w:tcPr>
          <w:p w14:paraId="7A4AFB1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135.13</w:t>
            </w:r>
          </w:p>
        </w:tc>
        <w:tc>
          <w:tcPr>
            <w:tcW w:w="1397" w:type="dxa"/>
          </w:tcPr>
          <w:p w14:paraId="298E9D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0.32</w:t>
            </w:r>
          </w:p>
        </w:tc>
      </w:tr>
      <w:tr w:rsidR="00DC1DC2" w14:paraId="294ED7BE" w14:textId="77777777" w:rsidTr="00F83552">
        <w:tc>
          <w:tcPr>
            <w:tcW w:w="3060" w:type="dxa"/>
          </w:tcPr>
          <w:p w14:paraId="62F5E63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MD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[21]","plainTextFormattedCitation":"[21]","previouslyFormattedCitation":"[21]"},"properties":{"noteIndex":0},"schema":"https://github.com/citation-style-language/schema/raw/master/csl-citation.json"}</w:instrText>
            </w:r>
            <w:r>
              <w:rPr>
                <w:rFonts w:ascii="Times New Roman" w:hAnsi="Times New Roman" w:cs="Times New Roman"/>
              </w:rPr>
              <w:fldChar w:fldCharType="separate"/>
            </w:r>
            <w:r w:rsidRPr="00A918F2">
              <w:rPr>
                <w:rFonts w:ascii="Times New Roman" w:hAnsi="Times New Roman" w:cs="Times New Roman"/>
                <w:noProof/>
              </w:rPr>
              <w:t>[21]</w:t>
            </w:r>
            <w:r>
              <w:rPr>
                <w:rFonts w:ascii="Times New Roman" w:hAnsi="Times New Roman" w:cs="Times New Roman"/>
              </w:rPr>
              <w:fldChar w:fldCharType="end"/>
            </w:r>
          </w:p>
        </w:tc>
        <w:tc>
          <w:tcPr>
            <w:tcW w:w="900" w:type="dxa"/>
          </w:tcPr>
          <w:p w14:paraId="0E8DEC6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w:t>
            </w:r>
          </w:p>
        </w:tc>
        <w:tc>
          <w:tcPr>
            <w:tcW w:w="1080" w:type="dxa"/>
          </w:tcPr>
          <w:p w14:paraId="75B3012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w:t>
            </w:r>
          </w:p>
        </w:tc>
        <w:tc>
          <w:tcPr>
            <w:tcW w:w="900" w:type="dxa"/>
          </w:tcPr>
          <w:p w14:paraId="6F3F6DC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w:t>
            </w:r>
          </w:p>
        </w:tc>
        <w:tc>
          <w:tcPr>
            <w:tcW w:w="1080" w:type="dxa"/>
          </w:tcPr>
          <w:p w14:paraId="6F62A7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65.8</w:t>
            </w:r>
          </w:p>
        </w:tc>
        <w:tc>
          <w:tcPr>
            <w:tcW w:w="1080" w:type="dxa"/>
          </w:tcPr>
          <w:p w14:paraId="36CB8AA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w:t>
            </w:r>
          </w:p>
        </w:tc>
        <w:tc>
          <w:tcPr>
            <w:tcW w:w="990" w:type="dxa"/>
          </w:tcPr>
          <w:p w14:paraId="39942C1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w:t>
            </w:r>
          </w:p>
        </w:tc>
        <w:tc>
          <w:tcPr>
            <w:tcW w:w="882" w:type="dxa"/>
          </w:tcPr>
          <w:p w14:paraId="046D8538" w14:textId="77777777" w:rsidR="00DC1DC2" w:rsidRDefault="00DC1DC2" w:rsidP="00F83552">
            <w:pPr>
              <w:spacing w:before="100" w:beforeAutospacing="1" w:after="100" w:afterAutospacing="1"/>
              <w:jc w:val="center"/>
              <w:rPr>
                <w:rFonts w:ascii="Times New Roman" w:hAnsi="Times New Roman" w:cs="Times New Roman"/>
              </w:rPr>
            </w:pPr>
          </w:p>
        </w:tc>
        <w:tc>
          <w:tcPr>
            <w:tcW w:w="1176" w:type="dxa"/>
          </w:tcPr>
          <w:p w14:paraId="789C74A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134</w:t>
            </w:r>
          </w:p>
        </w:tc>
        <w:tc>
          <w:tcPr>
            <w:tcW w:w="1178" w:type="dxa"/>
          </w:tcPr>
          <w:p w14:paraId="25343D8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__</w:t>
            </w:r>
          </w:p>
        </w:tc>
        <w:tc>
          <w:tcPr>
            <w:tcW w:w="1397" w:type="dxa"/>
          </w:tcPr>
          <w:p w14:paraId="60293E7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__</w:t>
            </w:r>
          </w:p>
        </w:tc>
      </w:tr>
      <w:tr w:rsidR="00DC1DC2" w14:paraId="7E91D707" w14:textId="77777777" w:rsidTr="00F83552">
        <w:tc>
          <w:tcPr>
            <w:tcW w:w="3060" w:type="dxa"/>
          </w:tcPr>
          <w:p w14:paraId="50B74C7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MD at 300K (This work)</w:t>
            </w:r>
          </w:p>
        </w:tc>
        <w:tc>
          <w:tcPr>
            <w:tcW w:w="900" w:type="dxa"/>
          </w:tcPr>
          <w:p w14:paraId="22FC82A3"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208.57</w:t>
            </w:r>
          </w:p>
        </w:tc>
        <w:tc>
          <w:tcPr>
            <w:tcW w:w="1080" w:type="dxa"/>
          </w:tcPr>
          <w:p w14:paraId="4C2C7D28"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145.79</w:t>
            </w:r>
          </w:p>
        </w:tc>
        <w:tc>
          <w:tcPr>
            <w:tcW w:w="900" w:type="dxa"/>
          </w:tcPr>
          <w:p w14:paraId="61CA4E7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144.9</w:t>
            </w:r>
          </w:p>
        </w:tc>
        <w:tc>
          <w:tcPr>
            <w:tcW w:w="1080" w:type="dxa"/>
          </w:tcPr>
          <w:p w14:paraId="2931B48E"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67.01</w:t>
            </w:r>
          </w:p>
        </w:tc>
        <w:tc>
          <w:tcPr>
            <w:tcW w:w="1080" w:type="dxa"/>
          </w:tcPr>
          <w:p w14:paraId="72E8665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90.99</w:t>
            </w:r>
          </w:p>
        </w:tc>
        <w:tc>
          <w:tcPr>
            <w:tcW w:w="990" w:type="dxa"/>
          </w:tcPr>
          <w:p w14:paraId="58AA8DF0"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47.1</w:t>
            </w:r>
          </w:p>
        </w:tc>
        <w:tc>
          <w:tcPr>
            <w:tcW w:w="882" w:type="dxa"/>
          </w:tcPr>
          <w:p w14:paraId="22141FE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60.00</w:t>
            </w:r>
          </w:p>
        </w:tc>
        <w:tc>
          <w:tcPr>
            <w:tcW w:w="1176" w:type="dxa"/>
          </w:tcPr>
          <w:p w14:paraId="7918DA7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118.70</w:t>
            </w:r>
          </w:p>
        </w:tc>
        <w:tc>
          <w:tcPr>
            <w:tcW w:w="1178" w:type="dxa"/>
          </w:tcPr>
          <w:p w14:paraId="49815F71"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154.04</w:t>
            </w:r>
          </w:p>
        </w:tc>
        <w:tc>
          <w:tcPr>
            <w:tcW w:w="1397" w:type="dxa"/>
          </w:tcPr>
          <w:p w14:paraId="03376106"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0.28</w:t>
            </w:r>
          </w:p>
        </w:tc>
      </w:tr>
      <w:tr w:rsidR="00DC1DC2" w14:paraId="21A05E88" w14:textId="77777777" w:rsidTr="00F83552">
        <w:tc>
          <w:tcPr>
            <w:tcW w:w="3060" w:type="dxa"/>
          </w:tcPr>
          <w:p w14:paraId="3BF31C0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p>
        </w:tc>
        <w:tc>
          <w:tcPr>
            <w:tcW w:w="900" w:type="dxa"/>
          </w:tcPr>
          <w:p w14:paraId="7888473C"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149</w:t>
            </w:r>
          </w:p>
        </w:tc>
        <w:tc>
          <w:tcPr>
            <w:tcW w:w="1080" w:type="dxa"/>
          </w:tcPr>
          <w:p w14:paraId="1F21B63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139</w:t>
            </w:r>
          </w:p>
        </w:tc>
        <w:tc>
          <w:tcPr>
            <w:tcW w:w="900" w:type="dxa"/>
          </w:tcPr>
          <w:p w14:paraId="6B575721"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49</w:t>
            </w:r>
          </w:p>
        </w:tc>
        <w:tc>
          <w:tcPr>
            <w:tcW w:w="1080" w:type="dxa"/>
          </w:tcPr>
          <w:p w14:paraId="10B68B5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48</w:t>
            </w:r>
          </w:p>
        </w:tc>
        <w:tc>
          <w:tcPr>
            <w:tcW w:w="1080" w:type="dxa"/>
          </w:tcPr>
          <w:p w14:paraId="460B85D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63</w:t>
            </w:r>
          </w:p>
        </w:tc>
        <w:tc>
          <w:tcPr>
            <w:tcW w:w="990" w:type="dxa"/>
          </w:tcPr>
          <w:p w14:paraId="431AFDD2"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7D884444"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53</w:t>
            </w:r>
          </w:p>
        </w:tc>
        <w:tc>
          <w:tcPr>
            <w:tcW w:w="1176" w:type="dxa"/>
          </w:tcPr>
          <w:p w14:paraId="6FAFE2E1"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81</w:t>
            </w:r>
          </w:p>
        </w:tc>
        <w:tc>
          <w:tcPr>
            <w:tcW w:w="1178" w:type="dxa"/>
          </w:tcPr>
          <w:p w14:paraId="499FCD72"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130</w:t>
            </w:r>
          </w:p>
        </w:tc>
        <w:tc>
          <w:tcPr>
            <w:tcW w:w="1397" w:type="dxa"/>
          </w:tcPr>
          <w:p w14:paraId="1299640F"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0.23</w:t>
            </w:r>
          </w:p>
        </w:tc>
      </w:tr>
      <w:tr w:rsidR="00DC1DC2" w14:paraId="68A61EA6" w14:textId="77777777" w:rsidTr="00F83552">
        <w:tc>
          <w:tcPr>
            <w:tcW w:w="3060" w:type="dxa"/>
          </w:tcPr>
          <w:p w14:paraId="20573B0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900" w:type="dxa"/>
          </w:tcPr>
          <w:p w14:paraId="4D80818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167.26</w:t>
            </w:r>
          </w:p>
        </w:tc>
        <w:tc>
          <w:tcPr>
            <w:tcW w:w="1080" w:type="dxa"/>
          </w:tcPr>
          <w:p w14:paraId="55F57619"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205.31</w:t>
            </w:r>
          </w:p>
        </w:tc>
        <w:tc>
          <w:tcPr>
            <w:tcW w:w="900" w:type="dxa"/>
          </w:tcPr>
          <w:p w14:paraId="44C0926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45.63</w:t>
            </w:r>
          </w:p>
        </w:tc>
        <w:tc>
          <w:tcPr>
            <w:tcW w:w="1080" w:type="dxa"/>
          </w:tcPr>
          <w:p w14:paraId="2ABDFDF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50.34</w:t>
            </w:r>
          </w:p>
        </w:tc>
        <w:tc>
          <w:tcPr>
            <w:tcW w:w="1080" w:type="dxa"/>
          </w:tcPr>
          <w:p w14:paraId="55C3F60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67.49</w:t>
            </w:r>
          </w:p>
        </w:tc>
        <w:tc>
          <w:tcPr>
            <w:tcW w:w="990" w:type="dxa"/>
          </w:tcPr>
          <w:p w14:paraId="59C2E8A0"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74.09</w:t>
            </w:r>
          </w:p>
        </w:tc>
        <w:tc>
          <w:tcPr>
            <w:tcW w:w="882" w:type="dxa"/>
          </w:tcPr>
          <w:p w14:paraId="256319CB"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67.68</w:t>
            </w:r>
          </w:p>
        </w:tc>
        <w:tc>
          <w:tcPr>
            <w:tcW w:w="1176" w:type="dxa"/>
          </w:tcPr>
          <w:p w14:paraId="65E14827"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92.01</w:t>
            </w:r>
          </w:p>
        </w:tc>
        <w:tc>
          <w:tcPr>
            <w:tcW w:w="1178" w:type="dxa"/>
          </w:tcPr>
          <w:p w14:paraId="0E99DDF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163.06</w:t>
            </w:r>
          </w:p>
        </w:tc>
        <w:tc>
          <w:tcPr>
            <w:tcW w:w="1397" w:type="dxa"/>
          </w:tcPr>
          <w:p w14:paraId="3FE5A98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0.20</w:t>
            </w:r>
          </w:p>
        </w:tc>
      </w:tr>
      <w:tr w:rsidR="00DC1DC2" w14:paraId="300B87C7" w14:textId="77777777" w:rsidTr="00F83552">
        <w:tc>
          <w:tcPr>
            <w:tcW w:w="3060" w:type="dxa"/>
          </w:tcPr>
          <w:p w14:paraId="47F2A86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[41]","plainTextFormattedCitation":"[41]","previouslyFormattedCitation":"[41]"},"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[41]</w:t>
            </w:r>
            <w:r>
              <w:rPr>
                <w:rFonts w:ascii="Times New Roman" w:hAnsi="Times New Roman" w:cs="Times New Roman"/>
              </w:rPr>
              <w:fldChar w:fldCharType="end"/>
            </w:r>
          </w:p>
        </w:tc>
        <w:tc>
          <w:tcPr>
            <w:tcW w:w="900" w:type="dxa"/>
          </w:tcPr>
          <w:p w14:paraId="4332AEE3"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155</w:t>
            </w:r>
          </w:p>
        </w:tc>
        <w:tc>
          <w:tcPr>
            <w:tcW w:w="1080" w:type="dxa"/>
          </w:tcPr>
          <w:p w14:paraId="0A6C1AE7"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142</w:t>
            </w:r>
          </w:p>
        </w:tc>
        <w:tc>
          <w:tcPr>
            <w:tcW w:w="900" w:type="dxa"/>
          </w:tcPr>
          <w:p w14:paraId="7050BAA0"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47</w:t>
            </w:r>
          </w:p>
        </w:tc>
        <w:tc>
          <w:tcPr>
            <w:tcW w:w="1080" w:type="dxa"/>
          </w:tcPr>
          <w:p w14:paraId="64147A7E"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50</w:t>
            </w:r>
          </w:p>
        </w:tc>
        <w:tc>
          <w:tcPr>
            <w:tcW w:w="1080" w:type="dxa"/>
          </w:tcPr>
          <w:p w14:paraId="00AC230C"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65</w:t>
            </w:r>
          </w:p>
        </w:tc>
        <w:tc>
          <w:tcPr>
            <w:tcW w:w="990" w:type="dxa"/>
          </w:tcPr>
          <w:p w14:paraId="66C92CB8"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4EC572E0"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57</w:t>
            </w:r>
          </w:p>
        </w:tc>
        <w:tc>
          <w:tcPr>
            <w:tcW w:w="1176" w:type="dxa"/>
          </w:tcPr>
          <w:p w14:paraId="07D4CD2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83</w:t>
            </w:r>
          </w:p>
        </w:tc>
        <w:tc>
          <w:tcPr>
            <w:tcW w:w="1178" w:type="dxa"/>
          </w:tcPr>
          <w:p w14:paraId="09CDFEA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139</w:t>
            </w:r>
          </w:p>
        </w:tc>
        <w:tc>
          <w:tcPr>
            <w:tcW w:w="1397" w:type="dxa"/>
          </w:tcPr>
          <w:p w14:paraId="3EADE3DE"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0.22</w:t>
            </w:r>
          </w:p>
        </w:tc>
      </w:tr>
      <w:tr w:rsidR="00DC1DC2" w14:paraId="381AA320" w14:textId="77777777" w:rsidTr="00F83552">
        <w:tc>
          <w:tcPr>
            <w:tcW w:w="3060" w:type="dxa"/>
          </w:tcPr>
          <w:p w14:paraId="4564A5C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Experiment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[42]","plainTextFormattedCitation":"[42]","previouslyFormattedCitation":"[42]"},"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[42]</w:t>
            </w:r>
            <w:r>
              <w:rPr>
                <w:rFonts w:ascii="Times New Roman" w:hAnsi="Times New Roman" w:cs="Times New Roman"/>
              </w:rPr>
              <w:fldChar w:fldCharType="end"/>
            </w:r>
          </w:p>
        </w:tc>
        <w:tc>
          <w:tcPr>
            <w:tcW w:w="900" w:type="dxa"/>
          </w:tcPr>
          <w:p w14:paraId="41378307"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137.9</w:t>
            </w:r>
          </w:p>
        </w:tc>
        <w:tc>
          <w:tcPr>
            <w:tcW w:w="1080" w:type="dxa"/>
          </w:tcPr>
          <w:p w14:paraId="09AA79F0" w14:textId="77777777" w:rsidR="00DC1DC2" w:rsidRPr="008C379E"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__</w:t>
            </w:r>
          </w:p>
        </w:tc>
        <w:tc>
          <w:tcPr>
            <w:tcW w:w="900" w:type="dxa"/>
          </w:tcPr>
          <w:p w14:paraId="6C14B038" w14:textId="77777777" w:rsidR="00DC1DC2" w:rsidRPr="008C379E"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__</w:t>
            </w:r>
          </w:p>
        </w:tc>
        <w:tc>
          <w:tcPr>
            <w:tcW w:w="1080" w:type="dxa"/>
          </w:tcPr>
          <w:p w14:paraId="70B951D9" w14:textId="77777777" w:rsidR="00DC1DC2" w:rsidRPr="008C379E"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__</w:t>
            </w:r>
          </w:p>
        </w:tc>
        <w:tc>
          <w:tcPr>
            <w:tcW w:w="1080" w:type="dxa"/>
          </w:tcPr>
          <w:p w14:paraId="1085D544"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53.75</w:t>
            </w:r>
          </w:p>
        </w:tc>
        <w:tc>
          <w:tcPr>
            <w:tcW w:w="990" w:type="dxa"/>
          </w:tcPr>
          <w:p w14:paraId="795346AD"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__</w:t>
            </w:r>
          </w:p>
        </w:tc>
        <w:tc>
          <w:tcPr>
            <w:tcW w:w="882" w:type="dxa"/>
          </w:tcPr>
          <w:p w14:paraId="0ACB44CD" w14:textId="77777777" w:rsidR="00DC1DC2" w:rsidRPr="000837AF" w:rsidRDefault="00DC1DC2" w:rsidP="00F83552">
            <w:pPr>
              <w:spacing w:before="100" w:beforeAutospacing="1" w:after="100" w:afterAutospacing="1" w:line="276" w:lineRule="auto"/>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__</w:t>
            </w:r>
          </w:p>
        </w:tc>
        <w:tc>
          <w:tcPr>
            <w:tcW w:w="1176" w:type="dxa"/>
          </w:tcPr>
          <w:p w14:paraId="331B19F5"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0837AF">
              <w:rPr>
                <w:rFonts w:ascii="Times New Roman" w:hAnsi="Times New Roman" w:cs="Times New Roman"/>
                <w:color w:val="000000"/>
                <w:shd w:val="clear" w:color="auto" w:fill="FFFFFF"/>
              </w:rPr>
              <w:t>68.3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0837AF">
              <w:rPr>
                <w:rStyle w:val="a"/>
                <w:rFonts w:ascii="Times New Roman" w:hAnsi="Times New Roman" w:cs="Times New Roman"/>
                <w:shd w:val="clear" w:color="auto" w:fill="FFFFFF"/>
              </w:rPr>
              <w:t xml:space="preserve"> </w:t>
            </w:r>
            <w:r w:rsidRPr="000837AF">
              <w:rPr>
                <w:rFonts w:ascii="Times New Roman" w:hAnsi="Times New Roman" w:cs="Times New Roman"/>
                <w:color w:val="000000"/>
                <w:shd w:val="clear" w:color="auto" w:fill="FFFFFF"/>
              </w:rPr>
              <w:t>64.3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0.3</w:t>
            </w:r>
            <w:r>
              <w:rPr>
                <w:rFonts w:ascii="Times New Roman" w:hAnsi="Times New Roman" w:cs="Times New Roman"/>
                <w:color w:val="000000"/>
                <w:shd w:val="clear" w:color="auto" w:fill="FFFFFF"/>
                <w:vertAlign w:val="superscript"/>
              </w:rPr>
              <w:t>b</w:t>
            </w:r>
          </w:p>
        </w:tc>
        <w:tc>
          <w:tcPr>
            <w:tcW w:w="1178" w:type="dxa"/>
          </w:tcPr>
          <w:p w14:paraId="31BF894C" w14:textId="77777777" w:rsidR="00DC1DC2" w:rsidRDefault="00DC1DC2" w:rsidP="00F83552">
            <w:pPr>
              <w:spacing w:before="100" w:beforeAutospacing="1" w:after="100" w:afterAutospacing="1" w:line="276" w:lineRule="auto"/>
              <w:jc w:val="center"/>
              <w:rPr>
                <w:rFonts w:ascii="Times New Roman" w:hAnsi="Times New Roman" w:cs="Times New Roman"/>
              </w:rPr>
            </w:pPr>
            <w:r w:rsidRPr="009E5F5C">
              <w:rPr>
                <w:rFonts w:ascii="Times New Roman" w:hAnsi="Times New Roman" w:cs="Times New Roman"/>
                <w:color w:val="000000"/>
                <w:shd w:val="clear" w:color="auto" w:fill="FFFFFF"/>
              </w:rPr>
              <w:t>130.4</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9E5F5C">
              <w:rPr>
                <w:rStyle w:val="a"/>
                <w:rFonts w:ascii="Times New Roman" w:hAnsi="Times New Roman" w:cs="Times New Roman"/>
                <w:shd w:val="clear" w:color="auto" w:fill="FFFFFF"/>
              </w:rPr>
              <w:t xml:space="preserve"> </w:t>
            </w:r>
            <w:r w:rsidRPr="009E5F5C">
              <w:rPr>
                <w:rFonts w:ascii="Times New Roman" w:hAnsi="Times New Roman" w:cs="Times New Roman"/>
                <w:color w:val="000000"/>
                <w:shd w:val="clear" w:color="auto" w:fill="FFFFFF"/>
              </w:rPr>
              <w:t>122.9</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2.4</w:t>
            </w:r>
            <w:r w:rsidRPr="0064108D">
              <w:rPr>
                <w:rFonts w:ascii="Times New Roman" w:hAnsi="Times New Roman" w:cs="Times New Roman"/>
                <w:color w:val="000000"/>
                <w:shd w:val="clear" w:color="auto" w:fill="FFFFFF"/>
                <w:vertAlign w:val="superscript"/>
              </w:rPr>
              <w:t>b</w:t>
            </w:r>
          </w:p>
        </w:tc>
        <w:tc>
          <w:tcPr>
            <w:tcW w:w="1397" w:type="dxa"/>
          </w:tcPr>
          <w:p w14:paraId="1C02F26B"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E60BC2">
              <w:rPr>
                <w:rFonts w:ascii="Times New Roman" w:hAnsi="Times New Roman" w:cs="Times New Roman"/>
              </w:rPr>
              <w:t>0.182</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0.003</w:t>
            </w:r>
            <w:r>
              <w:rPr>
                <w:rStyle w:val="ff5"/>
                <w:rFonts w:ascii="Times New Roman" w:hAnsi="Times New Roman" w:cs="Times New Roman"/>
                <w:color w:val="000000"/>
                <w:shd w:val="clear" w:color="auto" w:fill="FFFFFF"/>
                <w:vertAlign w:val="superscript"/>
              </w:rPr>
              <w:t>a</w:t>
            </w:r>
            <w:r>
              <w:rPr>
                <w:rFonts w:ascii="Times New Roman" w:hAnsi="Times New Roman" w:cs="Times New Roman"/>
              </w:rPr>
              <w:t xml:space="preserve"> 0.179</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0.007</w:t>
            </w:r>
            <w:r>
              <w:rPr>
                <w:rStyle w:val="ff5"/>
                <w:rFonts w:ascii="Times New Roman" w:hAnsi="Times New Roman" w:cs="Times New Roman"/>
                <w:color w:val="000000"/>
                <w:shd w:val="clear" w:color="auto" w:fill="FFFFFF"/>
                <w:vertAlign w:val="superscript"/>
              </w:rPr>
              <w:t>b</w:t>
            </w:r>
          </w:p>
        </w:tc>
      </w:tr>
    </w:tbl>
    <w:p w14:paraId="70F0DB90" w14:textId="77777777" w:rsidR="00DC1DC2" w:rsidRDefault="00DC1DC2" w:rsidP="00DC1DC2">
      <w:pPr>
        <w:shd w:val="clear" w:color="auto" w:fill="FFFFFF"/>
        <w:spacing w:after="0" w:line="240" w:lineRule="auto"/>
        <w:rPr>
          <w:rFonts w:ascii="Times New Roman" w:hAnsi="Times New Roman" w:cs="Times New Roman"/>
          <w:sz w:val="20"/>
          <w:szCs w:val="20"/>
        </w:rPr>
      </w:pPr>
    </w:p>
    <w:p w14:paraId="63241474" w14:textId="77777777" w:rsidR="00DC1DC2" w:rsidRPr="00255F57" w:rsidRDefault="00DC1DC2" w:rsidP="00DC1DC2">
      <w:pPr>
        <w:shd w:val="clear" w:color="auto" w:fill="FFFFFF"/>
        <w:spacing w:after="0" w:line="240" w:lineRule="auto"/>
        <w:rPr>
          <w:rFonts w:ascii="Times New Roman" w:eastAsia="Times New Roman" w:hAnsi="Times New Roman" w:cs="Times New Roman"/>
          <w:color w:val="000000"/>
          <w:sz w:val="20"/>
          <w:szCs w:val="20"/>
        </w:rPr>
      </w:pPr>
      <w:r w:rsidRPr="007E6065">
        <w:rPr>
          <w:rFonts w:ascii="Times New Roman" w:eastAsia="Times New Roman" w:hAnsi="Times New Roman" w:cs="Times New Roman"/>
          <w:color w:val="000000"/>
          <w:sz w:val="20"/>
          <w:szCs w:val="20"/>
        </w:rPr>
        <w:t>S</w:t>
      </w:r>
      <w:r w:rsidRPr="0064108D">
        <w:rPr>
          <w:rFonts w:ascii="Times New Roman" w:eastAsia="Times New Roman" w:hAnsi="Times New Roman" w:cs="Times New Roman"/>
          <w:color w:val="000000"/>
          <w:sz w:val="20"/>
          <w:szCs w:val="20"/>
        </w:rPr>
        <w:t>even</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U</w:t>
      </w:r>
      <w:r w:rsidRPr="0064108D">
        <w:rPr>
          <w:rFonts w:ascii="Times New Roman" w:eastAsia="Times New Roman" w:hAnsi="Times New Roman" w:cs="Times New Roman"/>
          <w:color w:val="000000"/>
          <w:sz w:val="20"/>
          <w:szCs w:val="20"/>
          <w:vertAlign w:val="subscript"/>
        </w:rPr>
        <w:t>3</w:t>
      </w:r>
      <w:r w:rsidRPr="0064108D">
        <w:rPr>
          <w:rFonts w:ascii="Times New Roman" w:eastAsia="Times New Roman" w:hAnsi="Times New Roman" w:cs="Times New Roman"/>
          <w:color w:val="000000"/>
          <w:sz w:val="20"/>
          <w:szCs w:val="20"/>
        </w:rPr>
        <w:t>Si</w:t>
      </w:r>
      <w:r w:rsidRPr="0064108D">
        <w:rPr>
          <w:rFonts w:ascii="Times New Roman" w:eastAsia="Times New Roman" w:hAnsi="Times New Roman" w:cs="Times New Roman"/>
          <w:color w:val="000000"/>
          <w:sz w:val="20"/>
          <w:szCs w:val="20"/>
          <w:vertAlign w:val="subscript"/>
        </w:rPr>
        <w:t>2</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specimens</w:t>
      </w:r>
      <w:r w:rsidRPr="007E6065">
        <w:rPr>
          <w:rFonts w:ascii="Times New Roman" w:eastAsia="Times New Roman" w:hAnsi="Times New Roman" w:cs="Times New Roman"/>
          <w:color w:val="000000"/>
          <w:sz w:val="20"/>
          <w:szCs w:val="20"/>
        </w:rPr>
        <w:t xml:space="preserve"> labelled a= </w:t>
      </w:r>
      <w:r w:rsidRPr="0064108D">
        <w:rPr>
          <w:rFonts w:ascii="Times New Roman" w:eastAsia="Times New Roman" w:hAnsi="Times New Roman" w:cs="Times New Roman"/>
          <w:color w:val="000000"/>
          <w:sz w:val="20"/>
          <w:szCs w:val="20"/>
        </w:rPr>
        <w:t>set</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A</w:t>
      </w:r>
      <w:r w:rsidRPr="007E6065">
        <w:rPr>
          <w:rFonts w:ascii="Times New Roman" w:eastAsia="Times New Roman" w:hAnsi="Times New Roman" w:cs="Times New Roman"/>
          <w:color w:val="000000"/>
          <w:sz w:val="20"/>
          <w:szCs w:val="20"/>
        </w:rPr>
        <w:t xml:space="preserve"> </w:t>
      </w:r>
      <w:r w:rsidRPr="0064108D">
        <w:rPr>
          <w:rFonts w:ascii="Times New Roman" w:eastAsia="Times New Roman" w:hAnsi="Times New Roman" w:cs="Times New Roman"/>
          <w:color w:val="000000"/>
          <w:sz w:val="20"/>
          <w:szCs w:val="20"/>
        </w:rPr>
        <w:t>(samples1</w:t>
      </w:r>
      <w:r w:rsidRPr="007E6065">
        <w:rPr>
          <w:rFonts w:ascii="Times New Roman" w:eastAsia="Times New Roman" w:hAnsi="Times New Roman" w:cs="Times New Roman"/>
          <w:color w:val="000000"/>
          <w:sz w:val="20"/>
          <w:szCs w:val="20"/>
        </w:rPr>
        <w:t xml:space="preserve"> – 5) and b= set B (samples 6 – 7) prepar</w:t>
      </w:r>
      <w:r>
        <w:rPr>
          <w:rFonts w:ascii="Times New Roman" w:eastAsia="Times New Roman" w:hAnsi="Times New Roman" w:cs="Times New Roman"/>
          <w:color w:val="000000"/>
          <w:sz w:val="20"/>
          <w:szCs w:val="20"/>
        </w:rPr>
        <w:t xml:space="preserve">ed from different feedstocks </w:t>
      </w:r>
      <w:r>
        <w:rPr>
          <w:rFonts w:ascii="Times New Roman" w:eastAsia="Times New Roman" w:hAnsi="Times New Roman" w:cs="Times New Roman"/>
          <w:color w:val="000000"/>
          <w:sz w:val="20"/>
          <w:szCs w:val="20"/>
        </w:rPr>
        <w:fldChar w:fldCharType="begin" w:fldLock="1"/>
      </w:r>
      <w:r>
        <w:rPr>
          <w:rFonts w:ascii="Times New Roman" w:eastAsia="Times New Roman" w:hAnsi="Times New Roman" w:cs="Times New Roman"/>
          <w:color w:val="000000"/>
          <w:sz w:val="20"/>
          <w:szCs w:val="20"/>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[42]","plainTextFormattedCitation":"[42]","previouslyFormattedCitation":"[42]"},"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Pr="00473931">
        <w:rPr>
          <w:rFonts w:ascii="Times New Roman" w:eastAsia="Times New Roman" w:hAnsi="Times New Roman" w:cs="Times New Roman"/>
          <w:noProof/>
          <w:color w:val="000000"/>
          <w:sz w:val="20"/>
          <w:szCs w:val="20"/>
        </w:rPr>
        <w:t>[42]</w:t>
      </w:r>
      <w:r>
        <w:rPr>
          <w:rFonts w:ascii="Times New Roman" w:eastAsia="Times New Roman" w:hAnsi="Times New Roman" w:cs="Times New Roman"/>
          <w:color w:val="000000"/>
          <w:sz w:val="20"/>
          <w:szCs w:val="20"/>
        </w:rPr>
        <w:fldChar w:fldCharType="end"/>
      </w:r>
      <w:r w:rsidRPr="007E6065">
        <w:rPr>
          <w:rFonts w:ascii="Times New Roman" w:eastAsia="Times New Roman" w:hAnsi="Times New Roman" w:cs="Times New Roman"/>
          <w:color w:val="000000"/>
          <w:sz w:val="20"/>
          <w:szCs w:val="20"/>
        </w:rPr>
        <w:t>.</w:t>
      </w:r>
    </w:p>
    <w:p w14:paraId="7A318AC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9A57F3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3D0EE85B" w14:textId="77777777" w:rsidR="00DC1DC2" w:rsidRDefault="00DC1DC2" w:rsidP="00DC1DC2">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Table 3: </w:t>
      </w:r>
      <w:r w:rsidRPr="00BE7BE7">
        <w:rPr>
          <w:rFonts w:ascii="Times New Roman" w:hAnsi="Times New Roman" w:cs="Times New Roman"/>
          <w:sz w:val="20"/>
          <w:szCs w:val="20"/>
        </w:rPr>
        <w:t>Theoretical sound velocities (m/s), Debye and melting temperatures (K) of U</w:t>
      </w:r>
      <w:r w:rsidRPr="00BE7BE7">
        <w:rPr>
          <w:rFonts w:ascii="Times New Roman" w:hAnsi="Times New Roman" w:cs="Times New Roman"/>
          <w:sz w:val="20"/>
          <w:szCs w:val="20"/>
          <w:vertAlign w:val="subscript"/>
        </w:rPr>
        <w:t>3</w:t>
      </w:r>
      <w:r w:rsidRPr="00BE7BE7">
        <w:rPr>
          <w:rFonts w:ascii="Times New Roman" w:hAnsi="Times New Roman" w:cs="Times New Roman"/>
          <w:sz w:val="20"/>
          <w:szCs w:val="20"/>
        </w:rPr>
        <w:t>Si</w:t>
      </w:r>
      <w:r w:rsidRPr="00BE7BE7">
        <w:rPr>
          <w:rFonts w:ascii="Times New Roman" w:hAnsi="Times New Roman" w:cs="Times New Roman"/>
          <w:sz w:val="20"/>
          <w:szCs w:val="20"/>
          <w:vertAlign w:val="subscript"/>
        </w:rPr>
        <w:t>2</w:t>
      </w:r>
      <w:r>
        <w:rPr>
          <w:rFonts w:ascii="Times New Roman" w:hAnsi="Times New Roman" w:cs="Times New Roman"/>
          <w:sz w:val="20"/>
          <w:szCs w:val="20"/>
        </w:rPr>
        <w:t xml:space="preserve"> predicted using the elastic properties at</w:t>
      </w:r>
      <w:r w:rsidRPr="00BE7BE7">
        <w:rPr>
          <w:rFonts w:ascii="Times New Roman" w:hAnsi="Times New Roman" w:cs="Times New Roman"/>
          <w:sz w:val="20"/>
          <w:szCs w:val="20"/>
        </w:rPr>
        <w:t xml:space="preserve"> 0 and 300 K</w:t>
      </w:r>
      <w:r>
        <w:rPr>
          <w:rFonts w:ascii="Times New Roman" w:hAnsi="Times New Roman" w:cs="Times New Roman"/>
          <w:sz w:val="20"/>
          <w:szCs w:val="20"/>
        </w:rPr>
        <w:t xml:space="preserve"> </w:t>
      </w:r>
    </w:p>
    <w:p w14:paraId="7FF4B070" w14:textId="77777777" w:rsidR="00DC1DC2" w:rsidRDefault="00DC1DC2" w:rsidP="00DC1DC2">
      <w:pPr>
        <w:shd w:val="clear" w:color="auto" w:fill="FFFFFF"/>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gridCol w:w="2158"/>
        <w:gridCol w:w="2158"/>
        <w:gridCol w:w="2159"/>
        <w:gridCol w:w="2159"/>
      </w:tblGrid>
      <w:tr w:rsidR="00DC1DC2" w14:paraId="6776292C" w14:textId="77777777" w:rsidTr="00F83552">
        <w:tc>
          <w:tcPr>
            <w:tcW w:w="2158" w:type="dxa"/>
          </w:tcPr>
          <w:p w14:paraId="6921C088"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Temperature (K)</w:t>
            </w:r>
          </w:p>
        </w:tc>
        <w:tc>
          <w:tcPr>
            <w:tcW w:w="2158" w:type="dxa"/>
          </w:tcPr>
          <w:p w14:paraId="4EE40762" w14:textId="77777777" w:rsidR="00DC1DC2" w:rsidRDefault="00F83552"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oMath>
            </m:oMathPara>
          </w:p>
        </w:tc>
        <w:tc>
          <w:tcPr>
            <w:tcW w:w="2158" w:type="dxa"/>
          </w:tcPr>
          <w:p w14:paraId="1CFC1C9C" w14:textId="77777777" w:rsidR="00DC1DC2" w:rsidRDefault="00F83552"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m:oMathPara>
          </w:p>
        </w:tc>
        <w:tc>
          <w:tcPr>
            <w:tcW w:w="2158" w:type="dxa"/>
          </w:tcPr>
          <w:p w14:paraId="0EE256A1" w14:textId="77777777" w:rsidR="00DC1DC2" w:rsidRDefault="00F83552"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m:t>
                    </m:r>
                  </m:sub>
                </m:sSub>
              </m:oMath>
            </m:oMathPara>
          </w:p>
        </w:tc>
        <w:tc>
          <w:tcPr>
            <w:tcW w:w="2159" w:type="dxa"/>
          </w:tcPr>
          <w:p w14:paraId="1C221CAE" w14:textId="77777777" w:rsidR="00DC1DC2" w:rsidRDefault="00F83552"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D</m:t>
                    </m:r>
                  </m:sub>
                </m:sSub>
              </m:oMath>
            </m:oMathPara>
          </w:p>
        </w:tc>
        <w:tc>
          <w:tcPr>
            <w:tcW w:w="2159" w:type="dxa"/>
          </w:tcPr>
          <w:p w14:paraId="63B30FE8" w14:textId="77777777" w:rsidR="00DC1DC2" w:rsidRDefault="00F83552"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m:oMathPara>
          </w:p>
        </w:tc>
      </w:tr>
      <w:tr w:rsidR="00DC1DC2" w14:paraId="6B0FFA43" w14:textId="77777777" w:rsidTr="00F83552">
        <w:tc>
          <w:tcPr>
            <w:tcW w:w="2158" w:type="dxa"/>
          </w:tcPr>
          <w:p w14:paraId="3B165A6C"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0</w:t>
            </w:r>
          </w:p>
        </w:tc>
        <w:tc>
          <w:tcPr>
            <w:tcW w:w="2158" w:type="dxa"/>
          </w:tcPr>
          <w:p w14:paraId="6397A81D"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4174.17</w:t>
            </w:r>
          </w:p>
        </w:tc>
        <w:tc>
          <w:tcPr>
            <w:tcW w:w="2158" w:type="dxa"/>
          </w:tcPr>
          <w:p w14:paraId="4C195A4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2295.05</w:t>
            </w:r>
          </w:p>
        </w:tc>
        <w:tc>
          <w:tcPr>
            <w:tcW w:w="2158" w:type="dxa"/>
          </w:tcPr>
          <w:p w14:paraId="03A9CF7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2558.19</w:t>
            </w:r>
          </w:p>
        </w:tc>
        <w:tc>
          <w:tcPr>
            <w:tcW w:w="2159" w:type="dxa"/>
          </w:tcPr>
          <w:p w14:paraId="248877AC"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276.19</w:t>
            </w:r>
          </w:p>
        </w:tc>
        <w:tc>
          <w:tcPr>
            <w:tcW w:w="2159" w:type="dxa"/>
          </w:tcPr>
          <w:p w14:paraId="2263D5D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1795.46</w:t>
            </w:r>
            <m:oMath>
              <m:r>
                <w:rPr>
                  <w:rFonts w:ascii="Cambria Math" w:hAnsi="Cambria Math"/>
                </w:rPr>
                <m:t>±</m:t>
              </m:r>
            </m:oMath>
            <w:r>
              <w:rPr>
                <w:rFonts w:ascii="Times New Roman" w:eastAsiaTheme="minorEastAsia" w:hAnsi="Times New Roman" w:cs="Times New Roman"/>
              </w:rPr>
              <w:t>300</w:t>
            </w:r>
          </w:p>
        </w:tc>
      </w:tr>
      <w:tr w:rsidR="00DC1DC2" w14:paraId="2A433462" w14:textId="77777777" w:rsidTr="00F83552">
        <w:tc>
          <w:tcPr>
            <w:tcW w:w="2158" w:type="dxa"/>
          </w:tcPr>
          <w:p w14:paraId="5F00D606"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300</w:t>
            </w:r>
          </w:p>
        </w:tc>
        <w:tc>
          <w:tcPr>
            <w:tcW w:w="2158" w:type="dxa"/>
          </w:tcPr>
          <w:p w14:paraId="3E1F7D6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4125.83</w:t>
            </w:r>
          </w:p>
        </w:tc>
        <w:tc>
          <w:tcPr>
            <w:tcW w:w="2158" w:type="dxa"/>
          </w:tcPr>
          <w:p w14:paraId="591B588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2338.76</w:t>
            </w:r>
          </w:p>
        </w:tc>
        <w:tc>
          <w:tcPr>
            <w:tcW w:w="2158" w:type="dxa"/>
          </w:tcPr>
          <w:p w14:paraId="091FE0AE"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2600.55</w:t>
            </w:r>
          </w:p>
        </w:tc>
        <w:tc>
          <w:tcPr>
            <w:tcW w:w="2159" w:type="dxa"/>
          </w:tcPr>
          <w:p w14:paraId="26FB1814"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280.76</w:t>
            </w:r>
          </w:p>
        </w:tc>
        <w:tc>
          <w:tcPr>
            <w:tcW w:w="2159" w:type="dxa"/>
          </w:tcPr>
          <w:p w14:paraId="09D778D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1785.65</w:t>
            </w:r>
            <m:oMath>
              <m:r>
                <w:rPr>
                  <w:rFonts w:ascii="Cambria Math" w:hAnsi="Cambria Math"/>
                </w:rPr>
                <m:t>±</m:t>
              </m:r>
            </m:oMath>
            <w:r>
              <w:rPr>
                <w:rFonts w:ascii="Times New Roman" w:eastAsiaTheme="minorEastAsia" w:hAnsi="Times New Roman" w:cs="Times New Roman"/>
              </w:rPr>
              <w:t>300</w:t>
            </w:r>
          </w:p>
        </w:tc>
      </w:tr>
      <w:tr w:rsidR="00DC1DC2" w14:paraId="62DBF7E8" w14:textId="77777777" w:rsidTr="00F83552">
        <w:tc>
          <w:tcPr>
            <w:tcW w:w="2158" w:type="dxa"/>
          </w:tcPr>
          <w:p w14:paraId="6F3D657F" w14:textId="77777777" w:rsidR="00DC1DC2" w:rsidRPr="00BE7BE7" w:rsidRDefault="00DC1DC2" w:rsidP="00F83552">
            <w:pPr>
              <w:jc w:val="center"/>
              <w:rPr>
                <w:rFonts w:ascii="Times New Roman" w:hAnsi="Times New Roman" w:cs="Times New Roman"/>
              </w:rPr>
            </w:pPr>
            <w:r>
              <w:rPr>
                <w:rFonts w:ascii="Times New Roman" w:hAnsi="Times New Roman" w:cs="Times New Roman"/>
              </w:rPr>
              <w:t xml:space="preserve">DFT at 0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2158" w:type="dxa"/>
          </w:tcPr>
          <w:p w14:paraId="216BA76F"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3865.04</w:t>
            </w:r>
          </w:p>
        </w:tc>
        <w:tc>
          <w:tcPr>
            <w:tcW w:w="2158" w:type="dxa"/>
          </w:tcPr>
          <w:p w14:paraId="3A030F30"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2355.32</w:t>
            </w:r>
          </w:p>
        </w:tc>
        <w:tc>
          <w:tcPr>
            <w:tcW w:w="2158" w:type="dxa"/>
          </w:tcPr>
          <w:p w14:paraId="226A7151"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2601.53</w:t>
            </w:r>
          </w:p>
        </w:tc>
        <w:tc>
          <w:tcPr>
            <w:tcW w:w="2159" w:type="dxa"/>
          </w:tcPr>
          <w:p w14:paraId="6889F1D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280.92</w:t>
            </w:r>
          </w:p>
        </w:tc>
        <w:tc>
          <w:tcPr>
            <w:tcW w:w="2159" w:type="dxa"/>
          </w:tcPr>
          <w:p w14:paraId="0F0F8E8A"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1541.51</w:t>
            </w:r>
            <m:oMath>
              <m:r>
                <w:rPr>
                  <w:rFonts w:ascii="Cambria Math" w:hAnsi="Cambria Math"/>
                </w:rPr>
                <m:t>±</m:t>
              </m:r>
            </m:oMath>
            <w:r>
              <w:rPr>
                <w:rFonts w:ascii="Times New Roman" w:eastAsiaTheme="minorEastAsia" w:hAnsi="Times New Roman" w:cs="Times New Roman"/>
              </w:rPr>
              <w:t>300</w:t>
            </w:r>
          </w:p>
        </w:tc>
      </w:tr>
    </w:tbl>
    <w:p w14:paraId="2BC26CD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CD5C9E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10B03276" w14:textId="77777777" w:rsidR="00DC1DC2" w:rsidRPr="00BE7BE7" w:rsidRDefault="00DC1DC2" w:rsidP="00DC1DC2">
      <w:pPr>
        <w:shd w:val="clear" w:color="auto" w:fill="FFFFFF"/>
        <w:spacing w:after="0" w:line="240" w:lineRule="auto"/>
        <w:rPr>
          <w:rFonts w:ascii="Times New Roman" w:hAnsi="Times New Roman" w:cs="Times New Roman"/>
          <w:sz w:val="20"/>
          <w:szCs w:val="20"/>
        </w:rPr>
        <w:sectPr w:rsidR="00DC1DC2" w:rsidRPr="00BE7BE7" w:rsidSect="00F83552">
          <w:pgSz w:w="15840" w:h="12240" w:orient="landscape"/>
          <w:pgMar w:top="1440" w:right="1440" w:bottom="1440" w:left="1440" w:header="720" w:footer="720" w:gutter="0"/>
          <w:cols w:space="720"/>
          <w:docGrid w:linePitch="360"/>
        </w:sectPr>
      </w:pPr>
      <w:r>
        <w:rPr>
          <w:rFonts w:ascii="Times New Roman" w:hAnsi="Times New Roman" w:cs="Times New Roman"/>
          <w:sz w:val="20"/>
          <w:szCs w:val="20"/>
        </w:rPr>
        <w:t xml:space="preserve">       </w:t>
      </w:r>
    </w:p>
    <w:p w14:paraId="528C9688" w14:textId="77777777" w:rsidR="00DC1DC2" w:rsidRDefault="00DC1DC2" w:rsidP="00DC1DC2">
      <w:pPr>
        <w:spacing w:before="100" w:beforeAutospacing="1" w:after="100" w:afterAutospacing="1" w:line="360" w:lineRule="auto"/>
        <w:jc w:val="both"/>
        <w:rPr>
          <w:rFonts w:ascii="Times New Roman" w:hAnsi="Times New Roman" w:cs="Times New Roman"/>
          <w:i/>
        </w:rPr>
      </w:pPr>
      <w:r w:rsidRPr="006F31CD">
        <w:rPr>
          <w:rFonts w:ascii="Times New Roman" w:hAnsi="Times New Roman" w:cs="Times New Roman"/>
          <w:i/>
        </w:rPr>
        <w:lastRenderedPageBreak/>
        <w:t>3.4 Thermal conductivity</w:t>
      </w:r>
    </w:p>
    <w:p w14:paraId="7677CC0D" w14:textId="32BE7068" w:rsidR="00DC1DC2" w:rsidRDefault="00DC1DC2" w:rsidP="00DC1DC2">
      <w:pPr>
        <w:autoSpaceDE w:val="0"/>
        <w:autoSpaceDN w:val="0"/>
        <w:adjustRightInd w:val="0"/>
        <w:spacing w:after="0" w:line="360" w:lineRule="auto"/>
        <w:jc w:val="both"/>
        <w:rPr>
          <w:rFonts w:ascii="Times New Roman" w:hAnsi="Times New Roman" w:cs="Times New Roman"/>
        </w:rPr>
      </w:pPr>
      <w:r w:rsidRPr="00EE3402">
        <w:rPr>
          <w:rFonts w:ascii="Times New Roman" w:hAnsi="Times New Roman" w:cs="Times New Roman"/>
        </w:rPr>
        <w:t xml:space="preserve">The thermal conductivity of nuclear fuel pellets is an important </w:t>
      </w:r>
      <w:r>
        <w:rPr>
          <w:rFonts w:ascii="Times New Roman" w:hAnsi="Times New Roman" w:cs="Times New Roman"/>
        </w:rPr>
        <w:t>thermo</w:t>
      </w:r>
      <w:r w:rsidRPr="00EE3402">
        <w:rPr>
          <w:rFonts w:ascii="Times New Roman" w:hAnsi="Times New Roman" w:cs="Times New Roman"/>
        </w:rPr>
        <w:t>physical prope</w:t>
      </w:r>
      <w:r>
        <w:rPr>
          <w:rFonts w:ascii="Times New Roman" w:hAnsi="Times New Roman" w:cs="Times New Roman"/>
        </w:rPr>
        <w:t>rty</w:t>
      </w:r>
      <w:r w:rsidRPr="00EE3402">
        <w:rPr>
          <w:rFonts w:ascii="Times New Roman" w:hAnsi="Times New Roman" w:cs="Times New Roman"/>
        </w:rPr>
        <w:t xml:space="preserve"> in nuclear reactors.</w:t>
      </w:r>
      <w:r>
        <w:rPr>
          <w:rFonts w:ascii="Times New Roman" w:hAnsi="Times New Roman" w:cs="Times New Roman"/>
        </w:rPr>
        <w:t xml:space="preserve"> It is argued in the literature that the high thermal conductivity of metallic systems</w:t>
      </w:r>
      <w:r w:rsidRPr="00983342">
        <w:rPr>
          <w:rFonts w:ascii="Times New Roman" w:hAnsi="Times New Roman" w:cs="Times New Roman"/>
        </w:rPr>
        <w:t xml:space="preserve"> is mainly contributed by the electrons</w:t>
      </w:r>
      <w:r>
        <w:rPr>
          <w:rFonts w:ascii="Times New Roman" w:hAnsi="Times New Roman" w:cs="Times New Roman"/>
        </w:rPr>
        <w:t xml:space="preserve"> (</w:t>
      </w:r>
      <w:r w:rsidRPr="00593AB0">
        <w:rPr>
          <w:rFonts w:ascii="Times New Roman" w:hAnsi="Times New Roman" w:cs="Times New Roman"/>
          <w:i/>
        </w:rPr>
        <w:t>el</w:t>
      </w:r>
      <w:r>
        <w:rPr>
          <w:rFonts w:ascii="Times New Roman" w:hAnsi="Times New Roman" w:cs="Times New Roman"/>
        </w:rPr>
        <w:t>)</w:t>
      </w:r>
      <w:r w:rsidRPr="00983342">
        <w:rPr>
          <w:rFonts w:ascii="Times New Roman" w:hAnsi="Times New Roman" w:cs="Times New Roman"/>
        </w:rPr>
        <w:t xml:space="preserve"> and the phonon</w:t>
      </w:r>
      <w:r>
        <w:rPr>
          <w:rFonts w:ascii="Times New Roman" w:hAnsi="Times New Roman" w:cs="Times New Roman"/>
        </w:rPr>
        <w:t xml:space="preserve"> (</w:t>
      </w:r>
      <w:r w:rsidRPr="00593AB0">
        <w:rPr>
          <w:rFonts w:ascii="Times New Roman" w:hAnsi="Times New Roman" w:cs="Times New Roman"/>
          <w:i/>
        </w:rPr>
        <w:t>ph</w:t>
      </w:r>
      <w:r>
        <w:rPr>
          <w:rFonts w:ascii="Times New Roman" w:hAnsi="Times New Roman" w:cs="Times New Roman"/>
        </w:rPr>
        <w:t>)</w:t>
      </w:r>
      <w:r w:rsidRPr="00983342">
        <w:rPr>
          <w:rFonts w:ascii="Times New Roman" w:hAnsi="Times New Roman" w:cs="Times New Roman"/>
        </w:rPr>
        <w:t xml:space="preserve"> contribution is small, hence neglected</w:t>
      </w:r>
      <w:r>
        <w:rPr>
          <w:rFonts w:ascii="Times New Roman" w:hAnsi="Times New Roman" w:cs="Times New Roman"/>
        </w:rPr>
        <w:t xml:space="preserve"> in some cases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[33]","plainTextFormattedCitation":"[33]","previouslyFormattedCitation":"[33]"},"properties":{"noteIndex":0},"schema":"https://github.com/citation-style-language/schema/raw/master/csl-citation.json"}</w:instrText>
      </w:r>
      <w:r>
        <w:rPr>
          <w:rFonts w:ascii="Times New Roman" w:hAnsi="Times New Roman" w:cs="Times New Roman"/>
        </w:rPr>
        <w:fldChar w:fldCharType="separate"/>
      </w:r>
      <w:r w:rsidRPr="00F0281E">
        <w:rPr>
          <w:rFonts w:ascii="Times New Roman" w:hAnsi="Times New Roman" w:cs="Times New Roman"/>
          <w:noProof/>
        </w:rPr>
        <w:t>[33]</w:t>
      </w:r>
      <w:r>
        <w:rPr>
          <w:rFonts w:ascii="Times New Roman" w:hAnsi="Times New Roman" w:cs="Times New Roman"/>
        </w:rPr>
        <w:fldChar w:fldCharType="end"/>
      </w:r>
      <w:r>
        <w:rPr>
          <w:rFonts w:ascii="Times New Roman" w:hAnsi="Times New Roman" w:cs="Times New Roman"/>
        </w:rPr>
        <w:t>. Phonon scattering</w:t>
      </w:r>
      <w:r w:rsidRPr="00FB7EF1">
        <w:rPr>
          <w:rFonts w:ascii="Times New Roman" w:hAnsi="Times New Roman" w:cs="Times New Roman"/>
        </w:rPr>
        <w:t xml:space="preserve"> occurs in three phonon interactions, which result from anharmonicities in the interatomic potential</w:t>
      </w:r>
      <w:r>
        <w:rPr>
          <w:rFonts w:ascii="Times New Roman" w:hAnsi="Times New Roman" w:cs="Times New Roman"/>
        </w:rPr>
        <w:t xml:space="preserve">. The other </w:t>
      </w:r>
      <w:r w:rsidRPr="00FB7EF1">
        <w:rPr>
          <w:rFonts w:ascii="Times New Roman" w:hAnsi="Times New Roman" w:cs="Times New Roman"/>
        </w:rPr>
        <w:t>phonon scattering center which contributes to thermal conductivity include</w:t>
      </w:r>
      <w:ins w:id="91" w:author="Ben B" w:date="2018-11-08T15:44:00Z">
        <w:r w:rsidR="00F260F0">
          <w:rPr>
            <w:rFonts w:ascii="Times New Roman" w:hAnsi="Times New Roman" w:cs="Times New Roman"/>
          </w:rPr>
          <w:t>s</w:t>
        </w:r>
      </w:ins>
      <w:r w:rsidRPr="00FB7EF1">
        <w:rPr>
          <w:rFonts w:ascii="Times New Roman" w:hAnsi="Times New Roman" w:cs="Times New Roman"/>
        </w:rPr>
        <w:t xml:space="preserve"> impurities, grain boundaries or local distortions of the lattice. These contributions are not accounted for in this work since their effects are not very significant especially for a systems with small thermal contribution from phonon scattering as we observed in U</w:t>
      </w:r>
      <w:r w:rsidRPr="00FB7EF1">
        <w:rPr>
          <w:rFonts w:ascii="Times New Roman" w:hAnsi="Times New Roman" w:cs="Times New Roman"/>
          <w:vertAlign w:val="subscript"/>
        </w:rPr>
        <w:t>3</w:t>
      </w:r>
      <w:r w:rsidRPr="00FB7EF1">
        <w:rPr>
          <w:rFonts w:ascii="Times New Roman" w:hAnsi="Times New Roman" w:cs="Times New Roman"/>
        </w:rPr>
        <w:t>Si</w:t>
      </w:r>
      <w:r w:rsidRPr="00FB7EF1">
        <w:rPr>
          <w:rFonts w:ascii="Times New Roman" w:hAnsi="Times New Roman" w:cs="Times New Roman"/>
          <w:vertAlign w:val="subscript"/>
        </w:rPr>
        <w:t>2</w:t>
      </w:r>
      <w:r w:rsidRPr="00FB7EF1">
        <w:rPr>
          <w:rFonts w:ascii="Times New Roman" w:hAnsi="Times New Roman" w:cs="Times New Roman"/>
        </w:rPr>
        <w:t>.</w:t>
      </w:r>
    </w:p>
    <w:p w14:paraId="6CDBF718"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w:t>
      </w:r>
      <w:r w:rsidRPr="00FA1764">
        <w:rPr>
          <w:rFonts w:ascii="Times New Roman" w:hAnsi="Times New Roman" w:cs="Times New Roman"/>
        </w:rPr>
        <w:t>total thermal conductivity</w:t>
      </w:r>
      <w:r>
        <w:rPr>
          <w:rFonts w:ascii="Times New Roman" w:hAnsi="Times New Roman" w:cs="Times New Roman"/>
        </w:rPr>
        <w:t xml:space="preserve"> of metallic nuclear fuel</w:t>
      </w:r>
      <w:r w:rsidRPr="00FA1764">
        <w:rPr>
          <w:rFonts w:ascii="Times New Roman" w:hAnsi="Times New Roman" w:cs="Times New Roman"/>
        </w:rPr>
        <w:t xml:space="preserve"> is determined by the combination of the contribution to the thermal c</w:t>
      </w:r>
      <w:r>
        <w:rPr>
          <w:rFonts w:ascii="Times New Roman" w:hAnsi="Times New Roman" w:cs="Times New Roman"/>
        </w:rPr>
        <w:t xml:space="preserve">onductivity both from electronic </w:t>
      </w:r>
      <w:r w:rsidRPr="00FA1764">
        <w:rPr>
          <w:rFonts w:ascii="Times New Roman" w:hAnsi="Times New Roman" w:cs="Times New Roman"/>
        </w:rPr>
        <w:t>and phonon transport as follows</w:t>
      </w:r>
      <w:r>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F75783" w14:textId="77777777" w:rsidTr="00F83552">
        <w:tc>
          <w:tcPr>
            <w:tcW w:w="9085" w:type="dxa"/>
          </w:tcPr>
          <w:p w14:paraId="4DA354F8" w14:textId="77777777" w:rsidR="00DC1DC2" w:rsidRDefault="00F83552"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C1DC2">
              <w:rPr>
                <w:rFonts w:ascii="Times New Roman" w:eastAsiaTheme="minorEastAsia" w:hAnsi="Times New Roman" w:cs="Times New Roman"/>
              </w:rPr>
              <w:t>,</w:t>
            </w:r>
          </w:p>
        </w:tc>
        <w:tc>
          <w:tcPr>
            <w:tcW w:w="265" w:type="dxa"/>
          </w:tcPr>
          <w:p w14:paraId="0DFF94AD"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(10)</w:t>
            </w:r>
          </w:p>
        </w:tc>
      </w:tr>
    </w:tbl>
    <w:p w14:paraId="4BE50BF0"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FA176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FA1764">
        <w:rPr>
          <w:rFonts w:ascii="Times New Roman" w:hAnsi="Times New Roman" w:cs="Times New Roman"/>
        </w:rPr>
        <w:t xml:space="preserve"> is the lattice or phonon contribution to the thermal conductivity </w:t>
      </w:r>
      <w:r>
        <w:rPr>
          <w:rFonts w:ascii="Times New Roman" w:hAnsi="Times New Roman" w:cs="Times New Roman"/>
        </w:rPr>
        <w:t xml:space="preserve">given </w:t>
      </w:r>
      <w:proofErr w:type="gramStart"/>
      <w:r>
        <w:rPr>
          <w:rFonts w:ascii="Times New Roman" w:hAnsi="Times New Roman" w:cs="Times New Roman"/>
        </w:rPr>
        <w:t>by</w:t>
      </w:r>
      <w:proofErr w:type="gramEnd"/>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21ABF5D" w14:textId="77777777" w:rsidTr="00F83552">
        <w:tc>
          <w:tcPr>
            <w:tcW w:w="9085" w:type="dxa"/>
          </w:tcPr>
          <w:p w14:paraId="2D07DDBD" w14:textId="77777777" w:rsidR="00DC1DC2" w:rsidRDefault="00F83552"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cvl</m:t>
              </m:r>
            </m:oMath>
            <w:r w:rsidR="00DC1DC2">
              <w:rPr>
                <w:rFonts w:ascii="Times New Roman" w:eastAsiaTheme="minorEastAsia" w:hAnsi="Times New Roman" w:cs="Times New Roman"/>
              </w:rPr>
              <w:t>,</w:t>
            </w:r>
          </w:p>
        </w:tc>
        <w:tc>
          <w:tcPr>
            <w:tcW w:w="265" w:type="dxa"/>
          </w:tcPr>
          <w:p w14:paraId="21D2768D"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(11)</w:t>
            </w:r>
          </w:p>
        </w:tc>
      </w:tr>
    </w:tbl>
    <w:p w14:paraId="772C18D7"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sidRPr="007F2F2C">
        <w:rPr>
          <w:rFonts w:ascii="Times New Roman" w:hAnsi="Times New Roman" w:cs="Times New Roman"/>
        </w:rPr>
        <w:t xml:space="preserve">where </w:t>
      </w:r>
      <w:r w:rsidRPr="007F2F2C">
        <w:rPr>
          <w:rFonts w:ascii="Times New Roman" w:hAnsi="Times New Roman" w:cs="Times New Roman"/>
          <w:i/>
        </w:rPr>
        <w:t>c</w:t>
      </w:r>
      <w:r w:rsidRPr="007F2F2C">
        <w:rPr>
          <w:rFonts w:ascii="Times New Roman" w:hAnsi="Times New Roman" w:cs="Times New Roman"/>
        </w:rPr>
        <w:t xml:space="preserve"> is the specific heat due to the phonons, </w:t>
      </w:r>
      <w:r w:rsidRPr="007F2F2C">
        <w:rPr>
          <w:rFonts w:ascii="Times New Roman" w:hAnsi="Times New Roman" w:cs="Times New Roman"/>
          <w:i/>
        </w:rPr>
        <w:t>v</w:t>
      </w:r>
      <w:r w:rsidRPr="007F2F2C">
        <w:rPr>
          <w:rFonts w:ascii="Times New Roman" w:hAnsi="Times New Roman" w:cs="Times New Roman"/>
        </w:rPr>
        <w:t xml:space="preserve"> is the group velocity of an acoustic branch and </w:t>
      </w:r>
      <m:oMath>
        <m:r>
          <w:rPr>
            <w:rFonts w:ascii="Cambria Math" w:hAnsi="Cambria Math" w:cs="Times New Roman"/>
          </w:rPr>
          <m:t>l</m:t>
        </m:r>
      </m:oMath>
      <w:r w:rsidRPr="007F2F2C">
        <w:rPr>
          <w:rFonts w:ascii="Times New Roman" w:hAnsi="Times New Roman" w:cs="Times New Roman"/>
        </w:rPr>
        <w:t xml:space="preserve"> is the mean free path.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Pr="007F2F2C">
        <w:rPr>
          <w:rFonts w:ascii="Times New Roman" w:hAnsi="Times New Roman" w:cs="Times New Roman"/>
        </w:rPr>
        <w:t xml:space="preserve"> is the electronic contribution to the thermal conductivity, which can be related to the electrical conductivity us</w:t>
      </w:r>
      <w:r>
        <w:rPr>
          <w:rFonts w:ascii="Times New Roman" w:hAnsi="Times New Roman" w:cs="Times New Roman"/>
        </w:rPr>
        <w:t xml:space="preserve">ing the Wiedemann-Franz </w:t>
      </w:r>
      <w:proofErr w:type="gramStart"/>
      <w:r>
        <w:rPr>
          <w:rFonts w:ascii="Times New Roman" w:hAnsi="Times New Roman" w:cs="Times New Roman"/>
        </w:rPr>
        <w:t>law:</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0E1A2504" w14:textId="77777777" w:rsidTr="00F83552">
        <w:tc>
          <w:tcPr>
            <w:tcW w:w="9085" w:type="dxa"/>
          </w:tcPr>
          <w:p w14:paraId="71C1E9F0" w14:textId="77777777" w:rsidR="00DC1DC2" w:rsidRDefault="00F83552"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C1DC2" w:rsidRPr="00FA1764">
              <w:rPr>
                <w:rFonts w:ascii="Times New Roman" w:hAnsi="Times New Roman" w:cs="Times New Roman"/>
              </w:rPr>
              <w:t xml:space="preserve"> = σLT</w:t>
            </w:r>
            <w:r w:rsidR="00DC1DC2">
              <w:rPr>
                <w:rFonts w:ascii="Times New Roman" w:hAnsi="Times New Roman" w:cs="Times New Roman"/>
              </w:rPr>
              <w:t>,</w:t>
            </w:r>
          </w:p>
        </w:tc>
        <w:tc>
          <w:tcPr>
            <w:tcW w:w="265" w:type="dxa"/>
          </w:tcPr>
          <w:p w14:paraId="37388384" w14:textId="77777777" w:rsidR="00DC1DC2" w:rsidRDefault="00DC1DC2" w:rsidP="00F83552">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(12)</w:t>
            </w:r>
          </w:p>
        </w:tc>
      </w:tr>
    </w:tbl>
    <w:p w14:paraId="1C0AB790"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FA1764">
        <w:rPr>
          <w:rFonts w:ascii="Times New Roman" w:hAnsi="Times New Roman" w:cs="Times New Roman"/>
        </w:rPr>
        <w:t xml:space="preserve">where L is the Lorenz number which </w:t>
      </w:r>
      <w:r>
        <w:rPr>
          <w:rFonts w:ascii="Times New Roman" w:hAnsi="Times New Roman" w:cs="Times New Roman"/>
        </w:rPr>
        <w:t>equals L = 2.44 × 10</w:t>
      </w:r>
      <w:r w:rsidRPr="00335BB8">
        <w:rPr>
          <w:rFonts w:ascii="Times New Roman" w:hAnsi="Times New Roman" w:cs="Times New Roman"/>
          <w:vertAlign w:val="superscript"/>
        </w:rPr>
        <w:t>−8</w:t>
      </w:r>
      <w:r>
        <w:rPr>
          <w:rFonts w:ascii="Times New Roman" w:hAnsi="Times New Roman" w:cs="Times New Roman"/>
        </w:rPr>
        <w:t xml:space="preserve"> W Ω K</w:t>
      </w:r>
      <w:r w:rsidRPr="00335BB8">
        <w:rPr>
          <w:rFonts w:ascii="Times New Roman" w:hAnsi="Times New Roman" w:cs="Times New Roman"/>
          <w:vertAlign w:val="superscript"/>
        </w:rPr>
        <w:t>−2</w:t>
      </w:r>
      <w:r w:rsidRPr="00FA1764">
        <w:rPr>
          <w:rFonts w:ascii="Times New Roman" w:hAnsi="Times New Roman" w:cs="Times New Roman"/>
        </w:rPr>
        <w:t>.</w:t>
      </w:r>
      <w:r>
        <w:rPr>
          <w:rFonts w:ascii="Times New Roman" w:hAnsi="Times New Roman" w:cs="Times New Roman"/>
        </w:rPr>
        <w:t xml:space="preserve"> </w:t>
      </w:r>
    </w:p>
    <w:p w14:paraId="6230D020"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sidRPr="00724D07">
        <w:rPr>
          <w:rFonts w:ascii="Times New Roman" w:hAnsi="Times New Roman" w:cs="Times New Roman"/>
        </w:rPr>
        <w:t xml:space="preserve"> </w:t>
      </w:r>
      <w:r w:rsidRPr="00013721">
        <w:rPr>
          <w:rFonts w:ascii="Times New Roman" w:hAnsi="Times New Roman" w:cs="Times New Roman"/>
        </w:rPr>
        <w:t>We have calculated the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013721">
        <w:rPr>
          <w:rFonts w:ascii="Times New Roman" w:hAnsi="Times New Roman" w:cs="Times New Roman"/>
        </w:rPr>
        <w:t xml:space="preserve"> of U</w:t>
      </w:r>
      <w:r w:rsidRPr="006B3AC8">
        <w:rPr>
          <w:rFonts w:ascii="Times New Roman" w:hAnsi="Times New Roman" w:cs="Times New Roman"/>
          <w:vertAlign w:val="subscript"/>
        </w:rPr>
        <w:t>3</w:t>
      </w:r>
      <w:r>
        <w:rPr>
          <w:rFonts w:ascii="Times New Roman" w:hAnsi="Times New Roman" w:cs="Times New Roman"/>
        </w:rPr>
        <w:t>Si</w:t>
      </w:r>
      <w:r w:rsidRPr="00013721">
        <w:rPr>
          <w:rFonts w:ascii="Times New Roman" w:hAnsi="Times New Roman" w:cs="Times New Roman"/>
          <w:vertAlign w:val="subscript"/>
        </w:rPr>
        <w:t>2</w:t>
      </w:r>
      <w:r w:rsidRPr="00013721">
        <w:rPr>
          <w:rFonts w:ascii="Times New Roman" w:hAnsi="Times New Roman" w:cs="Times New Roman"/>
        </w:rPr>
        <w:t xml:space="preserve"> at te</w:t>
      </w:r>
      <w:r>
        <w:rPr>
          <w:rFonts w:ascii="Times New Roman" w:hAnsi="Times New Roman" w:cs="Times New Roman"/>
        </w:rPr>
        <w:t>mperatures from 300 to 1500</w:t>
      </w:r>
      <w:r w:rsidRPr="00013721">
        <w:rPr>
          <w:rFonts w:ascii="Times New Roman" w:hAnsi="Times New Roman" w:cs="Times New Roman"/>
        </w:rPr>
        <w:t xml:space="preserve"> K by the </w:t>
      </w:r>
      <w:r>
        <w:rPr>
          <w:rFonts w:ascii="Times New Roman" w:hAnsi="Times New Roman" w:cs="Times New Roman"/>
        </w:rPr>
        <w:t>NEMD and EMD</w:t>
      </w:r>
      <w:r w:rsidRPr="00013721">
        <w:rPr>
          <w:rFonts w:ascii="Times New Roman" w:hAnsi="Times New Roman" w:cs="Times New Roman"/>
        </w:rPr>
        <w:t xml:space="preserve"> simulation</w:t>
      </w:r>
      <w:r>
        <w:rPr>
          <w:rFonts w:ascii="Times New Roman" w:hAnsi="Times New Roman" w:cs="Times New Roman"/>
        </w:rPr>
        <w:t>s respectively</w:t>
      </w:r>
      <w:r w:rsidRPr="00013721">
        <w:rPr>
          <w:rFonts w:ascii="Times New Roman" w:hAnsi="Times New Roman" w:cs="Times New Roman"/>
        </w:rPr>
        <w:t xml:space="preserve">. </w:t>
      </w:r>
      <w:r w:rsidRPr="00037D21">
        <w:rPr>
          <w:rFonts w:ascii="Times New Roman" w:hAnsi="Times New Roman" w:cs="Times New Roman"/>
        </w:rPr>
        <w:t>The size of the supercell has a considerable effect on the therma</w:t>
      </w:r>
      <w:r>
        <w:rPr>
          <w:rFonts w:ascii="Times New Roman" w:hAnsi="Times New Roman" w:cs="Times New Roman"/>
        </w:rPr>
        <w:t>l conductivity calculated using both</w:t>
      </w:r>
      <w:r w:rsidRPr="00037D21">
        <w:rPr>
          <w:rFonts w:ascii="Times New Roman" w:hAnsi="Times New Roman" w:cs="Times New Roman"/>
        </w:rPr>
        <w:t xml:space="preserve"> methods. </w:t>
      </w:r>
    </w:p>
    <w:p w14:paraId="05AD3A0A" w14:textId="6D034C30"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In the EMD approach, two sensitivity tests are carried out to obtain converged values of thermal conductivity. </w:t>
      </w:r>
      <w:commentRangeStart w:id="92"/>
      <w:commentRangeStart w:id="93"/>
      <w:r>
        <w:rPr>
          <w:rFonts w:ascii="Times New Roman" w:hAnsi="Times New Roman" w:cs="Times New Roman"/>
        </w:rPr>
        <w:t>The</w:t>
      </w:r>
      <w:commentRangeEnd w:id="92"/>
      <w:r w:rsidR="00CC4408">
        <w:rPr>
          <w:rStyle w:val="CommentReference"/>
        </w:rPr>
        <w:commentReference w:id="92"/>
      </w:r>
      <w:r>
        <w:rPr>
          <w:rFonts w:ascii="Times New Roman" w:hAnsi="Times New Roman" w:cs="Times New Roman"/>
        </w:rPr>
        <w:t xml:space="preserve"> HCACF integral which </w:t>
      </w:r>
      <w:ins w:id="94" w:author="Ben B" w:date="2018-11-08T15:46:00Z">
        <w:r w:rsidR="00CC4408">
          <w:rPr>
            <w:rFonts w:ascii="Times New Roman" w:hAnsi="Times New Roman" w:cs="Times New Roman"/>
          </w:rPr>
          <w:t xml:space="preserve">is </w:t>
        </w:r>
      </w:ins>
      <w:r>
        <w:rPr>
          <w:rFonts w:ascii="Times New Roman" w:hAnsi="Times New Roman" w:cs="Times New Roman"/>
        </w:rPr>
        <w:t xml:space="preserve">directly proportional to the thermal conductivity (see Eq. 4). </w:t>
      </w:r>
      <w:commentRangeEnd w:id="93"/>
      <w:r w:rsidR="00CC4408">
        <w:rPr>
          <w:rStyle w:val="CommentReference"/>
        </w:rPr>
        <w:commentReference w:id="93"/>
      </w:r>
      <w:r>
        <w:rPr>
          <w:rFonts w:ascii="Times New Roman" w:hAnsi="Times New Roman" w:cs="Times New Roman"/>
        </w:rPr>
        <w:t>The normalize</w:t>
      </w:r>
      <w:ins w:id="95" w:author="Ben B" w:date="2018-11-08T15:47:00Z">
        <w:r w:rsidR="00CC4408">
          <w:rPr>
            <w:rFonts w:ascii="Times New Roman" w:hAnsi="Times New Roman" w:cs="Times New Roman"/>
          </w:rPr>
          <w:t>d</w:t>
        </w:r>
      </w:ins>
      <w:r>
        <w:rPr>
          <w:rFonts w:ascii="Times New Roman" w:hAnsi="Times New Roman" w:cs="Times New Roman"/>
        </w:rPr>
        <w:t xml:space="preserve"> HCACF (main figure) and its integral (inset) at 300 and 1200 K is shown in Figure 7a. </w:t>
      </w:r>
      <w:r w:rsidRPr="005C7F16">
        <w:rPr>
          <w:rFonts w:ascii="Times New Roman" w:hAnsi="Times New Roman" w:cs="Times New Roman"/>
        </w:rPr>
        <w:t xml:space="preserve">The HCACF integral converged after </w:t>
      </w:r>
      <w:r>
        <w:rPr>
          <w:rFonts w:ascii="Times New Roman" w:hAnsi="Times New Roman" w:cs="Times New Roman"/>
        </w:rPr>
        <w:t>0.90 n</w:t>
      </w:r>
      <w:r w:rsidRPr="005C7F16">
        <w:rPr>
          <w:rFonts w:ascii="Times New Roman" w:hAnsi="Times New Roman" w:cs="Times New Roman"/>
        </w:rPr>
        <w:t xml:space="preserve">s, hence we specify the converged value of the HCACF integral by averaging its value between times of </w:t>
      </w:r>
      <w:r>
        <w:rPr>
          <w:rFonts w:ascii="Times New Roman" w:hAnsi="Times New Roman" w:cs="Times New Roman"/>
        </w:rPr>
        <w:t>0.90</w:t>
      </w:r>
      <w:r w:rsidRPr="005C7F16">
        <w:rPr>
          <w:rFonts w:ascii="Times New Roman" w:hAnsi="Times New Roman" w:cs="Times New Roman"/>
        </w:rPr>
        <w:t xml:space="preserve"> and 1</w:t>
      </w:r>
      <w:r>
        <w:rPr>
          <w:rFonts w:ascii="Times New Roman" w:hAnsi="Times New Roman" w:cs="Times New Roman"/>
        </w:rPr>
        <w:t>.25 n</w:t>
      </w:r>
      <w:r w:rsidRPr="005C7F16">
        <w:rPr>
          <w:rFonts w:ascii="Times New Roman" w:hAnsi="Times New Roman" w:cs="Times New Roman"/>
        </w:rPr>
        <w:t>s (the s</w:t>
      </w:r>
      <w:r>
        <w:rPr>
          <w:rFonts w:ascii="Times New Roman" w:hAnsi="Times New Roman" w:cs="Times New Roman"/>
        </w:rPr>
        <w:t>haded region of the inset</w:t>
      </w:r>
      <w:r w:rsidRPr="005C7F16">
        <w:rPr>
          <w:rFonts w:ascii="Times New Roman" w:hAnsi="Times New Roman" w:cs="Times New Roman"/>
        </w:rPr>
        <w:t xml:space="preserve">). </w:t>
      </w:r>
    </w:p>
    <w:p w14:paraId="61984003" w14:textId="5820F962"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number of phonons needed to capture the </w:t>
      </w:r>
      <w:r w:rsidRPr="003E1F8B">
        <w:rPr>
          <w:rFonts w:ascii="Times New Roman" w:hAnsi="Times New Roman" w:cs="Times New Roman"/>
          <w:i/>
        </w:rPr>
        <w:t>ph</w:t>
      </w:r>
      <w:r>
        <w:rPr>
          <w:rFonts w:ascii="Times New Roman" w:hAnsi="Times New Roman" w:cs="Times New Roman"/>
        </w:rPr>
        <w:t>-</w:t>
      </w:r>
      <w:r w:rsidRPr="003E1F8B">
        <w:rPr>
          <w:rFonts w:ascii="Times New Roman" w:hAnsi="Times New Roman" w:cs="Times New Roman"/>
          <w:i/>
        </w:rPr>
        <w:t>ph</w:t>
      </w:r>
      <w:r>
        <w:rPr>
          <w:rFonts w:ascii="Times New Roman" w:hAnsi="Times New Roman" w:cs="Times New Roman"/>
        </w:rPr>
        <w:t xml:space="preserve"> scattering in the bulk material is dependent on the simulation cell size. This effect is reduced by increasing the simulation cell </w:t>
      </w:r>
      <w:ins w:id="96" w:author="Ben B" w:date="2018-11-08T15:50:00Z">
        <w:r w:rsidR="00CC4408">
          <w:rPr>
            <w:rFonts w:ascii="Times New Roman" w:hAnsi="Times New Roman" w:cs="Times New Roman"/>
          </w:rPr>
          <w:t xml:space="preserve">length </w:t>
        </w:r>
      </w:ins>
      <w:r>
        <w:rPr>
          <w:rFonts w:ascii="Times New Roman" w:hAnsi="Times New Roman" w:cs="Times New Roman"/>
        </w:rPr>
        <w:t xml:space="preserve">until the thermal </w:t>
      </w:r>
      <w:r>
        <w:rPr>
          <w:rFonts w:ascii="Times New Roman" w:hAnsi="Times New Roman" w:cs="Times New Roman"/>
        </w:rPr>
        <w:lastRenderedPageBreak/>
        <w:t>conductivity reaches a</w:t>
      </w:r>
      <w:del w:id="97" w:author="Ben B" w:date="2018-11-08T15:49:00Z">
        <w:r w:rsidDel="00CC4408">
          <w:rPr>
            <w:rFonts w:ascii="Times New Roman" w:hAnsi="Times New Roman" w:cs="Times New Roman"/>
          </w:rPr>
          <w:delText>s</w:delText>
        </w:r>
      </w:del>
      <w:r>
        <w:rPr>
          <w:rFonts w:ascii="Times New Roman" w:hAnsi="Times New Roman" w:cs="Times New Roman"/>
        </w:rPr>
        <w:t xml:space="preserve"> size </w:t>
      </w:r>
      <w:ins w:id="98" w:author="Ben B" w:date="2018-11-08T15:49:00Z">
        <w:r w:rsidR="00CC4408">
          <w:rPr>
            <w:rFonts w:ascii="Times New Roman" w:hAnsi="Times New Roman" w:cs="Times New Roman"/>
          </w:rPr>
          <w:t>in</w:t>
        </w:r>
      </w:ins>
      <w:r>
        <w:rPr>
          <w:rFonts w:ascii="Times New Roman" w:hAnsi="Times New Roman" w:cs="Times New Roman"/>
        </w:rPr>
        <w:t xml:space="preserve">dependent value. In this work, we </w:t>
      </w:r>
      <w:r w:rsidRPr="00037D21">
        <w:rPr>
          <w:rFonts w:ascii="Times New Roman" w:hAnsi="Times New Roman" w:cs="Times New Roman"/>
        </w:rPr>
        <w:t>varied the system size from</w:t>
      </w:r>
      <w:r>
        <w:rPr>
          <w:rFonts w:ascii="Times New Roman" w:hAnsi="Times New Roman" w:cs="Times New Roman"/>
        </w:rPr>
        <w:t xml:space="preserve"> </w:t>
      </w:r>
      <m:oMath>
        <m:r>
          <w:rPr>
            <w:rFonts w:ascii="Cambria Math" w:hAnsi="Cambria Math" w:cs="Times New Roman"/>
            <w:color w:val="000000"/>
          </w:rPr>
          <m:t>8×8×10,</m:t>
        </m:r>
      </m:oMath>
      <w:r>
        <w:rPr>
          <w:rFonts w:ascii="Times New Roman" w:hAnsi="Times New Roman" w:cs="Times New Roman"/>
        </w:rPr>
        <w:t xml:space="preserve"> </w:t>
      </w:r>
      <m:oMath>
        <m:r>
          <w:rPr>
            <w:rFonts w:ascii="Cambria Math" w:hAnsi="Cambria Math" w:cs="Times New Roman"/>
            <w:color w:val="000000"/>
          </w:rPr>
          <m:t>10×10×12,</m:t>
        </m:r>
      </m:oMath>
      <w:r w:rsidRPr="00037D21">
        <w:rPr>
          <w:rFonts w:ascii="Times New Roman" w:hAnsi="Times New Roman" w:cs="Times New Roman"/>
        </w:rPr>
        <w:t xml:space="preserve"> </w:t>
      </w:r>
      <m:oMath>
        <m:r>
          <w:rPr>
            <w:rFonts w:ascii="Cambria Math" w:hAnsi="Cambria Math" w:cs="Times New Roman"/>
            <w:color w:val="000000"/>
          </w:rPr>
          <m:t>12×12×14</m:t>
        </m:r>
      </m:oMath>
      <w:r w:rsidRPr="00037D21">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and</w:t>
      </w:r>
      <w:r w:rsidRPr="00037D21">
        <w:rPr>
          <w:rFonts w:ascii="Times New Roman" w:eastAsiaTheme="minorEastAsia" w:hAnsi="Times New Roman" w:cs="Times New Roman"/>
          <w:color w:val="000000"/>
        </w:rPr>
        <w:t xml:space="preserve"> </w:t>
      </w:r>
      <m:oMath>
        <m:r>
          <w:rPr>
            <w:rFonts w:ascii="Cambria Math" w:hAnsi="Cambria Math" w:cs="Times New Roman"/>
            <w:color w:val="000000"/>
          </w:rPr>
          <m:t>14×14×</m:t>
        </m:r>
        <w:commentRangeStart w:id="99"/>
        <w:commentRangeEnd w:id="99"/>
        <m:r>
          <m:rPr>
            <m:sty m:val="p"/>
          </m:rPr>
          <w:rPr>
            <w:rStyle w:val="CommentReference"/>
          </w:rPr>
          <w:commentReference w:id="99"/>
        </m:r>
        <m:r>
          <w:rPr>
            <w:rFonts w:ascii="Cambria Math" w:hAnsi="Cambria Math" w:cs="Times New Roman"/>
            <w:color w:val="000000"/>
          </w:rPr>
          <m:t>16</m:t>
        </m:r>
      </m:oMath>
      <w:r>
        <w:rPr>
          <w:rFonts w:ascii="Times New Roman" w:eastAsiaTheme="minorEastAsia" w:hAnsi="Times New Roman" w:cs="Times New Roman"/>
          <w:color w:val="000000"/>
        </w:rPr>
        <w:t xml:space="preserve">. </w:t>
      </w:r>
      <w:r w:rsidRPr="00E338A7">
        <w:rPr>
          <w:rFonts w:ascii="Times New Roman" w:hAnsi="Times New Roman" w:cs="Times New Roman"/>
        </w:rPr>
        <w:t>We have computed the thermal conductivity of U</w:t>
      </w:r>
      <w:r w:rsidRPr="00E338A7">
        <w:rPr>
          <w:rFonts w:ascii="Times New Roman" w:hAnsi="Times New Roman" w:cs="Times New Roman"/>
          <w:vertAlign w:val="subscript"/>
        </w:rPr>
        <w:t>3</w:t>
      </w:r>
      <w:r w:rsidRPr="00E338A7">
        <w:rPr>
          <w:rFonts w:ascii="Times New Roman" w:hAnsi="Times New Roman" w:cs="Times New Roman"/>
        </w:rPr>
        <w:t>Si</w:t>
      </w:r>
      <w:r w:rsidRPr="00E338A7">
        <w:rPr>
          <w:rFonts w:ascii="Times New Roman" w:hAnsi="Times New Roman" w:cs="Times New Roman"/>
          <w:vertAlign w:val="subscript"/>
        </w:rPr>
        <w:t>2</w:t>
      </w:r>
      <w:r w:rsidRPr="00E338A7">
        <w:rPr>
          <w:rFonts w:ascii="Times New Roman" w:hAnsi="Times New Roman" w:cs="Times New Roman"/>
        </w:rPr>
        <w:t xml:space="preserve"> using supercells containing 1200</w:t>
      </w:r>
      <w:r>
        <w:rPr>
          <w:rFonts w:ascii="Times New Roman" w:hAnsi="Times New Roman" w:cs="Times New Roman"/>
        </w:rPr>
        <w:t>0</w:t>
      </w:r>
      <w:r w:rsidRPr="00E338A7">
        <w:rPr>
          <w:rFonts w:ascii="Times New Roman" w:hAnsi="Times New Roman" w:cs="Times New Roman"/>
        </w:rPr>
        <w:t xml:space="preserve">, 20160, 31360, and 46080 atoms, all at a temperature of 300 K. These systems correspond to lengths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w:t>
      </w:r>
      <w:r w:rsidRPr="00E338A7">
        <w:rPr>
          <w:rFonts w:ascii="Times New Roman" w:hAnsi="Times New Roman" w:cs="Times New Roman"/>
        </w:rPr>
        <w:t xml:space="preserve"> of 4.68, 5.46, 6.24, and 7.02 nm respectively. </w:t>
      </w:r>
      <w:r>
        <w:rPr>
          <w:rFonts w:ascii="Times New Roman" w:hAnsi="Times New Roman" w:cs="Times New Roman"/>
        </w:rPr>
        <w:t>In Figure 7b</w:t>
      </w:r>
      <w:r w:rsidRPr="0055337E">
        <w:rPr>
          <w:rFonts w:ascii="Times New Roman" w:hAnsi="Times New Roman" w:cs="Times New Roman"/>
        </w:rPr>
        <w:t xml:space="preserve"> we show the computed thermal conductivity obt</w:t>
      </w:r>
      <w:r>
        <w:rPr>
          <w:rFonts w:ascii="Times New Roman" w:hAnsi="Times New Roman" w:cs="Times New Roman"/>
        </w:rPr>
        <w:t>ained by direct integration for</w:t>
      </w:r>
      <w:r w:rsidRPr="0055337E">
        <w:rPr>
          <w:rFonts w:ascii="Times New Roman" w:hAnsi="Times New Roman" w:cs="Times New Roman"/>
        </w:rPr>
        <w:t xml:space="preserve"> </w:t>
      </w:r>
      <w:r>
        <w:rPr>
          <w:rFonts w:ascii="Times New Roman" w:hAnsi="Times New Roman" w:cs="Times New Roman"/>
        </w:rPr>
        <w:t>1.</w:t>
      </w:r>
      <w:r w:rsidRPr="00333A65">
        <w:rPr>
          <w:rFonts w:ascii="Times New Roman" w:hAnsi="Times New Roman" w:cs="Times New Roman"/>
        </w:rPr>
        <w:t>2</w:t>
      </w:r>
      <w:r>
        <w:rPr>
          <w:rFonts w:ascii="Times New Roman" w:hAnsi="Times New Roman" w:cs="Times New Roman"/>
        </w:rPr>
        <w:t>5</w:t>
      </w:r>
      <w:r w:rsidRPr="00333A65">
        <w:rPr>
          <w:rFonts w:ascii="Times New Roman" w:hAnsi="Times New Roman" w:cs="Times New Roman"/>
        </w:rPr>
        <w:t xml:space="preserve"> ns</w:t>
      </w:r>
      <w:r>
        <w:rPr>
          <w:rFonts w:ascii="Times New Roman" w:hAnsi="Times New Roman" w:cs="Times New Roman"/>
        </w:rPr>
        <w:t xml:space="preserve"> of the HCACF</w:t>
      </w:r>
      <w:r w:rsidRPr="0055337E">
        <w:rPr>
          <w:rFonts w:ascii="Times New Roman" w:hAnsi="Times New Roman" w:cs="Times New Roman"/>
        </w:rPr>
        <w:t xml:space="preserve"> for different choices of simulation cell. We see that the 1200</w:t>
      </w:r>
      <w:r>
        <w:rPr>
          <w:rFonts w:ascii="Times New Roman" w:hAnsi="Times New Roman" w:cs="Times New Roman"/>
        </w:rPr>
        <w:t>0</w:t>
      </w:r>
      <w:r w:rsidRPr="0055337E">
        <w:rPr>
          <w:rFonts w:ascii="Times New Roman" w:hAnsi="Times New Roman" w:cs="Times New Roman"/>
        </w:rPr>
        <w:t xml:space="preserve"> </w:t>
      </w:r>
      <w:proofErr w:type="gramStart"/>
      <w:r w:rsidRPr="0055337E">
        <w:rPr>
          <w:rFonts w:ascii="Times New Roman" w:hAnsi="Times New Roman" w:cs="Times New Roman"/>
        </w:rPr>
        <w:t>atom</w:t>
      </w:r>
      <w:proofErr w:type="gramEnd"/>
      <w:del w:id="100" w:author="Ben B" w:date="2018-11-08T15:56:00Z">
        <w:r w:rsidRPr="0055337E" w:rsidDel="000C5BAA">
          <w:rPr>
            <w:rFonts w:ascii="Times New Roman" w:hAnsi="Times New Roman" w:cs="Times New Roman"/>
          </w:rPr>
          <w:delText>s</w:delText>
        </w:r>
      </w:del>
      <w:r w:rsidRPr="0055337E">
        <w:rPr>
          <w:rFonts w:ascii="Times New Roman" w:hAnsi="Times New Roman" w:cs="Times New Roman"/>
        </w:rPr>
        <w:t xml:space="preserve"> (3.90 nm) system results in the lower value of 0.73 W/mK compared to the simulations at larger system size of 46080 atoms (7.02 nm). Howev</w:t>
      </w:r>
      <w:r>
        <w:rPr>
          <w:rFonts w:ascii="Times New Roman" w:hAnsi="Times New Roman" w:cs="Times New Roman"/>
        </w:rPr>
        <w:t>er, it is apparent from Figure 7b</w:t>
      </w:r>
      <w:r w:rsidRPr="0055337E">
        <w:rPr>
          <w:rFonts w:ascii="Times New Roman" w:hAnsi="Times New Roman" w:cs="Times New Roman"/>
        </w:rPr>
        <w:t xml:space="preserve"> that the results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5337E">
        <w:rPr>
          <w:rFonts w:ascii="Times New Roman" w:hAnsi="Times New Roman" w:cs="Times New Roman"/>
        </w:rPr>
        <w:t xml:space="preserve"> are well converged by 31360 atoms (6.24 nm). </w:t>
      </w:r>
      <w:r>
        <w:rPr>
          <w:rFonts w:ascii="Times New Roman" w:hAnsi="Times New Roman" w:cs="Times New Roman"/>
        </w:rPr>
        <w:t xml:space="preserve">The same finite size convergence test have </w:t>
      </w:r>
      <w:r w:rsidRPr="00F4316F">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1E1F202C" wp14:editId="2B21E9BD">
                <wp:simplePos x="0" y="0"/>
                <wp:positionH relativeFrom="column">
                  <wp:posOffset>-254000</wp:posOffset>
                </wp:positionH>
                <wp:positionV relativeFrom="paragraph">
                  <wp:posOffset>2196465</wp:posOffset>
                </wp:positionV>
                <wp:extent cx="6595296" cy="2753597"/>
                <wp:effectExtent l="0" t="0" r="0" b="0"/>
                <wp:wrapNone/>
                <wp:docPr id="13"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 name="Picture 2"/>
                          <pic:cNvPicPr>
                            <a:picLocks noChangeAspect="1"/>
                          </pic:cNvPicPr>
                        </pic:nvPicPr>
                        <pic:blipFill rotWithShape="1">
                          <a:blip r:embed="rId32"/>
                          <a:srcRect l="7811" t="7773" r="12188" b="4413"/>
                          <a:stretch/>
                        </pic:blipFill>
                        <pic:spPr>
                          <a:xfrm>
                            <a:off x="3315115" y="0"/>
                            <a:ext cx="3280181" cy="2753597"/>
                          </a:xfrm>
                          <a:prstGeom prst="rect">
                            <a:avLst/>
                          </a:prstGeom>
                        </pic:spPr>
                      </pic:pic>
                      <pic:pic xmlns:pic="http://schemas.openxmlformats.org/drawingml/2006/picture">
                        <pic:nvPicPr>
                          <pic:cNvPr id="3" name="Picture 3"/>
                          <pic:cNvPicPr>
                            <a:picLocks noChangeAspect="1"/>
                          </pic:cNvPicPr>
                        </pic:nvPicPr>
                        <pic:blipFill rotWithShape="1">
                          <a:blip r:embed="rId33"/>
                          <a:srcRect l="6456" t="5799" r="11401" b="4987"/>
                          <a:stretch/>
                        </pic:blipFill>
                        <pic:spPr>
                          <a:xfrm>
                            <a:off x="0" y="0"/>
                            <a:ext cx="3315115" cy="2753597"/>
                          </a:xfrm>
                          <a:prstGeom prst="rect">
                            <a:avLst/>
                          </a:prstGeom>
                        </pic:spPr>
                      </pic:pic>
                      <wps:wsp>
                        <wps:cNvPr id="4" name="TextBox 4"/>
                        <wps:cNvSpPr txBox="1"/>
                        <wps:spPr>
                          <a:xfrm>
                            <a:off x="553847" y="246646"/>
                            <a:ext cx="309700" cy="230832"/>
                          </a:xfrm>
                          <a:prstGeom prst="rect">
                            <a:avLst/>
                          </a:prstGeom>
                          <a:noFill/>
                        </wps:spPr>
                        <wps:txbx>
                          <w:txbxContent>
                            <w:p w14:paraId="4DDB126B"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5" name="TextBox 5"/>
                        <wps:cNvSpPr txBox="1"/>
                        <wps:spPr>
                          <a:xfrm>
                            <a:off x="3827080" y="246646"/>
                            <a:ext cx="316112" cy="230832"/>
                          </a:xfrm>
                          <a:prstGeom prst="rect">
                            <a:avLst/>
                          </a:prstGeom>
                          <a:noFill/>
                        </wps:spPr>
                        <wps:txbx>
                          <w:txbxContent>
                            <w:p w14:paraId="0B352001"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6" name="Picture 6"/>
                          <pic:cNvPicPr>
                            <a:picLocks noChangeAspect="1"/>
                          </pic:cNvPicPr>
                        </pic:nvPicPr>
                        <pic:blipFill rotWithShape="1">
                          <a:blip r:embed="rId34"/>
                          <a:srcRect l="8795" t="4276" r="12541"/>
                          <a:stretch/>
                        </pic:blipFill>
                        <pic:spPr>
                          <a:xfrm>
                            <a:off x="1375512" y="257156"/>
                            <a:ext cx="1754066" cy="839974"/>
                          </a:xfrm>
                          <a:prstGeom prst="rect">
                            <a:avLst/>
                          </a:prstGeom>
                        </pic:spPr>
                      </pic:pic>
                    </wpg:wgp>
                  </a:graphicData>
                </a:graphic>
              </wp:anchor>
            </w:drawing>
          </mc:Choice>
          <mc:Fallback>
            <w:pict>
              <v:group w14:anchorId="1E1F202C" id="Group 12" o:spid="_x0000_s1051" style="position:absolute;left:0;text-align:left;margin-left:-20pt;margin-top:172.95pt;width:519.3pt;height:216.8pt;z-index:251665408"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">
                <v:shape id="Picture 2" o:spid="_x0000_s1052"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">
                  <v:imagedata r:id="rId35" o:title="" croptop="5094f" cropbottom="2892f" cropleft="5119f" cropright="7988f"/>
                </v:shape>
                <v:shape id="Picture 3" o:spid="_x0000_s1053"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">
                  <v:imagedata r:id="rId36" o:title="" croptop="3800f" cropbottom="3268f" cropleft="4231f" cropright="7472f"/>
                </v:shape>
                <v:shape id="TextBox 4" o:spid="_x0000_s1054"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" filled="f" stroked="f">
                  <v:textbox style="mso-fit-shape-to-text:t">
                    <w:txbxContent>
                      <w:p w14:paraId="4DDB126B"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55"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B352001"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6" o:spid="_x0000_s1056"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">
                  <v:imagedata r:id="rId37" o:title="" croptop="2802f" cropleft="5764f" cropright="8219f"/>
                </v:shape>
              </v:group>
            </w:pict>
          </mc:Fallback>
        </mc:AlternateContent>
      </w:r>
      <w:r>
        <w:rPr>
          <w:rFonts w:ascii="Times New Roman" w:hAnsi="Times New Roman" w:cs="Times New Roman"/>
        </w:rPr>
        <w:t xml:space="preserve">been used in previous work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[49]</w:t>
      </w:r>
      <w:r>
        <w:rPr>
          <w:rFonts w:ascii="Times New Roman" w:hAnsi="Times New Roman" w:cs="Times New Roman"/>
        </w:rPr>
        <w:fldChar w:fldCharType="end"/>
      </w:r>
      <w:r>
        <w:rPr>
          <w:rFonts w:ascii="Times New Roman" w:hAnsi="Times New Roman" w:cs="Times New Roman"/>
        </w:rPr>
        <w:t xml:space="preserve">. </w:t>
      </w:r>
    </w:p>
    <w:p w14:paraId="28DC9DA4"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32985B4B"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19F3275D"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2039C978"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63F2BA49"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71E17D79"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72978DEE"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3B2CD0C8" w14:textId="77777777" w:rsidR="00DC1DC2" w:rsidRDefault="00DC1DC2" w:rsidP="00DC1DC2">
      <w:pPr>
        <w:autoSpaceDE w:val="0"/>
        <w:autoSpaceDN w:val="0"/>
        <w:adjustRightInd w:val="0"/>
        <w:spacing w:after="0" w:line="360" w:lineRule="auto"/>
        <w:jc w:val="both"/>
        <w:rPr>
          <w:rFonts w:ascii="Times New Roman" w:hAnsi="Times New Roman" w:cs="Times New Roman"/>
        </w:rPr>
      </w:pPr>
    </w:p>
    <w:p w14:paraId="41526318" w14:textId="77777777"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10B072C7"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5C2FF4B6"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36CBE1B4"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469E8C55" w14:textId="328EBAFC"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Figure 7</w:t>
      </w:r>
      <w:r w:rsidRPr="005024E7">
        <w:rPr>
          <w:rFonts w:ascii="Times New Roman" w:hAnsi="Times New Roman" w:cs="Times New Roman"/>
          <w:sz w:val="20"/>
          <w:szCs w:val="20"/>
        </w:rPr>
        <w:t>: (a)</w:t>
      </w:r>
      <w:r>
        <w:rPr>
          <w:rFonts w:ascii="Times New Roman" w:hAnsi="Times New Roman" w:cs="Times New Roman"/>
          <w:sz w:val="20"/>
          <w:szCs w:val="20"/>
        </w:rPr>
        <w:t xml:space="preserve"> Normalize</w:t>
      </w:r>
      <w:ins w:id="101" w:author="Ben B" w:date="2018-11-08T15:48:00Z">
        <w:r w:rsidR="00CC4408">
          <w:rPr>
            <w:rFonts w:ascii="Times New Roman" w:hAnsi="Times New Roman" w:cs="Times New Roman"/>
            <w:sz w:val="20"/>
            <w:szCs w:val="20"/>
          </w:rPr>
          <w:t>d</w:t>
        </w:r>
      </w:ins>
      <w:r>
        <w:rPr>
          <w:rFonts w:ascii="Times New Roman" w:hAnsi="Times New Roman" w:cs="Times New Roman"/>
          <w:sz w:val="20"/>
          <w:szCs w:val="20"/>
        </w:rPr>
        <w:t xml:space="preserve"> h</w:t>
      </w:r>
      <w:r w:rsidRPr="005024E7">
        <w:rPr>
          <w:rFonts w:ascii="Times New Roman" w:hAnsi="Times New Roman" w:cs="Times New Roman"/>
          <w:sz w:val="20"/>
          <w:szCs w:val="20"/>
        </w:rPr>
        <w:t>eat current autocorrelation function (body) and its integral (inset) for U</w:t>
      </w:r>
      <w:r w:rsidRPr="00561725">
        <w:rPr>
          <w:rFonts w:ascii="Times New Roman" w:hAnsi="Times New Roman" w:cs="Times New Roman"/>
          <w:sz w:val="20"/>
          <w:szCs w:val="20"/>
          <w:vertAlign w:val="subscript"/>
        </w:rPr>
        <w:t>3</w:t>
      </w:r>
      <w:r w:rsidRPr="005024E7">
        <w:rPr>
          <w:rFonts w:ascii="Times New Roman" w:hAnsi="Times New Roman" w:cs="Times New Roman"/>
          <w:sz w:val="20"/>
          <w:szCs w:val="20"/>
        </w:rPr>
        <w:t>Si</w:t>
      </w:r>
      <w:r w:rsidRPr="00561725">
        <w:rPr>
          <w:rFonts w:ascii="Times New Roman" w:hAnsi="Times New Roman" w:cs="Times New Roman"/>
          <w:sz w:val="20"/>
          <w:szCs w:val="20"/>
          <w:vertAlign w:val="subscript"/>
        </w:rPr>
        <w:t>2</w:t>
      </w:r>
      <w:r w:rsidRPr="005024E7">
        <w:rPr>
          <w:rFonts w:ascii="Times New Roman" w:hAnsi="Times New Roman" w:cs="Times New Roman"/>
          <w:sz w:val="20"/>
          <w:szCs w:val="20"/>
        </w:rPr>
        <w:t xml:space="preserve"> at 300 </w:t>
      </w:r>
      <w:r>
        <w:rPr>
          <w:rFonts w:ascii="Times New Roman" w:hAnsi="Times New Roman" w:cs="Times New Roman"/>
          <w:sz w:val="20"/>
          <w:szCs w:val="20"/>
        </w:rPr>
        <w:t xml:space="preserve">and 1200 </w:t>
      </w:r>
      <w:r w:rsidRPr="005024E7">
        <w:rPr>
          <w:rFonts w:ascii="Times New Roman" w:hAnsi="Times New Roman" w:cs="Times New Roman"/>
          <w:sz w:val="20"/>
          <w:szCs w:val="20"/>
        </w:rPr>
        <w:t xml:space="preserve">K. The HCACFs are normalized by their initial values. The shaded region in the inset indicates the time range over which the HCACF integral is averaged to predict the </w:t>
      </w:r>
      <w:r>
        <w:rPr>
          <w:rFonts w:ascii="Times New Roman" w:hAnsi="Times New Roman" w:cs="Times New Roman"/>
          <w:sz w:val="20"/>
          <w:szCs w:val="20"/>
        </w:rPr>
        <w:t xml:space="preserve">phonon assisted </w:t>
      </w:r>
      <w:r w:rsidRPr="005024E7">
        <w:rPr>
          <w:rFonts w:ascii="Times New Roman" w:hAnsi="Times New Roman" w:cs="Times New Roman"/>
          <w:sz w:val="20"/>
          <w:szCs w:val="20"/>
        </w:rPr>
        <w:t>thermal conductivity</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5024E7">
        <w:rPr>
          <w:rFonts w:ascii="Times New Roman" w:hAnsi="Times New Roman" w:cs="Times New Roman"/>
          <w:sz w:val="20"/>
          <w:szCs w:val="20"/>
        </w:rPr>
        <w:t xml:space="preserve">. Note that the time scale of the inset is 50 times that of the body (b) Thermal conductivity plotted against lateral simulation box dimensions at 300 K. Results converged at supercell length </w:t>
      </w:r>
      <w:r>
        <w:rPr>
          <w:rFonts w:ascii="Times New Roman" w:hAnsi="Times New Roman" w:cs="Times New Roman"/>
          <w:sz w:val="20"/>
          <w:szCs w:val="20"/>
        </w:rPr>
        <w:t>of 6.24 nm.</w:t>
      </w:r>
    </w:p>
    <w:p w14:paraId="4B7A7FD4" w14:textId="77777777" w:rsidR="00DC1DC2" w:rsidRPr="00272667"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3586D7E2" w14:textId="77777777"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In the NEMD, it has been shown in the previous study that the finite size of the system can limit phonon mean free path, hence underestimating the thermal conductivity. Furthermore, it is well known that the supercell dimension in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eastAsiaTheme="minorEastAsia"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Pr>
          <w:rFonts w:ascii="Times New Roman" w:eastAsiaTheme="minorEastAsia" w:hAnsi="Times New Roman" w:cs="Times New Roman"/>
          <w:color w:val="000000"/>
        </w:rPr>
        <w:t xml:space="preserve"> directions have small effect on the thermal conductivity, but changes along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are more significant </w:t>
      </w:r>
      <w:r>
        <w:rPr>
          <w:rFonts w:ascii="Times New Roman" w:eastAsiaTheme="minorEastAsia" w:hAnsi="Times New Roman" w:cs="Times New Roman"/>
          <w:color w:val="000000"/>
        </w:rPr>
        <w:fldChar w:fldCharType="begin" w:fldLock="1"/>
      </w:r>
      <w:r>
        <w:rPr>
          <w:rFonts w:ascii="Times New Roman" w:eastAsiaTheme="minorEastAsia" w:hAnsi="Times New Roman" w:cs="Times New Roman"/>
          <w:color w:val="000000"/>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[49]","plainTextFormattedCitation":"[49]","previouslyFormattedCitation":"[49]"},"properties":{"noteIndex":0},"schema":"https://github.com/citation-style-language/schema/raw/master/csl-citation.json"}</w:instrText>
      </w:r>
      <w:r>
        <w:rPr>
          <w:rFonts w:ascii="Times New Roman" w:eastAsiaTheme="minorEastAsia" w:hAnsi="Times New Roman" w:cs="Times New Roman"/>
          <w:color w:val="000000"/>
        </w:rPr>
        <w:fldChar w:fldCharType="separate"/>
      </w:r>
      <w:r w:rsidRPr="00473931">
        <w:rPr>
          <w:rFonts w:ascii="Times New Roman" w:eastAsiaTheme="minorEastAsia" w:hAnsi="Times New Roman" w:cs="Times New Roman"/>
          <w:noProof/>
          <w:color w:val="000000"/>
        </w:rPr>
        <w:t>[49]</w:t>
      </w:r>
      <w:r>
        <w:rPr>
          <w:rFonts w:ascii="Times New Roman" w:eastAsiaTheme="minorEastAsia" w:hAnsi="Times New Roman" w:cs="Times New Roman"/>
          <w:color w:val="000000"/>
        </w:rPr>
        <w:fldChar w:fldCharType="end"/>
      </w:r>
      <w:r>
        <w:rPr>
          <w:rFonts w:ascii="Times New Roman" w:eastAsiaTheme="minorEastAsia" w:hAnsi="Times New Roman" w:cs="Times New Roman"/>
          <w:color w:val="000000"/>
        </w:rPr>
        <w:t xml:space="preserve">. </w:t>
      </w:r>
    </w:p>
    <w:p w14:paraId="1114DA36" w14:textId="77777777"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68040CAD" w14:textId="77777777"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7E67387D" w14:textId="77777777" w:rsidR="00DC1DC2" w:rsidRPr="003B42A2" w:rsidRDefault="00DC1DC2" w:rsidP="00DC1DC2">
      <w:pPr>
        <w:autoSpaceDE w:val="0"/>
        <w:autoSpaceDN w:val="0"/>
        <w:adjustRightInd w:val="0"/>
        <w:spacing w:after="0" w:line="360" w:lineRule="auto"/>
        <w:jc w:val="both"/>
        <w:rPr>
          <w:rFonts w:ascii="Times New Roman" w:hAnsi="Times New Roman" w:cs="Times New Roman"/>
        </w:rPr>
      </w:pPr>
    </w:p>
    <w:p w14:paraId="58EF05F9"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color w:val="000000"/>
        </w:rPr>
      </w:pPr>
      <w:commentRangeStart w:id="102"/>
      <w:r w:rsidRPr="00B93442">
        <w:rPr>
          <w:rFonts w:ascii="Times New Roman" w:eastAsiaTheme="minorEastAsia" w:hAnsi="Times New Roman" w:cs="Times New Roman"/>
          <w:noProof/>
          <w:color w:val="000000"/>
        </w:rPr>
        <w:lastRenderedPageBreak/>
        <mc:AlternateContent>
          <mc:Choice Requires="wpg">
            <w:drawing>
              <wp:anchor distT="0" distB="0" distL="114300" distR="114300" simplePos="0" relativeHeight="251663360" behindDoc="0" locked="0" layoutInCell="1" allowOverlap="1" wp14:anchorId="4F10C283" wp14:editId="51030709">
                <wp:simplePos x="0" y="0"/>
                <wp:positionH relativeFrom="column">
                  <wp:posOffset>-288290</wp:posOffset>
                </wp:positionH>
                <wp:positionV relativeFrom="paragraph">
                  <wp:posOffset>-170180</wp:posOffset>
                </wp:positionV>
                <wp:extent cx="6752140" cy="2796466"/>
                <wp:effectExtent l="0" t="0" r="0" b="0"/>
                <wp:wrapNone/>
                <wp:docPr id="7" name="Group 3"/>
                <wp:cNvGraphicFramePr/>
                <a:graphic xmlns:a="http://schemas.openxmlformats.org/drawingml/2006/main">
                  <a:graphicData uri="http://schemas.microsoft.com/office/word/2010/wordprocessingGroup">
                    <wpg:wgp>
                      <wpg:cNvGrpSpPr/>
                      <wpg:grpSpPr>
                        <a:xfrm>
                          <a:off x="0" y="0"/>
                          <a:ext cx="6752140" cy="2796466"/>
                          <a:chOff x="0" y="0"/>
                          <a:chExt cx="6752140" cy="2796466"/>
                        </a:xfrm>
                      </wpg:grpSpPr>
                      <pic:pic xmlns:pic="http://schemas.openxmlformats.org/drawingml/2006/picture">
                        <pic:nvPicPr>
                          <pic:cNvPr id="8" name="Picture 8"/>
                          <pic:cNvPicPr>
                            <a:picLocks noChangeAspect="1"/>
                          </pic:cNvPicPr>
                        </pic:nvPicPr>
                        <pic:blipFill rotWithShape="1">
                          <a:blip r:embed="rId38"/>
                          <a:srcRect l="8040" t="7683" r="9696" b="3959"/>
                          <a:stretch/>
                        </pic:blipFill>
                        <pic:spPr>
                          <a:xfrm>
                            <a:off x="0" y="0"/>
                            <a:ext cx="3404394" cy="2796466"/>
                          </a:xfrm>
                          <a:prstGeom prst="rect">
                            <a:avLst/>
                          </a:prstGeom>
                        </pic:spPr>
                      </pic:pic>
                      <wps:wsp>
                        <wps:cNvPr id="9" name="TextBox 4"/>
                        <wps:cNvSpPr txBox="1"/>
                        <wps:spPr>
                          <a:xfrm>
                            <a:off x="413228" y="195262"/>
                            <a:ext cx="307340" cy="231140"/>
                          </a:xfrm>
                          <a:prstGeom prst="rect">
                            <a:avLst/>
                          </a:prstGeom>
                          <a:noFill/>
                        </wps:spPr>
                        <wps:txbx>
                          <w:txbxContent>
                            <w:p w14:paraId="3F917A2E" w14:textId="77777777" w:rsidR="00F83552" w:rsidRPr="009064A9" w:rsidRDefault="00F83552" w:rsidP="00DC1DC2">
                              <w:pPr>
                                <w:pStyle w:val="NormalWeb"/>
                                <w:spacing w:before="0" w:beforeAutospacing="0" w:after="0" w:afterAutospacing="0"/>
                                <w:rPr>
                                  <w:sz w:val="18"/>
                                  <w:szCs w:val="18"/>
                                </w:rPr>
                              </w:pPr>
                              <w:r w:rsidRPr="009064A9">
                                <w:rPr>
                                  <w:rFonts w:asciiTheme="minorHAnsi" w:hAnsi="Calibri" w:cstheme="minorBidi"/>
                                  <w:color w:val="000000" w:themeColor="text1"/>
                                  <w:kern w:val="24"/>
                                  <w:sz w:val="18"/>
                                  <w:szCs w:val="18"/>
                                </w:rPr>
                                <w:t>(a)</w:t>
                              </w:r>
                            </w:p>
                          </w:txbxContent>
                        </wps:txbx>
                        <wps:bodyPr wrap="none" rtlCol="0">
                          <a:spAutoFit/>
                        </wps:bodyPr>
                      </wps:wsp>
                      <wps:wsp>
                        <wps:cNvPr id="10" name="TextBox 5"/>
                        <wps:cNvSpPr txBox="1"/>
                        <wps:spPr>
                          <a:xfrm>
                            <a:off x="3842830" y="213015"/>
                            <a:ext cx="312420" cy="231140"/>
                          </a:xfrm>
                          <a:prstGeom prst="rect">
                            <a:avLst/>
                          </a:prstGeom>
                          <a:noFill/>
                        </wps:spPr>
                        <wps:txbx>
                          <w:txbxContent>
                            <w:p w14:paraId="336E3E2F" w14:textId="77777777" w:rsidR="00F83552" w:rsidRPr="009064A9" w:rsidRDefault="00F83552" w:rsidP="00DC1DC2">
                              <w:pPr>
                                <w:pStyle w:val="NormalWeb"/>
                                <w:spacing w:before="0" w:beforeAutospacing="0" w:after="0" w:afterAutospacing="0"/>
                                <w:rPr>
                                  <w:sz w:val="18"/>
                                  <w:szCs w:val="18"/>
                                </w:rPr>
                              </w:pPr>
                              <w:r w:rsidRPr="009064A9">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11" name="Picture 11"/>
                          <pic:cNvPicPr>
                            <a:picLocks noChangeAspect="1"/>
                          </pic:cNvPicPr>
                        </pic:nvPicPr>
                        <pic:blipFill rotWithShape="1">
                          <a:blip r:embed="rId39"/>
                          <a:srcRect l="6458" t="6855" r="11052" b="4195"/>
                          <a:stretch/>
                        </pic:blipFill>
                        <pic:spPr>
                          <a:xfrm>
                            <a:off x="3361077" y="0"/>
                            <a:ext cx="3391063" cy="2796466"/>
                          </a:xfrm>
                          <a:prstGeom prst="rect">
                            <a:avLst/>
                          </a:prstGeom>
                        </pic:spPr>
                      </pic:pic>
                    </wpg:wgp>
                  </a:graphicData>
                </a:graphic>
                <wp14:sizeRelH relativeFrom="margin">
                  <wp14:pctWidth>0</wp14:pctWidth>
                </wp14:sizeRelH>
              </wp:anchor>
            </w:drawing>
          </mc:Choice>
          <mc:Fallback>
            <w:pict>
              <v:group w14:anchorId="4F10C283" id="Group 3" o:spid="_x0000_s1057" style="position:absolute;left:0;text-align:left;margin-left:-22.7pt;margin-top:-13.4pt;width:531.65pt;height:220.2pt;z-index:251663360;mso-width-relative:margin" coordsize="67521,2796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">
                <v:shape id="Picture 8" o:spid="_x0000_s1058" type="#_x0000_t75" style="position:absolute;width:34043;height:279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">
                  <v:imagedata r:id="rId40" o:title="" croptop="5035f" cropbottom="2595f" cropleft="5269f" cropright="6354f"/>
                </v:shape>
                <v:shape id="TextBox 4" o:spid="_x0000_s1059" type="#_x0000_t202" style="position:absolute;left:4132;top:1952;width:3073;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" filled="f" stroked="f">
                  <v:textbox style="mso-fit-shape-to-text:t">
                    <w:txbxContent>
                      <w:p w14:paraId="3F917A2E" w14:textId="77777777" w:rsidR="00F83552" w:rsidRPr="009064A9" w:rsidRDefault="00F83552" w:rsidP="00DC1DC2">
                        <w:pPr>
                          <w:pStyle w:val="NormalWeb"/>
                          <w:spacing w:before="0" w:beforeAutospacing="0" w:after="0" w:afterAutospacing="0"/>
                          <w:rPr>
                            <w:sz w:val="18"/>
                            <w:szCs w:val="18"/>
                          </w:rPr>
                        </w:pPr>
                        <w:r w:rsidRPr="009064A9">
                          <w:rPr>
                            <w:rFonts w:asciiTheme="minorHAnsi" w:hAnsi="Calibri" w:cstheme="minorBidi"/>
                            <w:color w:val="000000" w:themeColor="text1"/>
                            <w:kern w:val="24"/>
                            <w:sz w:val="18"/>
                            <w:szCs w:val="18"/>
                          </w:rPr>
                          <w:t>(a)</w:t>
                        </w:r>
                      </w:p>
                    </w:txbxContent>
                  </v:textbox>
                </v:shape>
                <v:shape id="TextBox 5" o:spid="_x0000_s1060" type="#_x0000_t202" style="position:absolute;left:38428;top:2130;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" filled="f" stroked="f">
                  <v:textbox style="mso-fit-shape-to-text:t">
                    <w:txbxContent>
                      <w:p w14:paraId="336E3E2F" w14:textId="77777777" w:rsidR="00F83552" w:rsidRPr="009064A9" w:rsidRDefault="00F83552" w:rsidP="00DC1DC2">
                        <w:pPr>
                          <w:pStyle w:val="NormalWeb"/>
                          <w:spacing w:before="0" w:beforeAutospacing="0" w:after="0" w:afterAutospacing="0"/>
                          <w:rPr>
                            <w:sz w:val="18"/>
                            <w:szCs w:val="18"/>
                          </w:rPr>
                        </w:pPr>
                        <w:r w:rsidRPr="009064A9">
                          <w:rPr>
                            <w:rFonts w:asciiTheme="minorHAnsi" w:hAnsi="Calibri" w:cstheme="minorBidi"/>
                            <w:color w:val="000000" w:themeColor="text1"/>
                            <w:kern w:val="24"/>
                            <w:sz w:val="18"/>
                            <w:szCs w:val="18"/>
                          </w:rPr>
                          <w:t>(b)</w:t>
                        </w:r>
                      </w:p>
                    </w:txbxContent>
                  </v:textbox>
                </v:shape>
                <v:shape id="Picture 11" o:spid="_x0000_s1061" type="#_x0000_t75" style="position:absolute;left:33610;width:33911;height:279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">
                  <v:imagedata r:id="rId41" o:title="" croptop="4492f" cropbottom="2749f" cropleft="4232f" cropright="7243f"/>
                </v:shape>
              </v:group>
            </w:pict>
          </mc:Fallback>
        </mc:AlternateContent>
      </w:r>
      <w:commentRangeEnd w:id="102"/>
      <w:r w:rsidR="000C5BAA">
        <w:rPr>
          <w:rStyle w:val="CommentReference"/>
        </w:rPr>
        <w:commentReference w:id="102"/>
      </w:r>
    </w:p>
    <w:p w14:paraId="64C51751"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color w:val="000000"/>
        </w:rPr>
      </w:pPr>
    </w:p>
    <w:p w14:paraId="781C73E9"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color w:val="000000"/>
        </w:rPr>
      </w:pPr>
    </w:p>
    <w:p w14:paraId="7697AAA7"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color w:val="000000"/>
        </w:rPr>
      </w:pPr>
    </w:p>
    <w:p w14:paraId="337AAFFF"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color w:val="000000"/>
        </w:rPr>
      </w:pPr>
    </w:p>
    <w:p w14:paraId="04BE8FB3" w14:textId="77777777" w:rsidR="00DC1DC2"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1D9B7323" w14:textId="77777777" w:rsidR="00DC1DC2"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6F9CC686" w14:textId="77777777" w:rsidR="00DC1DC2"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6C790773" w14:textId="77777777" w:rsidR="00DC1DC2"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7A1FC1E2" w14:textId="77777777" w:rsidR="00DC1DC2"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2F5DE5BA" w14:textId="77777777" w:rsidR="00DC1DC2" w:rsidRPr="002C16A3" w:rsidRDefault="00DC1DC2" w:rsidP="00DC1DC2">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Figure 8:</w:t>
      </w:r>
      <w:r w:rsidRPr="002C16A3">
        <w:rPr>
          <w:rFonts w:ascii="Times New Roman" w:hAnsi="Times New Roman" w:cs="Times New Roman"/>
          <w:sz w:val="20"/>
          <w:szCs w:val="20"/>
        </w:rPr>
        <w:t xml:space="preserve"> (</w:t>
      </w:r>
      <w:r>
        <w:rPr>
          <w:rFonts w:ascii="Times New Roman" w:hAnsi="Times New Roman" w:cs="Times New Roman"/>
          <w:sz w:val="20"/>
          <w:szCs w:val="20"/>
        </w:rPr>
        <w:t xml:space="preserve">a) </w:t>
      </w:r>
      <w:r w:rsidRPr="002C16A3">
        <w:rPr>
          <w:rFonts w:ascii="Times New Roman" w:hAnsi="Times New Roman" w:cs="Times New Roman"/>
          <w:sz w:val="20"/>
          <w:szCs w:val="20"/>
        </w:rPr>
        <w:t>The variation of the reciprocal of thermal conductivity as a function of the reciprocal of supercell length for perfect U</w:t>
      </w:r>
      <w:r w:rsidRPr="002C16A3">
        <w:rPr>
          <w:rFonts w:ascii="Times New Roman" w:hAnsi="Times New Roman" w:cs="Times New Roman"/>
          <w:sz w:val="20"/>
          <w:szCs w:val="20"/>
          <w:vertAlign w:val="subscript"/>
        </w:rPr>
        <w:t>3</w:t>
      </w:r>
      <w:r w:rsidRPr="002C16A3">
        <w:rPr>
          <w:rFonts w:ascii="Times New Roman" w:hAnsi="Times New Roman" w:cs="Times New Roman"/>
          <w:sz w:val="20"/>
          <w:szCs w:val="20"/>
        </w:rPr>
        <w:t>Si</w:t>
      </w:r>
      <w:r w:rsidRPr="002C16A3">
        <w:rPr>
          <w:rFonts w:ascii="Times New Roman" w:hAnsi="Times New Roman" w:cs="Times New Roman"/>
          <w:sz w:val="20"/>
          <w:szCs w:val="20"/>
          <w:vertAlign w:val="subscript"/>
        </w:rPr>
        <w:t>2</w:t>
      </w:r>
      <w:r w:rsidRPr="002C16A3">
        <w:rPr>
          <w:rFonts w:ascii="Times New Roman" w:hAnsi="Times New Roman" w:cs="Times New Roman"/>
          <w:sz w:val="20"/>
          <w:szCs w:val="20"/>
        </w:rPr>
        <w:t xml:space="preserve"> at a range of temperatures. The y-intercepts indicate the reciprocal of bulk thermal conductivity. (b)</w:t>
      </w:r>
    </w:p>
    <w:p w14:paraId="4042D654" w14:textId="77777777" w:rsidR="00DC1DC2" w:rsidRDefault="00DC1DC2" w:rsidP="00DC1DC2">
      <w:pPr>
        <w:autoSpaceDE w:val="0"/>
        <w:autoSpaceDN w:val="0"/>
        <w:adjustRightInd w:val="0"/>
        <w:spacing w:after="0" w:line="240" w:lineRule="auto"/>
        <w:jc w:val="both"/>
        <w:rPr>
          <w:rFonts w:ascii="Times New Roman" w:hAnsi="Times New Roman" w:cs="Times New Roman"/>
          <w:sz w:val="20"/>
          <w:szCs w:val="20"/>
        </w:rPr>
      </w:pPr>
      <w:r w:rsidRPr="002C16A3">
        <w:rPr>
          <w:rFonts w:ascii="Times New Roman" w:hAnsi="Times New Roman" w:cs="Times New Roman"/>
          <w:sz w:val="20"/>
          <w:szCs w:val="20"/>
        </w:rPr>
        <w:t xml:space="preserve">A steady-state temperature profile for the largest system (5 </w:t>
      </w:r>
      <w:r w:rsidRPr="002C16A3">
        <w:rPr>
          <w:rFonts w:ascii="Times New Roman" w:eastAsia="EuclidSymbol" w:hAnsi="Times New Roman" w:cs="Times New Roman"/>
          <w:sz w:val="20"/>
          <w:szCs w:val="20"/>
        </w:rPr>
        <w:t xml:space="preserve">× </w:t>
      </w:r>
      <w:r w:rsidRPr="002C16A3">
        <w:rPr>
          <w:rFonts w:ascii="Times New Roman" w:hAnsi="Times New Roman" w:cs="Times New Roman"/>
          <w:sz w:val="20"/>
          <w:szCs w:val="20"/>
        </w:rPr>
        <w:t xml:space="preserve">5 </w:t>
      </w:r>
      <w:r w:rsidRPr="002C16A3">
        <w:rPr>
          <w:rFonts w:ascii="Times New Roman" w:eastAsia="EuclidSymbol" w:hAnsi="Times New Roman" w:cs="Times New Roman"/>
          <w:sz w:val="20"/>
          <w:szCs w:val="20"/>
        </w:rPr>
        <w:t xml:space="preserve">× </w:t>
      </w:r>
      <w:r w:rsidRPr="002C16A3">
        <w:rPr>
          <w:rFonts w:ascii="Times New Roman" w:hAnsi="Times New Roman" w:cs="Times New Roman"/>
          <w:sz w:val="20"/>
          <w:szCs w:val="20"/>
        </w:rPr>
        <w:t>175 unit cells) at 300 K in U</w:t>
      </w:r>
      <w:r w:rsidRPr="002C16A3">
        <w:rPr>
          <w:rFonts w:ascii="Times New Roman" w:hAnsi="Times New Roman" w:cs="Times New Roman"/>
          <w:sz w:val="20"/>
          <w:szCs w:val="20"/>
          <w:vertAlign w:val="subscript"/>
        </w:rPr>
        <w:t>3</w:t>
      </w:r>
      <w:r w:rsidRPr="002C16A3">
        <w:rPr>
          <w:rFonts w:ascii="Times New Roman" w:hAnsi="Times New Roman" w:cs="Times New Roman"/>
          <w:sz w:val="20"/>
          <w:szCs w:val="20"/>
        </w:rPr>
        <w:t>Si</w:t>
      </w:r>
      <w:r w:rsidRPr="002C16A3">
        <w:rPr>
          <w:rFonts w:ascii="Times New Roman" w:hAnsi="Times New Roman" w:cs="Times New Roman"/>
          <w:sz w:val="20"/>
          <w:szCs w:val="20"/>
          <w:vertAlign w:val="subscript"/>
        </w:rPr>
        <w:t>2</w:t>
      </w:r>
      <w:r w:rsidRPr="002C16A3">
        <w:rPr>
          <w:rFonts w:ascii="Times New Roman" w:hAnsi="Times New Roman" w:cs="Times New Roman"/>
          <w:sz w:val="20"/>
          <w:szCs w:val="20"/>
        </w:rPr>
        <w:t>.</w:t>
      </w:r>
    </w:p>
    <w:p w14:paraId="5F253279" w14:textId="77777777" w:rsidR="00DC1DC2" w:rsidRPr="00D10A14"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310E439E"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sidRPr="008C5AEA">
        <w:rPr>
          <w:rFonts w:ascii="Times New Roman" w:hAnsi="Times New Roman" w:cs="Times New Roman"/>
          <w:color w:val="000000"/>
        </w:rPr>
        <w:t>The linear re</w:t>
      </w:r>
      <w:r>
        <w:rPr>
          <w:rFonts w:ascii="Times New Roman" w:hAnsi="Times New Roman" w:cs="Times New Roman"/>
          <w:color w:val="000000"/>
        </w:rPr>
        <w:t xml:space="preserve">lationship between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r>
              <w:rPr>
                <w:rFonts w:ascii="Cambria Math" w:hAnsi="Cambria Math" w:cs="Times New Roman"/>
                <w:color w:val="000000"/>
                <w:sz w:val="18"/>
                <w:szCs w:val="18"/>
              </w:rPr>
              <m:t>k</m:t>
            </m:r>
          </m:den>
        </m:f>
      </m:oMath>
      <w:r>
        <w:rPr>
          <w:rFonts w:ascii="Times New Roman" w:hAnsi="Times New Roman" w:cs="Times New Roman"/>
          <w:color w:val="000000"/>
        </w:rPr>
        <w:t xml:space="preserve"> and</w:t>
      </w:r>
      <w:r w:rsidRPr="008C5AEA">
        <w:rPr>
          <w:rFonts w:ascii="Times New Roman" w:hAnsi="Times New Roman" w:cs="Times New Roman"/>
          <w:color w:val="000000"/>
        </w:rPr>
        <w:t xml:space="preserve">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8C5AEA">
        <w:rPr>
          <w:rFonts w:ascii="Times New Roman" w:hAnsi="Times New Roman" w:cs="Times New Roman"/>
          <w:color w:val="000000"/>
        </w:rPr>
        <w:t xml:space="preserve"> </w:t>
      </w:r>
      <w:r>
        <w:rPr>
          <w:rFonts w:ascii="Times New Roman" w:hAnsi="Times New Roman" w:cs="Times New Roman"/>
          <w:color w:val="000000"/>
        </w:rPr>
        <w:t xml:space="preserve"> is well described in Ref. </w:t>
      </w:r>
      <w:r>
        <w:rPr>
          <w:rFonts w:ascii="Times New Roman" w:hAnsi="Times New Roman" w:cs="Times New Roman"/>
          <w:color w:val="000000"/>
        </w:rPr>
        <w:fldChar w:fldCharType="begin" w:fldLock="1"/>
      </w:r>
      <w:r>
        <w:rPr>
          <w:rFonts w:ascii="Times New Roman" w:hAnsi="Times New Roman" w:cs="Times New Roman"/>
          <w:color w:val="000000"/>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Pr>
          <w:rFonts w:ascii="Cambria Math" w:hAnsi="Cambria Math" w:cs="Cambria Math"/>
          <w:color w:val="000000"/>
        </w:rPr>
        <w:instrText>〈</w:instrText>
      </w:r>
      <w:r>
        <w:rPr>
          <w:rFonts w:ascii="Times New Roman" w:hAnsi="Times New Roman" w:cs="Times New Roman"/>
          <w:color w:val="000000"/>
        </w:rPr>
        <w:instrText>1 0 0</w:instrText>
      </w:r>
      <w:r>
        <w:rPr>
          <w:rFonts w:ascii="Cambria Math" w:hAnsi="Cambria Math" w:cs="Cambria Math"/>
          <w:color w:val="000000"/>
        </w:rPr>
        <w:instrText>〉</w:instrText>
      </w:r>
      <w:r>
        <w:rPr>
          <w:rFonts w:ascii="Times New Roman" w:hAnsi="Times New Roman" w:cs="Times New Roman"/>
          <w:color w:val="000000"/>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[34]","plainTextFormattedCitation":"[34]","previouslyFormattedCitation":"[34]"},"properties":{"noteIndex":0},"schema":"https://github.com/citation-style-language/schema/raw/master/csl-citation.json"}</w:instrText>
      </w:r>
      <w:r>
        <w:rPr>
          <w:rFonts w:ascii="Times New Roman" w:hAnsi="Times New Roman" w:cs="Times New Roman"/>
          <w:color w:val="000000"/>
        </w:rPr>
        <w:fldChar w:fldCharType="separate"/>
      </w:r>
      <w:r w:rsidRPr="00683F32">
        <w:rPr>
          <w:rFonts w:ascii="Times New Roman" w:hAnsi="Times New Roman" w:cs="Times New Roman"/>
          <w:noProof/>
          <w:color w:val="000000"/>
        </w:rPr>
        <w:t>[34]</w:t>
      </w:r>
      <w:r>
        <w:rPr>
          <w:rFonts w:ascii="Times New Roman" w:hAnsi="Times New Roman" w:cs="Times New Roman"/>
          <w:color w:val="000000"/>
        </w:rPr>
        <w:fldChar w:fldCharType="end"/>
      </w:r>
      <w:r>
        <w:rPr>
          <w:rFonts w:ascii="Times New Roman" w:hAnsi="Times New Roman" w:cs="Times New Roman"/>
          <w:color w:val="000000"/>
        </w:rPr>
        <w:t xml:space="preserve"> and plotted in Figure 8a </w:t>
      </w:r>
      <w:r w:rsidRPr="008C5AEA">
        <w:rPr>
          <w:rFonts w:ascii="Times New Roman" w:hAnsi="Times New Roman" w:cs="Times New Roman"/>
          <w:color w:val="000000"/>
        </w:rPr>
        <w:t>for perfect U</w:t>
      </w:r>
      <w:r w:rsidRPr="008C5AEA">
        <w:rPr>
          <w:rFonts w:ascii="Times New Roman" w:hAnsi="Times New Roman" w:cs="Times New Roman"/>
          <w:color w:val="000000"/>
          <w:vertAlign w:val="subscript"/>
        </w:rPr>
        <w:t>3</w:t>
      </w:r>
      <w:r w:rsidRPr="008C5AEA">
        <w:rPr>
          <w:rFonts w:ascii="Times New Roman" w:hAnsi="Times New Roman" w:cs="Times New Roman"/>
          <w:color w:val="000000"/>
        </w:rPr>
        <w:t>Si</w:t>
      </w:r>
      <w:r w:rsidRPr="008C5AEA">
        <w:rPr>
          <w:rFonts w:ascii="Times New Roman" w:hAnsi="Times New Roman" w:cs="Times New Roman"/>
          <w:color w:val="000000"/>
          <w:vertAlign w:val="subscript"/>
        </w:rPr>
        <w:t>2</w:t>
      </w:r>
      <w:r w:rsidRPr="008C5AEA">
        <w:rPr>
          <w:rFonts w:ascii="Times New Roman" w:hAnsi="Times New Roman" w:cs="Times New Roman"/>
          <w:color w:val="000000"/>
        </w:rPr>
        <w:t xml:space="preserve"> </w:t>
      </w:r>
      <w:r>
        <w:rPr>
          <w:rFonts w:ascii="Times New Roman" w:hAnsi="Times New Roman" w:cs="Times New Roman"/>
          <w:color w:val="000000"/>
        </w:rPr>
        <w:t xml:space="preserve">structure </w:t>
      </w:r>
      <w:r w:rsidRPr="008C5AEA">
        <w:rPr>
          <w:rFonts w:ascii="Times New Roman" w:hAnsi="Times New Roman" w:cs="Times New Roman"/>
          <w:color w:val="000000"/>
        </w:rPr>
        <w:t>for a number of temperatures with supercell sizes of</w:t>
      </w:r>
      <m:oMath>
        <m:r>
          <w:rPr>
            <w:rFonts w:ascii="Cambria Math" w:hAnsi="Cambria Math" w:cs="Times New Roman"/>
            <w:color w:val="000000"/>
          </w:rPr>
          <m:t xml:space="preserve"> 5×5×100</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5×5×125</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5×5×150</m:t>
        </m:r>
      </m:oMath>
      <w:r w:rsidRPr="008C5AEA">
        <w:rPr>
          <w:rFonts w:ascii="Times New Roman" w:eastAsiaTheme="minorEastAsia" w:hAnsi="Times New Roman" w:cs="Times New Roman"/>
          <w:color w:val="000000"/>
        </w:rPr>
        <w:t xml:space="preserve">, and </w:t>
      </w:r>
      <m:oMath>
        <m:r>
          <w:rPr>
            <w:rFonts w:ascii="Cambria Math" w:hAnsi="Cambria Math" w:cs="Times New Roman"/>
            <w:color w:val="000000"/>
          </w:rPr>
          <m:t>5×5×175</m:t>
        </m:r>
      </m:oMath>
      <w:r>
        <w:rPr>
          <w:rFonts w:ascii="Times New Roman" w:eastAsiaTheme="minorEastAsia" w:hAnsi="Times New Roman" w:cs="Times New Roman"/>
          <w:color w:val="000000"/>
        </w:rPr>
        <w:t>.</w:t>
      </w:r>
      <w:r>
        <w:rPr>
          <w:rFonts w:ascii="Times New Roman" w:hAnsi="Times New Roman" w:cs="Times New Roman"/>
          <w:color w:val="000000"/>
        </w:rPr>
        <w:t xml:space="preserve"> T</w:t>
      </w:r>
      <w:r w:rsidRPr="008C5AEA">
        <w:rPr>
          <w:rFonts w:ascii="Times New Roman" w:hAnsi="Times New Roman" w:cs="Times New Roman"/>
          <w:color w:val="000000"/>
        </w:rPr>
        <w:t>he y-intercept is used to determine the thermal conductivity</w:t>
      </w:r>
      <w:r>
        <w:rPr>
          <w:rFonts w:ascii="Times New Roman" w:hAnsi="Times New Roman" w:cs="Times New Roman"/>
          <w:color w:val="000000"/>
        </w:rPr>
        <w:t xml:space="preserve"> of the bulk U</w:t>
      </w:r>
      <w:r w:rsidRPr="00EA45BD">
        <w:rPr>
          <w:rFonts w:ascii="Times New Roman" w:hAnsi="Times New Roman" w:cs="Times New Roman"/>
          <w:color w:val="000000"/>
          <w:vertAlign w:val="subscript"/>
        </w:rPr>
        <w:t>3</w:t>
      </w:r>
      <w:r>
        <w:rPr>
          <w:rFonts w:ascii="Times New Roman" w:hAnsi="Times New Roman" w:cs="Times New Roman"/>
          <w:color w:val="000000"/>
        </w:rPr>
        <w:t>Si</w:t>
      </w:r>
      <w:r w:rsidRPr="00EA45BD">
        <w:rPr>
          <w:rFonts w:ascii="Times New Roman" w:hAnsi="Times New Roman" w:cs="Times New Roman"/>
          <w:color w:val="000000"/>
          <w:vertAlign w:val="subscript"/>
        </w:rPr>
        <w:t>2</w:t>
      </w:r>
      <w:r>
        <w:rPr>
          <w:rFonts w:ascii="Times New Roman" w:hAnsi="Times New Roman" w:cs="Times New Roman"/>
          <w:color w:val="000000"/>
        </w:rPr>
        <w:t xml:space="preserve"> as</w:t>
      </w:r>
      <w:r w:rsidRPr="008C5AEA">
        <w:rPr>
          <w:rFonts w:ascii="Times New Roman" w:hAnsi="Times New Roman" w:cs="Times New Roman"/>
          <w:color w:val="000000"/>
        </w:rPr>
        <w:t xml:space="preserve"> shown in </w:t>
      </w:r>
      <w:r>
        <w:rPr>
          <w:rFonts w:ascii="Times New Roman" w:hAnsi="Times New Roman" w:cs="Times New Roman"/>
          <w:color w:val="000000" w:themeColor="text1"/>
        </w:rPr>
        <w:t>Figure 8</w:t>
      </w:r>
      <w:r w:rsidRPr="00266CB4">
        <w:rPr>
          <w:rFonts w:ascii="Times New Roman" w:hAnsi="Times New Roman" w:cs="Times New Roman"/>
          <w:color w:val="000000" w:themeColor="text1"/>
        </w:rPr>
        <w:t>a</w:t>
      </w:r>
      <w:r>
        <w:rPr>
          <w:rFonts w:ascii="Times New Roman" w:hAnsi="Times New Roman" w:cs="Times New Roman"/>
          <w:color w:val="000000" w:themeColor="text1"/>
        </w:rPr>
        <w:t xml:space="preserve">. </w:t>
      </w:r>
      <w:r>
        <w:rPr>
          <w:rFonts w:ascii="Times New Roman" w:hAnsi="Times New Roman" w:cs="Times New Roman"/>
          <w:color w:val="000000"/>
        </w:rPr>
        <w:t>In F</w:t>
      </w:r>
      <w:r w:rsidRPr="0084210D">
        <w:rPr>
          <w:rFonts w:ascii="Times New Roman" w:hAnsi="Times New Roman" w:cs="Times New Roman"/>
          <w:color w:val="000000"/>
        </w:rPr>
        <w:t>igure</w:t>
      </w:r>
      <w:r>
        <w:rPr>
          <w:rFonts w:ascii="Times New Roman" w:hAnsi="Times New Roman" w:cs="Times New Roman"/>
          <w:color w:val="000000"/>
        </w:rPr>
        <w:t xml:space="preserve"> 8b</w:t>
      </w:r>
      <w:r w:rsidRPr="0084210D">
        <w:rPr>
          <w:rFonts w:ascii="Times New Roman" w:hAnsi="Times New Roman" w:cs="Times New Roman"/>
          <w:color w:val="000000"/>
        </w:rPr>
        <w:t xml:space="preserve">, a steady state temperature distribution, along the direction of heat transfer, is indicated for the largest system (5 </w:t>
      </w:r>
      <w:r w:rsidRPr="0084210D">
        <w:rPr>
          <w:rFonts w:ascii="Times New Roman" w:eastAsia="EuclidSymbol" w:hAnsi="Times New Roman" w:cs="Times New Roman"/>
          <w:color w:val="000000"/>
        </w:rPr>
        <w:t xml:space="preserve">× </w:t>
      </w:r>
      <w:r w:rsidRPr="0084210D">
        <w:rPr>
          <w:rFonts w:ascii="Times New Roman" w:hAnsi="Times New Roman" w:cs="Times New Roman"/>
          <w:color w:val="000000"/>
        </w:rPr>
        <w:t xml:space="preserve">5 </w:t>
      </w:r>
      <w:r w:rsidRPr="0084210D">
        <w:rPr>
          <w:rFonts w:ascii="Times New Roman" w:eastAsia="EuclidSymbol" w:hAnsi="Times New Roman" w:cs="Times New Roman"/>
          <w:color w:val="000000"/>
        </w:rPr>
        <w:t xml:space="preserve">× </w:t>
      </w:r>
      <w:r>
        <w:rPr>
          <w:rFonts w:ascii="Times New Roman" w:hAnsi="Times New Roman" w:cs="Times New Roman"/>
          <w:color w:val="000000"/>
        </w:rPr>
        <w:t>175 unit cells)</w:t>
      </w:r>
      <w:r w:rsidRPr="0084210D">
        <w:rPr>
          <w:rFonts w:ascii="Times New Roman" w:hAnsi="Times New Roman" w:cs="Times New Roman"/>
          <w:color w:val="000000"/>
        </w:rPr>
        <w:t xml:space="preserve"> at 300 K. The figure shows that the temperature at the centre of the supercel</w:t>
      </w:r>
      <w:r>
        <w:rPr>
          <w:rFonts w:ascii="Times New Roman" w:hAnsi="Times New Roman" w:cs="Times New Roman"/>
          <w:color w:val="000000"/>
        </w:rPr>
        <w:t>l is higher</w:t>
      </w:r>
      <w:r w:rsidRPr="0084210D">
        <w:rPr>
          <w:rFonts w:ascii="Times New Roman" w:hAnsi="Times New Roman" w:cs="Times New Roman"/>
          <w:color w:val="000000"/>
        </w:rPr>
        <w:t xml:space="preserve"> </w:t>
      </w:r>
      <w:r>
        <w:rPr>
          <w:rFonts w:ascii="Times New Roman" w:hAnsi="Times New Roman" w:cs="Times New Roman"/>
          <w:color w:val="000000"/>
        </w:rPr>
        <w:t>than that at the edge</w:t>
      </w:r>
      <w:r w:rsidRPr="0084210D">
        <w:rPr>
          <w:rFonts w:ascii="Times New Roman" w:hAnsi="Times New Roman" w:cs="Times New Roman"/>
          <w:color w:val="000000"/>
        </w:rPr>
        <w:t>.</w:t>
      </w:r>
      <w:r>
        <w:rPr>
          <w:rFonts w:ascii="Times New Roman" w:hAnsi="Times New Roman" w:cs="Times New Roman"/>
          <w:color w:val="000000"/>
        </w:rPr>
        <w:t xml:space="preserve"> Hence, there is constant heat flow from the hot to the cold region as shown by the </w:t>
      </w:r>
      <w:r>
        <w:rPr>
          <w:rFonts w:ascii="Times New Roman" w:hAnsi="Times New Roman" w:cs="Times New Roman"/>
        </w:rPr>
        <w:t>s</w:t>
      </w:r>
      <w:r w:rsidRPr="00005C0B">
        <w:rPr>
          <w:rFonts w:ascii="Times New Roman" w:hAnsi="Times New Roman" w:cs="Times New Roman"/>
        </w:rPr>
        <w:t xml:space="preserve">chematic </w:t>
      </w:r>
      <w:r>
        <w:rPr>
          <w:rFonts w:ascii="Times New Roman" w:hAnsi="Times New Roman" w:cs="Times New Roman"/>
        </w:rPr>
        <w:t xml:space="preserve">diagram </w:t>
      </w:r>
      <w:r w:rsidRPr="00005C0B">
        <w:rPr>
          <w:rFonts w:ascii="Times New Roman" w:hAnsi="Times New Roman" w:cs="Times New Roman"/>
        </w:rPr>
        <w:t>of the NEMD</w:t>
      </w:r>
      <w:r>
        <w:rPr>
          <w:rFonts w:ascii="Times New Roman" w:hAnsi="Times New Roman" w:cs="Times New Roman"/>
        </w:rPr>
        <w:t xml:space="preserve"> setup in </w:t>
      </w:r>
      <w:r w:rsidRPr="00005C0B">
        <w:rPr>
          <w:rFonts w:ascii="Times New Roman" w:hAnsi="Times New Roman" w:cs="Times New Roman"/>
        </w:rPr>
        <w:t>Fig</w:t>
      </w:r>
      <w:r>
        <w:rPr>
          <w:rFonts w:ascii="Times New Roman" w:hAnsi="Times New Roman" w:cs="Times New Roman"/>
        </w:rPr>
        <w:t>ure 2</w:t>
      </w:r>
      <w:r>
        <w:rPr>
          <w:rFonts w:ascii="Times New Roman" w:hAnsi="Times New Roman" w:cs="Times New Roman"/>
          <w:color w:val="000000"/>
        </w:rPr>
        <w:t>.</w:t>
      </w:r>
      <w:r w:rsidRPr="0084210D">
        <w:rPr>
          <w:rFonts w:ascii="Times New Roman" w:hAnsi="Times New Roman" w:cs="Times New Roman"/>
          <w:color w:val="000000"/>
        </w:rPr>
        <w:t xml:space="preserve"> </w:t>
      </w:r>
      <w:r>
        <w:rPr>
          <w:rFonts w:ascii="Times New Roman" w:hAnsi="Times New Roman" w:cs="Times New Roman"/>
          <w:color w:val="000000"/>
        </w:rPr>
        <w:t>The slope of the profile is the temperature gradient of the system</w:t>
      </w:r>
      <w:r w:rsidRPr="0084210D">
        <w:rPr>
          <w:rFonts w:ascii="Times New Roman" w:hAnsi="Times New Roman" w:cs="Times New Roman"/>
          <w:color w:val="000000"/>
        </w:rPr>
        <w:t>.</w:t>
      </w:r>
      <w:r>
        <w:rPr>
          <w:rFonts w:ascii="Times New Roman" w:hAnsi="Times New Roman" w:cs="Times New Roman"/>
          <w:color w:val="000000"/>
        </w:rPr>
        <w:t xml:space="preserve"> </w:t>
      </w:r>
      <w:r w:rsidRPr="00005C0B">
        <w:rPr>
          <w:rFonts w:ascii="Times New Roman" w:hAnsi="Times New Roman" w:cs="Times New Roman"/>
        </w:rPr>
        <w:t xml:space="preserve">Temperature control </w:t>
      </w:r>
      <w:r>
        <w:rPr>
          <w:rFonts w:ascii="Times New Roman" w:hAnsi="Times New Roman" w:cs="Times New Roman"/>
        </w:rPr>
        <w:t xml:space="preserve">can be simulated </w:t>
      </w:r>
      <w:r w:rsidRPr="00005C0B">
        <w:rPr>
          <w:rFonts w:ascii="Times New Roman" w:hAnsi="Times New Roman" w:cs="Times New Roman"/>
        </w:rPr>
        <w:t xml:space="preserve">by addition or subtraction of the non-translational kinetic energies in the heat bath such that momentum is </w:t>
      </w:r>
      <w:commentRangeStart w:id="103"/>
      <w:r w:rsidRPr="00005C0B">
        <w:rPr>
          <w:rFonts w:ascii="Times New Roman" w:hAnsi="Times New Roman" w:cs="Times New Roman"/>
        </w:rPr>
        <w:t>conserved</w:t>
      </w:r>
      <w:commentRangeEnd w:id="103"/>
      <w:r w:rsidR="000C5BAA">
        <w:rPr>
          <w:rStyle w:val="CommentReference"/>
        </w:rPr>
        <w:commentReference w:id="103"/>
      </w:r>
      <w:r w:rsidRPr="00005C0B">
        <w:rPr>
          <w:rFonts w:ascii="Times New Roman" w:hAnsi="Times New Roman" w:cs="Times New Roman"/>
        </w:rPr>
        <w:t>.</w:t>
      </w:r>
      <w:r>
        <w:rPr>
          <w:rFonts w:ascii="Times New Roman" w:hAnsi="Times New Roman" w:cs="Times New Roman"/>
        </w:rPr>
        <w:t xml:space="preserve"> </w:t>
      </w:r>
    </w:p>
    <w:p w14:paraId="0B44E150" w14:textId="1094E72E" w:rsidR="00DC1DC2" w:rsidRPr="00B2614A" w:rsidRDefault="00DC1DC2" w:rsidP="00DC1DC2">
      <w:pPr>
        <w:spacing w:line="360" w:lineRule="auto"/>
        <w:jc w:val="both"/>
        <w:rPr>
          <w:rFonts w:ascii="Times New Roman" w:hAnsi="Times New Roman" w:cs="Times New Roman"/>
        </w:rPr>
      </w:pPr>
      <w:r w:rsidRPr="005C01CC">
        <w:rPr>
          <w:rFonts w:ascii="Times New Roman" w:hAnsi="Times New Roman" w:cs="Times New Roman"/>
        </w:rPr>
        <w:t xml:space="preserve">Having computed the thermal conductivity of </w:t>
      </w:r>
      <w:r w:rsidRPr="005C01CC">
        <w:rPr>
          <w:rFonts w:ascii="Times New Roman" w:eastAsia="Times New Roman" w:hAnsi="Times New Roman" w:cs="Times New Roman"/>
          <w:noProof/>
        </w:rPr>
        <w:t>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hAnsi="Times New Roman" w:cs="Times New Roman"/>
        </w:rPr>
        <w:t xml:space="preserve"> using the </w:t>
      </w:r>
      <w:r>
        <w:rPr>
          <w:rFonts w:ascii="Times New Roman" w:eastAsia="Times New Roman" w:hAnsi="Times New Roman"/>
          <w:noProof/>
        </w:rPr>
        <w:t>NEMD</w:t>
      </w:r>
      <w:r w:rsidRPr="005C01CC">
        <w:rPr>
          <w:rFonts w:ascii="Times New Roman" w:hAnsi="Times New Roman" w:cs="Times New Roman"/>
        </w:rPr>
        <w:t xml:space="preserve"> and the </w:t>
      </w:r>
      <w:r>
        <w:rPr>
          <w:rFonts w:ascii="Times New Roman" w:eastAsia="Times New Roman" w:hAnsi="Times New Roman"/>
          <w:noProof/>
        </w:rPr>
        <w:t>EMD</w:t>
      </w:r>
      <w:r w:rsidRPr="005C01CC">
        <w:rPr>
          <w:rFonts w:ascii="Times New Roman" w:hAnsi="Times New Roman" w:cs="Times New Roman"/>
        </w:rPr>
        <w:t xml:space="preserve"> method, we are now in a position to directly compare the results. For the </w:t>
      </w:r>
      <w:r>
        <w:rPr>
          <w:rFonts w:ascii="Times New Roman" w:eastAsia="Times New Roman" w:hAnsi="Times New Roman"/>
          <w:noProof/>
        </w:rPr>
        <w:t>NEMD</w:t>
      </w:r>
      <w:r w:rsidRPr="005C01CC">
        <w:rPr>
          <w:rFonts w:ascii="Times New Roman" w:hAnsi="Times New Roman" w:cs="Times New Roman"/>
        </w:rPr>
        <w:t xml:space="preserve"> at 300 K, extrapolation to </w:t>
      </w:r>
      <m:oMath>
        <m:f>
          <m:fPr>
            <m:type m:val="skw"/>
            <m:ctrlPr>
              <w:rPr>
                <w:rFonts w:ascii="Cambria Math" w:hAnsi="Cambria Math" w:cs="Times New Roman"/>
                <w:i/>
                <w:color w:val="000000"/>
                <w:sz w:val="18"/>
                <w:szCs w:val="18"/>
              </w:rPr>
            </m:ctrlPr>
          </m:fPr>
          <m:num>
            <m: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5C01CC">
        <w:rPr>
          <w:rFonts w:ascii="Times New Roman" w:hAnsi="Times New Roman" w:cs="Times New Roman"/>
        </w:rPr>
        <w:t xml:space="preserve"> =</w:t>
      </w:r>
      <w:r>
        <w:rPr>
          <w:rFonts w:ascii="Times New Roman" w:hAnsi="Times New Roman" w:cs="Times New Roman"/>
        </w:rPr>
        <w:t xml:space="preserve"> </w:t>
      </w:r>
      <w:r w:rsidRPr="005C01CC">
        <w:rPr>
          <w:rFonts w:ascii="Times New Roman" w:hAnsi="Times New Roman" w:cs="Times New Roman"/>
        </w:rPr>
        <w:t xml:space="preserve">0 yields a value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C01CC">
        <w:rPr>
          <w:rFonts w:ascii="Times New Roman" w:hAnsi="Times New Roman" w:cs="Times New Roman"/>
        </w:rPr>
        <w:t xml:space="preserve"> of 1.37 W/mK. The </w:t>
      </w:r>
      <w:r>
        <w:rPr>
          <w:rFonts w:ascii="Times New Roman" w:eastAsia="Times New Roman" w:hAnsi="Times New Roman"/>
          <w:noProof/>
        </w:rPr>
        <w:t>EMD</w:t>
      </w:r>
      <w:r>
        <w:rPr>
          <w:rFonts w:ascii="Times New Roman" w:hAnsi="Times New Roman" w:cs="Times New Roman"/>
        </w:rPr>
        <w:t xml:space="preserve"> method gives a result of 1.36</w:t>
      </w:r>
      <w:r w:rsidRPr="005C01CC">
        <w:rPr>
          <w:rFonts w:ascii="Times New Roman" w:hAnsi="Times New Roman" w:cs="Times New Roman"/>
        </w:rPr>
        <w:t xml:space="preserve"> W/mK for a </w:t>
      </w:r>
      <m:oMath>
        <m:r>
          <w:rPr>
            <w:rFonts w:ascii="Cambria Math" w:hAnsi="Cambria Math" w:cs="Times New Roman"/>
            <w:color w:val="000000"/>
          </w:rPr>
          <m:t>14×14×16</m:t>
        </m:r>
      </m:oMath>
      <w:r w:rsidRPr="005C01CC">
        <w:rPr>
          <w:rFonts w:ascii="Times New Roman" w:hAnsi="Times New Roman" w:cs="Times New Roman"/>
        </w:rPr>
        <w:t xml:space="preserve"> system at 300 K. </w:t>
      </w:r>
      <w:r w:rsidRPr="002D7F9F">
        <w:rPr>
          <w:rFonts w:ascii="Times New Roman" w:hAnsi="Times New Roman" w:cs="Times New Roman"/>
        </w:rPr>
        <w:t xml:space="preserve">The predicted thermal conductivities from the two methods are plotted against temperature from 300 – 1500 K in </w:t>
      </w:r>
      <w:r w:rsidRPr="00FB446B">
        <w:rPr>
          <w:rFonts w:ascii="Times New Roman" w:hAnsi="Times New Roman" w:cs="Times New Roman"/>
        </w:rPr>
        <w:t>Figure 9a</w:t>
      </w:r>
      <w:r>
        <w:rPr>
          <w:rFonts w:ascii="Times New Roman" w:hAnsi="Times New Roman" w:cs="Times New Roman"/>
        </w:rPr>
        <w:t xml:space="preserve"> (main)</w:t>
      </w:r>
      <w:r w:rsidRPr="002D7F9F">
        <w:rPr>
          <w:rFonts w:ascii="Times New Roman" w:hAnsi="Times New Roman" w:cs="Times New Roman"/>
        </w:rPr>
        <w:t>. Unlike the B</w:t>
      </w:r>
      <w:r>
        <w:rPr>
          <w:rFonts w:ascii="Times New Roman" w:hAnsi="Times New Roman" w:cs="Times New Roman"/>
        </w:rPr>
        <w:t xml:space="preserve">oltzmann </w:t>
      </w:r>
      <w:r w:rsidRPr="002D7F9F">
        <w:rPr>
          <w:rFonts w:ascii="Times New Roman" w:hAnsi="Times New Roman" w:cs="Times New Roman"/>
        </w:rPr>
        <w:t>T</w:t>
      </w:r>
      <w:r>
        <w:rPr>
          <w:rFonts w:ascii="Times New Roman" w:hAnsi="Times New Roman" w:cs="Times New Roman"/>
        </w:rPr>
        <w:t xml:space="preserve">ransport </w:t>
      </w:r>
      <w:r w:rsidRPr="002D7F9F">
        <w:rPr>
          <w:rFonts w:ascii="Times New Roman" w:hAnsi="Times New Roman" w:cs="Times New Roman"/>
        </w:rPr>
        <w:t>E</w:t>
      </w:r>
      <w:r>
        <w:rPr>
          <w:rFonts w:ascii="Times New Roman" w:hAnsi="Times New Roman" w:cs="Times New Roman"/>
        </w:rPr>
        <w:t>quation (Lattice dynamic</w:t>
      </w:r>
      <w:ins w:id="104" w:author="Ben B" w:date="2018-11-08T16:04:00Z">
        <w:r w:rsidR="00B41767">
          <w:rPr>
            <w:rFonts w:ascii="Times New Roman" w:hAnsi="Times New Roman" w:cs="Times New Roman"/>
          </w:rPr>
          <w:t>s</w:t>
        </w:r>
      </w:ins>
      <w:r>
        <w:rPr>
          <w:rFonts w:ascii="Times New Roman" w:hAnsi="Times New Roman" w:cs="Times New Roman"/>
        </w:rPr>
        <w:t xml:space="preserve"> and MD)</w:t>
      </w:r>
      <w:r w:rsidRPr="002D7F9F">
        <w:rPr>
          <w:rFonts w:ascii="Times New Roman" w:hAnsi="Times New Roman" w:cs="Times New Roman"/>
        </w:rPr>
        <w:t xml:space="preserve"> prediction methods, there are no major assumptions inherent to the EMD and NEMD methods other than the choice of the interatomic </w:t>
      </w:r>
      <w:commentRangeStart w:id="105"/>
      <w:r w:rsidRPr="002D7F9F">
        <w:rPr>
          <w:rFonts w:ascii="Times New Roman" w:hAnsi="Times New Roman" w:cs="Times New Roman"/>
        </w:rPr>
        <w:t>potential, which is consistent here</w:t>
      </w:r>
      <w:commentRangeEnd w:id="105"/>
      <w:r w:rsidR="00B41767">
        <w:rPr>
          <w:rStyle w:val="CommentReference"/>
        </w:rPr>
        <w:commentReference w:id="105"/>
      </w:r>
      <w:r w:rsidRPr="002D7F9F">
        <w:rPr>
          <w:rFonts w:ascii="Times New Roman" w:hAnsi="Times New Roman" w:cs="Times New Roman"/>
        </w:rPr>
        <w:t>. The predicted thermal-conductivity values from the EMD and NEMD methods are in goo</w:t>
      </w:r>
      <w:r>
        <w:rPr>
          <w:rFonts w:ascii="Times New Roman" w:hAnsi="Times New Roman" w:cs="Times New Roman"/>
        </w:rPr>
        <w:t>d agreement, generally within ~6</w:t>
      </w:r>
      <w:r w:rsidRPr="002D7F9F">
        <w:rPr>
          <w:rFonts w:ascii="Times New Roman" w:hAnsi="Times New Roman" w:cs="Times New Roman"/>
        </w:rPr>
        <w:t>% (</w:t>
      </w:r>
      <w:r>
        <w:rPr>
          <w:rFonts w:ascii="Times New Roman" w:hAnsi="Times New Roman" w:cs="Times New Roman"/>
        </w:rPr>
        <w:t>except at temperatures of 900 and 120</w:t>
      </w:r>
      <w:r w:rsidRPr="002D7F9F">
        <w:rPr>
          <w:rFonts w:ascii="Times New Roman" w:hAnsi="Times New Roman" w:cs="Times New Roman"/>
        </w:rPr>
        <w:t xml:space="preserve">0 K) where the predictions are within 10%. </w:t>
      </w:r>
      <w:r>
        <w:rPr>
          <w:rFonts w:ascii="Times New Roman" w:hAnsi="Times New Roman" w:cs="Times New Roman"/>
        </w:rPr>
        <w:t>Previous work by o</w:t>
      </w:r>
      <w:r w:rsidRPr="002D7F9F">
        <w:rPr>
          <w:rFonts w:ascii="Times New Roman" w:hAnsi="Times New Roman" w:cs="Times New Roman"/>
        </w:rPr>
        <w:t xml:space="preserve">thers have also found that </w:t>
      </w:r>
      <w:r w:rsidRPr="002D7F9F">
        <w:rPr>
          <w:rFonts w:ascii="Times New Roman" w:hAnsi="Times New Roman" w:cs="Times New Roman"/>
        </w:rPr>
        <w:lastRenderedPageBreak/>
        <w:t>EMD and NEMD thermal-conductivity predictions are consistent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{"citationItems":[{"id":"ITEM-1","itemData":{"DOI":"10.1103/PhysRevB.79.064301","author":[{"dropping-particle":"","family":"Turney","given":"J E","non-dropping-particle":"","parse-names":false,"suffix":""},{"dropping-particle":"","family":"Landry","given":"E S","non-dropping-particle":"","parse-names":false,"suffix":""},{"dropping-particle":"","family":"McGaughey","given":"A J H","non-dropping-particle":"","parse-names":false,"suffix":""},{"dropping-particle":"","family":"Amon","given":"C H","non-dropping-particle":"","parse-names":false,"suffix":""}],"container-title":"Physical Review B","id":"ITEM-1","issue":"6","issued":{"date-parts":[["2009","2","19"]]},"page":"64301","publisher":"American Physical Society","title":"Predicting phonon properties and thermal conductivity from anharmonic lattice dynamics calculations and molecular dynamics simulations","type":"article-journal","volume":"79"},"uris":["http://www.mendeley.com/documents/?uuid=787a90b2-9afa-4625-81b6-216d116573d8"]},{"id":"ITEM-2","itemData":{"DOI":"10.1103/PhysRevB.65.144306","author":[{"dropping-particle":"","family":"Schelling","given":"Patrick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B","id":"ITEM-2","issue":"14","issued":{"date-parts":[["2002","4","4"]]},"page":"144306","publisher":"American Physical Society","title":"Comparison of atomic-level simulation methods for computing thermal conductivity","type":"article-journal","volume":"65"},"uris":["http://www.mendeley.com/documents/?uuid=0a646c37-70aa-439e-920f-ae854842cd89"]}],"mendeley":{"formattedCitation":"[49,50]","plainTextFormattedCitation":"[49,50]","previouslyFormattedCitation":"[49,50]"},"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[49,50]</w:t>
      </w:r>
      <w:r>
        <w:rPr>
          <w:rFonts w:ascii="Times New Roman" w:hAnsi="Times New Roman" w:cs="Times New Roman"/>
        </w:rPr>
        <w:fldChar w:fldCharType="end"/>
      </w:r>
      <w:r w:rsidRPr="002D7F9F">
        <w:rPr>
          <w:rFonts w:ascii="Times New Roman" w:hAnsi="Times New Roman" w:cs="Times New Roman"/>
        </w:rPr>
        <w:t xml:space="preserve">. </w:t>
      </w:r>
      <w:r>
        <w:rPr>
          <w:rFonts w:ascii="Times New Roman" w:eastAsia="Times New Roman" w:hAnsi="Times New Roman"/>
          <w:noProof/>
        </w:rPr>
        <w:t xml:space="preserve">Our MD results compare reasonably well with recent work by </w:t>
      </w:r>
      <w:r w:rsidRPr="006134F2">
        <w:rPr>
          <w:rFonts w:ascii="Times New Roman" w:hAnsi="Times New Roman" w:cs="Times New Roman"/>
          <w:color w:val="000000"/>
          <w:shd w:val="clear" w:color="auto" w:fill="FFFFFF"/>
        </w:rPr>
        <w:t>Antonio</w:t>
      </w:r>
      <w:r>
        <w:rPr>
          <w:rFonts w:ascii="Times New Roman" w:eastAsia="Times New Roman" w:hAnsi="Times New Roman"/>
          <w:noProof/>
        </w:rPr>
        <w:t xml:space="preserve"> </w:t>
      </w:r>
      <w:r w:rsidRPr="00B0728E">
        <w:rPr>
          <w:rFonts w:ascii="Times New Roman" w:eastAsia="Times New Roman" w:hAnsi="Times New Roman"/>
          <w:i/>
          <w:noProof/>
        </w:rPr>
        <w:t>et al</w:t>
      </w:r>
      <w:r>
        <w:rPr>
          <w:rFonts w:ascii="Times New Roman" w:eastAsia="Times New Roman" w:hAnsi="Times New Roman"/>
          <w:i/>
          <w:noProof/>
        </w:rPr>
        <w:t xml:space="preserve">. </w:t>
      </w:r>
      <w:r>
        <w:rPr>
          <w:rFonts w:ascii="Times New Roman" w:eastAsia="Times New Roman" w:hAnsi="Times New Roman"/>
          <w:noProof/>
        </w:rPr>
        <w:t xml:space="preserve">who predicted 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 New Roman" w:hAnsi="Times New Roman"/>
          <w:noProof/>
        </w:rPr>
        <w:t xml:space="preserve"> from 0 – 350 K with a value of 1.99 W/mK at 300 K which is overestimated compared to our EMD (1.36 W/mK) and NEMD (1.37 W/mK) results respectively </w:t>
      </w:r>
      <w:r>
        <w:rPr>
          <w:rFonts w:ascii="Times New Roman" w:eastAsia="Times New Roman" w:hAnsi="Times New Roman"/>
          <w:noProof/>
        </w:rPr>
        <w:fldChar w:fldCharType="begin" w:fldLock="1"/>
      </w:r>
      <w:r>
        <w:rPr>
          <w:rFonts w:ascii="Times New Roman" w:eastAsia="Times New Roman" w:hAnsi="Times New Roman"/>
          <w:noProof/>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eastAsia="Times New Roman" w:hAnsi="Times New Roman"/>
          <w:noProof/>
        </w:rPr>
        <w:fldChar w:fldCharType="separate"/>
      </w:r>
      <w:r w:rsidRPr="001532B8">
        <w:rPr>
          <w:rFonts w:ascii="Times New Roman" w:eastAsia="Times New Roman" w:hAnsi="Times New Roman"/>
          <w:noProof/>
        </w:rPr>
        <w:t>[4]</w:t>
      </w:r>
      <w:r>
        <w:rPr>
          <w:rFonts w:ascii="Times New Roman" w:eastAsia="Times New Roman" w:hAnsi="Times New Roman"/>
          <w:noProof/>
        </w:rPr>
        <w:fldChar w:fldCharType="end"/>
      </w:r>
      <w:r>
        <w:rPr>
          <w:rFonts w:ascii="Times New Roman" w:eastAsia="Times New Roman" w:hAnsi="Times New Roman"/>
          <w:noProof/>
        </w:rPr>
        <w:t xml:space="preserve">. </w:t>
      </w:r>
    </w:p>
    <w:p w14:paraId="6C847687" w14:textId="77777777" w:rsidR="00DC1DC2" w:rsidRDefault="00DC1DC2" w:rsidP="00DC1DC2">
      <w:pPr>
        <w:autoSpaceDE w:val="0"/>
        <w:autoSpaceDN w:val="0"/>
        <w:adjustRightInd w:val="0"/>
        <w:spacing w:after="0" w:line="360" w:lineRule="auto"/>
        <w:jc w:val="both"/>
        <w:rPr>
          <w:rFonts w:ascii="Times New Roman" w:eastAsia="Times New Roman" w:hAnsi="Times New Roman" w:cs="Times New Roman"/>
          <w:noProof/>
        </w:rPr>
      </w:pPr>
      <w:r w:rsidRPr="005C01CC">
        <w:rPr>
          <w:rFonts w:ascii="Times New Roman" w:hAnsi="Times New Roman" w:cs="Times New Roman"/>
        </w:rPr>
        <w:t xml:space="preserve">This is </w:t>
      </w:r>
      <w:r>
        <w:rPr>
          <w:rFonts w:ascii="Times New Roman" w:hAnsi="Times New Roman" w:cs="Times New Roman"/>
        </w:rPr>
        <w:t xml:space="preserve">a </w:t>
      </w:r>
      <w:r w:rsidRPr="005C01CC">
        <w:rPr>
          <w:rFonts w:ascii="Times New Roman" w:hAnsi="Times New Roman" w:cs="Times New Roman"/>
        </w:rPr>
        <w:t xml:space="preserve">good evidence that either method can be applied to compute bulk thermal conductivity in perfect crystalline solids. </w:t>
      </w:r>
      <w:r w:rsidRPr="005C01CC">
        <w:rPr>
          <w:rFonts w:ascii="Times New Roman" w:eastAsia="Times New Roman" w:hAnsi="Times New Roman" w:cs="Times New Roman"/>
          <w:noProof/>
        </w:rPr>
        <w:t>It is important to note that the many-body MEAM potential used here is not developed with a special focus on thermophysical properties of 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eastAsia="Times New Roman" w:hAnsi="Times New Roman" w:cs="Times New Roman"/>
          <w:noProof/>
        </w:rPr>
        <w:t>.</w:t>
      </w:r>
    </w:p>
    <w:p w14:paraId="30C40949" w14:textId="77777777" w:rsidR="00DC1DC2" w:rsidRPr="00C125FB" w:rsidRDefault="00DC1DC2" w:rsidP="00DC1DC2">
      <w:pPr>
        <w:autoSpaceDE w:val="0"/>
        <w:autoSpaceDN w:val="0"/>
        <w:adjustRightInd w:val="0"/>
        <w:spacing w:after="0" w:line="360" w:lineRule="auto"/>
        <w:jc w:val="both"/>
        <w:rPr>
          <w:rFonts w:ascii="Times New Roman" w:hAnsi="Times New Roman" w:cs="Times New Roman"/>
        </w:rPr>
      </w:pPr>
      <w:r w:rsidRPr="00B77691">
        <w:rPr>
          <w:rFonts w:ascii="Times New Roman" w:eastAsia="Times New Roman" w:hAnsi="Times New Roman"/>
          <w:noProof/>
        </w:rPr>
        <mc:AlternateContent>
          <mc:Choice Requires="wpg">
            <w:drawing>
              <wp:anchor distT="0" distB="0" distL="114300" distR="114300" simplePos="0" relativeHeight="251664384" behindDoc="0" locked="0" layoutInCell="1" allowOverlap="1" wp14:anchorId="7C31D03D" wp14:editId="1E0EAA8D">
                <wp:simplePos x="0" y="0"/>
                <wp:positionH relativeFrom="column">
                  <wp:posOffset>-355600</wp:posOffset>
                </wp:positionH>
                <wp:positionV relativeFrom="paragraph">
                  <wp:posOffset>75565</wp:posOffset>
                </wp:positionV>
                <wp:extent cx="6284595" cy="2626995"/>
                <wp:effectExtent l="0" t="0" r="0" b="0"/>
                <wp:wrapNone/>
                <wp:docPr id="25" name="Group 6"/>
                <wp:cNvGraphicFramePr/>
                <a:graphic xmlns:a="http://schemas.openxmlformats.org/drawingml/2006/main">
                  <a:graphicData uri="http://schemas.microsoft.com/office/word/2010/wordprocessingGroup">
                    <wpg:wgp>
                      <wpg:cNvGrpSpPr/>
                      <wpg:grpSpPr>
                        <a:xfrm>
                          <a:off x="0" y="0"/>
                          <a:ext cx="6284595" cy="2626995"/>
                          <a:chOff x="0" y="0"/>
                          <a:chExt cx="6285190" cy="2627586"/>
                        </a:xfrm>
                      </wpg:grpSpPr>
                      <pic:pic xmlns:pic="http://schemas.openxmlformats.org/drawingml/2006/picture">
                        <pic:nvPicPr>
                          <pic:cNvPr id="26" name="Picture 26"/>
                          <pic:cNvPicPr>
                            <a:picLocks noChangeAspect="1"/>
                          </pic:cNvPicPr>
                        </pic:nvPicPr>
                        <pic:blipFill rotWithShape="1">
                          <a:blip r:embed="rId42"/>
                          <a:srcRect l="6387" t="7230" r="10401" b="5306"/>
                          <a:stretch/>
                        </pic:blipFill>
                        <pic:spPr>
                          <a:xfrm>
                            <a:off x="0" y="0"/>
                            <a:ext cx="3268717" cy="2627586"/>
                          </a:xfrm>
                          <a:prstGeom prst="rect">
                            <a:avLst/>
                          </a:prstGeom>
                        </pic:spPr>
                      </pic:pic>
                      <pic:pic xmlns:pic="http://schemas.openxmlformats.org/drawingml/2006/picture">
                        <pic:nvPicPr>
                          <pic:cNvPr id="30" name="Picture 30"/>
                          <pic:cNvPicPr>
                            <a:picLocks noChangeAspect="1"/>
                          </pic:cNvPicPr>
                        </pic:nvPicPr>
                        <pic:blipFill rotWithShape="1">
                          <a:blip r:embed="rId43"/>
                          <a:srcRect l="6922" t="6880" r="11739" b="3906"/>
                          <a:stretch/>
                        </pic:blipFill>
                        <pic:spPr>
                          <a:xfrm>
                            <a:off x="3153107" y="0"/>
                            <a:ext cx="3132083" cy="2627241"/>
                          </a:xfrm>
                          <a:prstGeom prst="rect">
                            <a:avLst/>
                          </a:prstGeom>
                        </pic:spPr>
                      </pic:pic>
                      <pic:pic xmlns:pic="http://schemas.openxmlformats.org/drawingml/2006/picture">
                        <pic:nvPicPr>
                          <pic:cNvPr id="2048" name="Picture 2048"/>
                          <pic:cNvPicPr>
                            <a:picLocks noChangeAspect="1"/>
                          </pic:cNvPicPr>
                        </pic:nvPicPr>
                        <pic:blipFill rotWithShape="1">
                          <a:blip r:embed="rId44"/>
                          <a:srcRect l="7457" t="4956" r="10401"/>
                          <a:stretch/>
                        </pic:blipFill>
                        <pic:spPr>
                          <a:xfrm>
                            <a:off x="483474" y="1345152"/>
                            <a:ext cx="1981203" cy="902116"/>
                          </a:xfrm>
                          <a:prstGeom prst="rect">
                            <a:avLst/>
                          </a:prstGeom>
                        </pic:spPr>
                      </pic:pic>
                      <wps:wsp>
                        <wps:cNvPr id="2049" name="TextBox 4"/>
                        <wps:cNvSpPr txBox="1"/>
                        <wps:spPr>
                          <a:xfrm>
                            <a:off x="935779" y="283977"/>
                            <a:ext cx="309700" cy="230832"/>
                          </a:xfrm>
                          <a:prstGeom prst="rect">
                            <a:avLst/>
                          </a:prstGeom>
                          <a:noFill/>
                        </wps:spPr>
                        <wps:txbx>
                          <w:txbxContent>
                            <w:p w14:paraId="6A999B91"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51" name="TextBox 5"/>
                        <wps:cNvSpPr txBox="1"/>
                        <wps:spPr>
                          <a:xfrm>
                            <a:off x="5176345" y="283977"/>
                            <a:ext cx="316112" cy="230832"/>
                          </a:xfrm>
                          <a:prstGeom prst="rect">
                            <a:avLst/>
                          </a:prstGeom>
                          <a:noFill/>
                        </wps:spPr>
                        <wps:txbx>
                          <w:txbxContent>
                            <w:p w14:paraId="5D74AE48"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anchor>
            </w:drawing>
          </mc:Choice>
          <mc:Fallback>
            <w:pict>
              <v:group w14:anchorId="7C31D03D" id="Group 6" o:spid="_x0000_s1062" style="position:absolute;left:0;text-align:left;margin-left:-28pt;margin-top:5.95pt;width:494.85pt;height:206.85pt;z-index:251664384" coordsize="62851,2627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">
                <v:shape id="Picture 26" o:spid="_x0000_s1063" type="#_x0000_t75" style="position:absolute;width:32687;height:26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">
                  <v:imagedata r:id="rId45" o:title="" croptop="4738f" cropbottom="3477f" cropleft="4186f" cropright="6816f"/>
                </v:shape>
                <v:shape id="Picture 30" o:spid="_x0000_s1064" type="#_x0000_t75" style="position:absolute;left:31531;width:31320;height:262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">
                  <v:imagedata r:id="rId46" o:title="" croptop="4509f" cropbottom="2560f" cropleft="4536f" cropright="7693f"/>
                </v:shape>
                <v:shape id="Picture 2048" o:spid="_x0000_s1065" type="#_x0000_t75" style="position:absolute;left:4834;top:13451;width:19812;height:90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">
                  <v:imagedata r:id="rId47" o:title="" croptop="3248f" cropleft="4887f" cropright="6816f"/>
                </v:shape>
                <v:shape id="TextBox 4" o:spid="_x0000_s1066" type="#_x0000_t202" style="position:absolute;left:9357;top:2839;width:309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" filled="f" stroked="f">
                  <v:textbox style="mso-fit-shape-to-text:t">
                    <w:txbxContent>
                      <w:p w14:paraId="6A999B91"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67" type="#_x0000_t202" style="position:absolute;left:51763;top:2839;width:3161;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" filled="f" stroked="f">
                  <v:textbox style="mso-fit-shape-to-text:t">
                    <w:txbxContent>
                      <w:p w14:paraId="5D74AE48" w14:textId="77777777" w:rsidR="00F83552" w:rsidRDefault="00F83552"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group>
            </w:pict>
          </mc:Fallback>
        </mc:AlternateContent>
      </w:r>
    </w:p>
    <w:p w14:paraId="6BA51341"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36E0875F"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5EB60A92"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08C072B0"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59FC6FC6"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4458F4B8"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23B0FF00"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583379C4"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49D33B14"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478E572A"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3AB2CB7D" w14:textId="77777777" w:rsidR="00DC1DC2" w:rsidRDefault="00DC1DC2" w:rsidP="00DC1DC2">
      <w:pPr>
        <w:autoSpaceDE w:val="0"/>
        <w:autoSpaceDN w:val="0"/>
        <w:adjustRightInd w:val="0"/>
        <w:spacing w:after="0" w:line="360" w:lineRule="auto"/>
        <w:jc w:val="both"/>
        <w:rPr>
          <w:rFonts w:ascii="Times New Roman" w:eastAsia="Times New Roman" w:hAnsi="Times New Roman"/>
          <w:noProof/>
        </w:rPr>
      </w:pPr>
    </w:p>
    <w:p w14:paraId="78353D18"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9:</w:t>
      </w:r>
      <w:r w:rsidRPr="00BC2819">
        <w:rPr>
          <w:rFonts w:ascii="Times New Roman" w:hAnsi="Times New Roman" w:cs="Times New Roman"/>
          <w:sz w:val="20"/>
          <w:szCs w:val="20"/>
        </w:rPr>
        <w:t xml:space="preserve"> (a)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BC2819">
        <w:rPr>
          <w:rFonts w:ascii="Times New Roman" w:hAnsi="Times New Roman" w:cs="Times New Roman"/>
          <w:sz w:val="20"/>
          <w:szCs w:val="20"/>
        </w:rPr>
        <w:t xml:space="preserve"> of U</w:t>
      </w:r>
      <w:r w:rsidRPr="00BC2819">
        <w:rPr>
          <w:rFonts w:ascii="Times New Roman" w:hAnsi="Times New Roman" w:cs="Times New Roman"/>
          <w:sz w:val="20"/>
          <w:szCs w:val="20"/>
          <w:vertAlign w:val="subscript"/>
        </w:rPr>
        <w:t>3</w:t>
      </w:r>
      <w:r w:rsidRPr="00BC2819">
        <w:rPr>
          <w:rFonts w:ascii="Times New Roman" w:hAnsi="Times New Roman" w:cs="Times New Roman"/>
          <w:sz w:val="20"/>
          <w:szCs w:val="20"/>
        </w:rPr>
        <w:t>Si</w:t>
      </w:r>
      <w:r w:rsidRPr="00BC2819">
        <w:rPr>
          <w:rFonts w:ascii="Times New Roman" w:hAnsi="Times New Roman" w:cs="Times New Roman"/>
          <w:sz w:val="20"/>
          <w:szCs w:val="20"/>
          <w:vertAlign w:val="subscript"/>
        </w:rPr>
        <w:t>2</w:t>
      </w:r>
      <w:r w:rsidRPr="00BC2819">
        <w:rPr>
          <w:rFonts w:ascii="Times New Roman" w:hAnsi="Times New Roman" w:cs="Times New Roman"/>
          <w:sz w:val="20"/>
          <w:szCs w:val="20"/>
        </w:rPr>
        <w:t xml:space="preserve"> using EMD and NEMD approach (b)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total</m:t>
            </m:r>
          </m:sub>
        </m:sSub>
      </m:oMath>
      <w:r w:rsidRPr="00BC2819">
        <w:rPr>
          <w:rFonts w:ascii="Times New Roman" w:hAnsi="Times New Roman" w:cs="Times New Roman"/>
          <w:sz w:val="20"/>
          <w:szCs w:val="20"/>
        </w:rPr>
        <w:t xml:space="preserve">  as a function of </w:t>
      </w:r>
      <w:commentRangeStart w:id="106"/>
      <w:r w:rsidRPr="00BC2819">
        <w:rPr>
          <w:rFonts w:ascii="Times New Roman" w:hAnsi="Times New Roman" w:cs="Times New Roman"/>
          <w:sz w:val="20"/>
          <w:szCs w:val="20"/>
        </w:rPr>
        <w:t>temperature</w:t>
      </w:r>
      <w:commentRangeEnd w:id="106"/>
      <w:r w:rsidR="00B41767">
        <w:rPr>
          <w:rStyle w:val="CommentReference"/>
        </w:rPr>
        <w:commentReference w:id="106"/>
      </w:r>
      <w:r w:rsidRPr="00BC2819">
        <w:rPr>
          <w:rFonts w:ascii="Times New Roman" w:hAnsi="Times New Roman" w:cs="Times New Roman"/>
          <w:sz w:val="20"/>
          <w:szCs w:val="20"/>
        </w:rPr>
        <w:t>.</w:t>
      </w:r>
    </w:p>
    <w:p w14:paraId="2D75B4E3" w14:textId="5308531E"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We further explored the directional dependence of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Pr>
          <w:rFonts w:ascii="Times New Roman" w:hAnsi="Times New Roman" w:cs="Times New Roman"/>
        </w:rPr>
        <w:t xml:space="preserve"> as shown in Figure 9a (</w:t>
      </w:r>
      <w:r w:rsidRPr="007927D8">
        <w:rPr>
          <w:rFonts w:ascii="Times New Roman" w:hAnsi="Times New Roman" w:cs="Times New Roman"/>
        </w:rPr>
        <w:t>inset</w:t>
      </w:r>
      <w:r>
        <w:rPr>
          <w:rFonts w:ascii="Times New Roman" w:hAnsi="Times New Roman" w:cs="Times New Roman"/>
        </w:rPr>
        <w:t>)</w:t>
      </w:r>
      <w:ins w:id="107" w:author="Ben B" w:date="2018-11-08T16:08:00Z">
        <w:r w:rsidR="00B41767">
          <w:rPr>
            <w:rFonts w:ascii="Times New Roman" w:hAnsi="Times New Roman" w:cs="Times New Roman"/>
          </w:rPr>
          <w:t>, which</w:t>
        </w:r>
      </w:ins>
      <w:r w:rsidRPr="007927D8">
        <w:rPr>
          <w:rFonts w:ascii="Times New Roman" w:hAnsi="Times New Roman" w:cs="Times New Roman"/>
        </w:rPr>
        <w:t xml:space="preserve"> show</w:t>
      </w:r>
      <w:r>
        <w:rPr>
          <w:rFonts w:ascii="Times New Roman" w:hAnsi="Times New Roman" w:cs="Times New Roman"/>
        </w:rPr>
        <w:t xml:space="preserve">s the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Pr="007927D8">
        <w:rPr>
          <w:rFonts w:ascii="Times New Roman" w:hAnsi="Times New Roman" w:cs="Times New Roman"/>
        </w:rPr>
        <w:t xml:space="preserve">variation as a function of temperature. The lattice thermal conductivity exhibits significant directional </w:t>
      </w:r>
      <w:r>
        <w:rPr>
          <w:rFonts w:ascii="Times New Roman" w:hAnsi="Times New Roman" w:cs="Times New Roman"/>
        </w:rPr>
        <w:t xml:space="preserve">anisotropy with the ratio of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z</m:t>
            </m:r>
          </m:sub>
        </m:sSub>
      </m:oMath>
      <w:r>
        <w:rPr>
          <w:rFonts w:ascii="Times New Roman" w:hAnsi="Times New Roman" w:cs="Times New Roman"/>
        </w:rPr>
        <w:t xml:space="preserve"> to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x</m:t>
            </m:r>
          </m:sub>
        </m:sSub>
      </m:oMath>
      <w:r w:rsidRPr="007927D8">
        <w:rPr>
          <w:rFonts w:ascii="Times New Roman" w:hAnsi="Times New Roman" w:cs="Times New Roman"/>
        </w:rPr>
        <w:t xml:space="preserve"> ranging betwee</w:t>
      </w:r>
      <w:r>
        <w:rPr>
          <w:rFonts w:ascii="Times New Roman" w:hAnsi="Times New Roman" w:cs="Times New Roman"/>
        </w:rPr>
        <w:t>n 0.82 at 300 K and 0.39 at 1500</w:t>
      </w:r>
      <w:r w:rsidRPr="007927D8">
        <w:rPr>
          <w:rFonts w:ascii="Times New Roman" w:hAnsi="Times New Roman" w:cs="Times New Roman"/>
        </w:rPr>
        <w:t xml:space="preserve"> K. </w:t>
      </w:r>
      <w:commentRangeStart w:id="108"/>
      <w:r w:rsidRPr="007927D8">
        <w:rPr>
          <w:rFonts w:ascii="Times New Roman" w:hAnsi="Times New Roman" w:cs="Times New Roman"/>
        </w:rPr>
        <w:t xml:space="preserve">This implies that anisotropy in thermal conductivity decreases </w:t>
      </w:r>
      <w:r>
        <w:rPr>
          <w:rFonts w:ascii="Times New Roman" w:hAnsi="Times New Roman" w:cs="Times New Roman"/>
        </w:rPr>
        <w:t>as temperature increases</w:t>
      </w:r>
      <w:commentRangeEnd w:id="108"/>
      <w:r w:rsidR="00B41767">
        <w:rPr>
          <w:rStyle w:val="CommentReference"/>
        </w:rPr>
        <w:commentReference w:id="108"/>
      </w:r>
      <w:r>
        <w:rPr>
          <w:rFonts w:ascii="Times New Roman" w:hAnsi="Times New Roman" w:cs="Times New Roman"/>
        </w:rPr>
        <w:t xml:space="preserve">. Anisotropic behaviour may be attributed </w:t>
      </w:r>
      <w:r w:rsidRPr="007927D8">
        <w:rPr>
          <w:rFonts w:ascii="Times New Roman" w:hAnsi="Times New Roman" w:cs="Times New Roman"/>
        </w:rPr>
        <w:t>to differences in group velocity, anharmonicity, and scattering phase space along the different directions</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10.1063/1.4938203","author":[{"dropping-particle":"","family":"Peng","given":"Hua","non-dropping-particle":"","parse-names":false,"suffix":""},{"dropping-particle":"","family":"Kioussis","given":"Nicholas","non-dropping-particle":"","parse-names":false,"suffix":""},{"dropping-particle":"","family":"Stewart","given":"Derek A","non-dropping-particle":"","parse-names":false,"suffix":""},{"dropping-particle":"","family":"Peng","given":"Hua","non-dropping-particle":"","parse-names":false,"suffix":""},{"dropping-particle":"","family":"Kioussis","given":"Nicholas","non-dropping-particle":"","parse-names":false,"suffix":""},{"dropping-particle":"","family":"Stewart","given":"Derek A","non-dropping-particle":"","parse-names":false,"suffix":""}],"id":"ITEM-1","issue":"November 2018","issued":{"date-parts":[["2015"]]},"title":"Anisotropic lattice thermal conductivity in chiral tellurium from first principles Anisotropic lattice thermal conductivity in chiral tellurium from first principles","type":"article-journal","volume":"251904"},"uris":["http://www.mendeley.com/documents/?uuid=f5441286-b4ee-43c9-9ab3-789313155513"]}],"mendeley":{"formattedCitation":"[51]","plainTextFormattedCitation":"[51]","previouslyFormattedCitation":"[51]"},"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[51]</w:t>
      </w:r>
      <w:r>
        <w:rPr>
          <w:rFonts w:ascii="Times New Roman" w:hAnsi="Times New Roman" w:cs="Times New Roman"/>
        </w:rPr>
        <w:fldChar w:fldCharType="end"/>
      </w:r>
      <w:r w:rsidRPr="007927D8">
        <w:rPr>
          <w:rFonts w:ascii="Times New Roman" w:hAnsi="Times New Roman" w:cs="Times New Roman"/>
        </w:rPr>
        <w:t xml:space="preserve">. </w:t>
      </w:r>
      <w:r>
        <w:rPr>
          <w:rFonts w:ascii="Times New Roman" w:hAnsi="Times New Roman" w:cs="Times New Roman"/>
        </w:rPr>
        <w:t>It is well known that t</w:t>
      </w:r>
      <w:r w:rsidRPr="007927D8">
        <w:rPr>
          <w:rFonts w:ascii="Times New Roman" w:hAnsi="Times New Roman" w:cs="Times New Roman"/>
        </w:rPr>
        <w:t>he longitudinal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l</m:t>
            </m:r>
          </m:sub>
        </m:sSub>
      </m:oMath>
      <w:r w:rsidRPr="007927D8">
        <w:rPr>
          <w:rFonts w:ascii="Times New Roman" w:hAnsi="Times New Roman" w:cs="Times New Roman"/>
        </w:rPr>
        <w:t>) and the transverse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t</m:t>
            </m:r>
          </m:sub>
        </m:sSub>
      </m:oMath>
      <w:r w:rsidRPr="007927D8">
        <w:rPr>
          <w:rFonts w:ascii="Times New Roman" w:hAnsi="Times New Roman" w:cs="Times New Roman"/>
        </w:rPr>
        <w:t xml:space="preserve">) are primarily harmonic parameters while their ratio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sidRPr="007927D8">
        <w:rPr>
          <w:rFonts w:ascii="Times New Roman" w:hAnsi="Times New Roman" w:cs="Times New Roman"/>
        </w:rPr>
        <w:t xml:space="preserve"> is an anharmonic quantity which depends on the ratio between the axial and shear </w:t>
      </w:r>
      <w:r>
        <w:rPr>
          <w:rFonts w:ascii="Times New Roman" w:hAnsi="Times New Roman" w:cs="Times New Roman"/>
        </w:rPr>
        <w:t xml:space="preserve">rigidities of interatomic bonds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hao","given":"Hezhu","non-dropping-particle":"","parse-names":false,"suffix":""},{"dropping-particle":"","family":"Tan","given":"Xiaojian","non-dropping-particle":"","parse-names":false,"suffix":""},{"dropping-particle":"","family":"Liu","given":"Guo-Qiang","non-dropping-particle":"","parse-names":false,"suffix":""},{"dropping-particle":"","family":"Jiang","given":"Jun","non-dropping-particle":"","parse-names":false,"suffix":""},{"dropping-particle":"","family":"Jiang","given":"Haochuan","non-dropping-particle":"","parse-names":false,"suffix":""}],"container-title":"Scientific Reports","id":"ITEM-1","issued":{"date-parts":[["2016","2","16"]]},"page":"21035","publisher":"The Author(s)","title":"A first-principles study on the phonon transport in layered BiCuOSe","type":"article-journal","volume":"6"},"uris":["http://www.mendeley.com/documents/?uuid=80ef76bf-b5c5-4103-86ad-66ee4fef25c4"]}],"mendeley":{"formattedCitation":"[52]","plainTextFormattedCitation":"[52]","previouslyFormattedCitation":"[52]"},"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[52]</w:t>
      </w:r>
      <w:r>
        <w:rPr>
          <w:rFonts w:ascii="Times New Roman" w:hAnsi="Times New Roman" w:cs="Times New Roman"/>
        </w:rPr>
        <w:fldChar w:fldCharType="end"/>
      </w:r>
      <w:r w:rsidRPr="007927D8">
        <w:rPr>
          <w:rFonts w:ascii="Times New Roman" w:hAnsi="Times New Roman" w:cs="Times New Roman"/>
        </w:rPr>
        <w:t xml:space="preserve">. We find that the value of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Pr>
          <w:rFonts w:ascii="Times New Roman" w:hAnsi="Times New Roman" w:cs="Times New Roman"/>
        </w:rPr>
        <w:t xml:space="preserve"> is 1.76 which is a deviation from isotropic behaviour. This implies that the anisotropy in the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7927D8">
        <w:rPr>
          <w:rFonts w:ascii="Times New Roman" w:hAnsi="Times New Roman" w:cs="Times New Roman"/>
        </w:rPr>
        <w:t xml:space="preserve"> of U</w:t>
      </w:r>
      <w:r w:rsidRPr="007927D8">
        <w:rPr>
          <w:rFonts w:ascii="Times New Roman" w:hAnsi="Times New Roman" w:cs="Times New Roman"/>
          <w:vertAlign w:val="subscript"/>
        </w:rPr>
        <w:t>3</w:t>
      </w:r>
      <w:r w:rsidRPr="007927D8">
        <w:rPr>
          <w:rFonts w:ascii="Times New Roman" w:hAnsi="Times New Roman" w:cs="Times New Roman"/>
        </w:rPr>
        <w:t>Si</w:t>
      </w:r>
      <w:r w:rsidRPr="007927D8">
        <w:rPr>
          <w:rFonts w:ascii="Times New Roman" w:hAnsi="Times New Roman" w:cs="Times New Roman"/>
          <w:vertAlign w:val="subscript"/>
        </w:rPr>
        <w:t>2</w:t>
      </w:r>
      <w:r w:rsidRPr="007927D8">
        <w:rPr>
          <w:rFonts w:ascii="Times New Roman" w:hAnsi="Times New Roman" w:cs="Times New Roman"/>
        </w:rPr>
        <w:t xml:space="preserve"> should be ascribed to its anisotropic sound velocities amongst other factors that have not been explored in this work.</w:t>
      </w:r>
    </w:p>
    <w:p w14:paraId="17A922FD" w14:textId="08B465B6" w:rsidR="00DC1DC2" w:rsidRPr="00FD301F" w:rsidRDefault="00DC1DC2" w:rsidP="00DC1DC2">
      <w:pPr>
        <w:autoSpaceDE w:val="0"/>
        <w:autoSpaceDN w:val="0"/>
        <w:adjustRightInd w:val="0"/>
        <w:spacing w:after="0" w:line="360" w:lineRule="auto"/>
        <w:jc w:val="both"/>
        <w:rPr>
          <w:rFonts w:ascii="Times New Roman" w:eastAsia="Times New Roman" w:hAnsi="Times New Roman" w:cs="Times New Roman"/>
          <w:color w:val="000000"/>
        </w:rPr>
      </w:pPr>
      <w:r w:rsidRPr="00EF5CDD">
        <w:rPr>
          <w:rFonts w:ascii="Times New Roman" w:hAnsi="Times New Roman" w:cs="Times New Roman"/>
        </w:rPr>
        <w:lastRenderedPageBreak/>
        <w:t>In metallic system</w:t>
      </w:r>
      <w:r>
        <w:rPr>
          <w:rFonts w:ascii="Times New Roman" w:hAnsi="Times New Roman" w:cs="Times New Roman"/>
        </w:rPr>
        <w:t xml:space="preserve"> like U</w:t>
      </w:r>
      <w:r w:rsidRPr="00014B9C">
        <w:rPr>
          <w:rFonts w:ascii="Times New Roman" w:hAnsi="Times New Roman" w:cs="Times New Roman"/>
          <w:vertAlign w:val="subscript"/>
        </w:rPr>
        <w:t>3</w:t>
      </w:r>
      <w:r>
        <w:rPr>
          <w:rFonts w:ascii="Times New Roman" w:hAnsi="Times New Roman" w:cs="Times New Roman"/>
        </w:rPr>
        <w:t>Si</w:t>
      </w:r>
      <w:r w:rsidRPr="00014B9C">
        <w:rPr>
          <w:rFonts w:ascii="Times New Roman" w:hAnsi="Times New Roman" w:cs="Times New Roman"/>
          <w:vertAlign w:val="subscript"/>
        </w:rPr>
        <w:t>2</w:t>
      </w:r>
      <w:r>
        <w:rPr>
          <w:rFonts w:ascii="Times New Roman" w:hAnsi="Times New Roman" w:cs="Times New Roman"/>
        </w:rPr>
        <w:t>, it has been shown</w:t>
      </w:r>
      <w:r w:rsidRPr="00EF5CDD">
        <w:rPr>
          <w:rFonts w:ascii="Times New Roman" w:hAnsi="Times New Roman" w:cs="Times New Roman"/>
        </w:rPr>
        <w:t xml:space="preserve"> that at the low temperature i.e.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hAnsi="Times New Roman" w:cs="Times New Roman"/>
        </w:rPr>
        <w:t xml:space="preserve">, only phonon scattering, </w:t>
      </w:r>
      <w:proofErr w:type="spellStart"/>
      <w:r w:rsidRPr="00CD7B08">
        <w:rPr>
          <w:rFonts w:ascii="Times New Roman" w:hAnsi="Times New Roman" w:cs="Times New Roman"/>
          <w:i/>
        </w:rPr>
        <w:t>p</w:t>
      </w:r>
      <w:r>
        <w:rPr>
          <w:rFonts w:ascii="Times New Roman" w:hAnsi="Times New Roman" w:cs="Times New Roman"/>
          <w:i/>
        </w:rPr>
        <w:t>h</w:t>
      </w:r>
      <w:proofErr w:type="spellEnd"/>
      <w:r w:rsidRPr="00CD7B08">
        <w:rPr>
          <w:rFonts w:ascii="Times New Roman" w:hAnsi="Times New Roman" w:cs="Times New Roman"/>
          <w:i/>
        </w:rPr>
        <w:t>–</w:t>
      </w:r>
      <w:proofErr w:type="spellStart"/>
      <w:r w:rsidRPr="00CD7B08">
        <w:rPr>
          <w:rFonts w:ascii="Times New Roman" w:hAnsi="Times New Roman" w:cs="Times New Roman"/>
          <w:i/>
        </w:rPr>
        <w:t>p</w:t>
      </w:r>
      <w:r>
        <w:rPr>
          <w:rFonts w:ascii="Times New Roman" w:hAnsi="Times New Roman" w:cs="Times New Roman"/>
          <w:i/>
        </w:rPr>
        <w:t>h</w:t>
      </w:r>
      <w:proofErr w:type="spellEnd"/>
      <w:r>
        <w:rPr>
          <w:rFonts w:ascii="Times New Roman" w:hAnsi="Times New Roman" w:cs="Times New Roman"/>
        </w:rPr>
        <w:t>,</w:t>
      </w:r>
      <w:r w:rsidRPr="00EF5CDD">
        <w:rPr>
          <w:rFonts w:ascii="Times New Roman" w:hAnsi="Times New Roman" w:cs="Times New Roman"/>
        </w:rPr>
        <w:t xml:space="preserve"> </w:t>
      </w:r>
      <w:r>
        <w:rPr>
          <w:rFonts w:ascii="Times New Roman" w:hAnsi="Times New Roman" w:cs="Times New Roman"/>
        </w:rPr>
        <w:t>play</w:t>
      </w:r>
      <w:ins w:id="109" w:author="Ben B" w:date="2018-11-08T16:12:00Z">
        <w:r w:rsidR="00B41767">
          <w:rPr>
            <w:rFonts w:ascii="Times New Roman" w:hAnsi="Times New Roman" w:cs="Times New Roman"/>
          </w:rPr>
          <w:t>s</w:t>
        </w:r>
      </w:ins>
      <w:r>
        <w:rPr>
          <w:rFonts w:ascii="Times New Roman" w:hAnsi="Times New Roman" w:cs="Times New Roman"/>
        </w:rPr>
        <w:t xml:space="preserve"> a role in the thermal conductivity calculation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Solids","type":"book"},"uris":["http://www.mendeley.com/documents/?uuid=baeb4e5c-f46d-4968-8aca-b7678ac0a1a6"]},{"id":"ITEM-2","itemData":{"author":[{"dropping-particle":"","family":"Wilson","given":"Alan Herries","non-dropping-particle":"","parse-names":false,"suffix":""}],"id":"ITEM-2","issued":{"date-parts":[["1953"]]},"note":"2nd ed.","publisher":"Cambridge Uni. Press","publisher-place":"Cambridge, England","title":"The theory of metals / by A. H. Wilson","type":"book"},"uris":["http://www.mendeley.com/documents/?uuid=465251ee-07fc-4eb1-8302-63fd2af590ac"]}],"mendeley":{"formattedCitation":"[33,53]","plainTextFormattedCitation":"[33,53]","previouslyFormattedCitation":"[33,53]"},"properties":{"noteIndex":0},"schema":"https://github.com/citation-style-language/schema/raw/master/csl-citation.json"}</w:instrText>
      </w:r>
      <w:r>
        <w:rPr>
          <w:rFonts w:ascii="Times New Roman" w:hAnsi="Times New Roman" w:cs="Times New Roman"/>
        </w:rPr>
        <w:fldChar w:fldCharType="separate"/>
      </w:r>
      <w:r w:rsidRPr="00473931">
        <w:rPr>
          <w:rFonts w:ascii="Times New Roman" w:hAnsi="Times New Roman" w:cs="Times New Roman"/>
          <w:noProof/>
        </w:rPr>
        <w:t>[33,53]</w:t>
      </w:r>
      <w:r>
        <w:rPr>
          <w:rFonts w:ascii="Times New Roman" w:hAnsi="Times New Roman" w:cs="Times New Roman"/>
        </w:rPr>
        <w:fldChar w:fldCharType="end"/>
      </w:r>
      <w:r>
        <w:rPr>
          <w:rFonts w:ascii="Times New Roman" w:hAnsi="Times New Roman" w:cs="Times New Roman"/>
        </w:rPr>
        <w:t xml:space="preserve"> while in the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regime, </w:t>
      </w:r>
      <w:r w:rsidRPr="00D55EB5">
        <w:rPr>
          <w:rFonts w:ascii="Times New Roman" w:eastAsiaTheme="minorEastAsia" w:hAnsi="Times New Roman" w:cs="Times New Roman"/>
          <w:i/>
        </w:rPr>
        <w:t>e</w:t>
      </w:r>
      <w:r>
        <w:rPr>
          <w:rFonts w:ascii="Times New Roman" w:eastAsiaTheme="minorEastAsia" w:hAnsi="Times New Roman" w:cs="Times New Roman"/>
          <w:i/>
        </w:rPr>
        <w:t>l</w:t>
      </w:r>
      <w:r w:rsidRPr="00D55EB5">
        <w:rPr>
          <w:rFonts w:ascii="Times New Roman" w:eastAsiaTheme="minorEastAsia" w:hAnsi="Times New Roman" w:cs="Times New Roman"/>
          <w:i/>
        </w:rPr>
        <w:t>–e</w:t>
      </w:r>
      <w:r>
        <w:rPr>
          <w:rFonts w:ascii="Times New Roman" w:eastAsiaTheme="minorEastAsia" w:hAnsi="Times New Roman" w:cs="Times New Roman"/>
          <w:i/>
        </w:rPr>
        <w:t>l</w:t>
      </w:r>
      <w:r>
        <w:rPr>
          <w:rFonts w:ascii="Times New Roman" w:eastAsiaTheme="minorEastAsia" w:hAnsi="Times New Roman" w:cs="Times New Roman"/>
        </w:rPr>
        <w:t xml:space="preserve"> interaction is the main contribution, hence it is not surprising to have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at 300 K given the fact that the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has been determined to be ~200 K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U3Si2","type":"article-journal","volume":"508"},"uris":["http://www.mendeley.com/documents/?uuid=93683e44-a290-49bc-97e3-768f2fedebc6"]},{"id":"ITEM-2","itemData":{"DOI":"10.1016/j.jnucmat.2014.10.021","ISSN":"00223115","abstract":"Possible use of U3Si5 as a nuclear reactor fuel requires knowledge of its thermophysical properties as a function of temperature. While limited data is available for U–Si compounds containing higher uranium densities, no investigations of U3Si5 have been presented in the literature to date. High purity U3Si5 was fabricated to facilitate a set of experiments to determine the coefficient of thermal expansion, heat capacity, thermal diffusivity, and thermal conductivity from room temperature to 1773K. Each measurement on nearly stoichiometric U3Si5 showed the existence of a phase transformation at 723K, which is not consistent with the most recently published phase diagram.","author":[{"dropping-particle":"","family":"White","given":"J.T.","non-dropping-particle":"","parse-names":false,"suffix":""},{"dropping-particle":"","family":"Nelson","given":"A.T.","non-dropping-particle":"","parse-names":false,"suffix":""},{"dropping-particle":"","family":"Byler","given":"D.D.","non-dropping-particle":"","parse-names":false,"suffix":""},{"dropping-particle":"","family":"Safarik","given":"D.J.","non-dropping-particle":"","parse-names":false,"suffix":""},{"dropping-particle":"","family":"Dunwoody","given":"J.T.","non-dropping-particle":"","parse-names":false,"suffix":""},{"dropping-particle":"","family":"McClellan","given":"K.J.","non-dropping-particle":"","parse-names":false,"suffix":""}],"container-title":"Journal of Nuclear Materials","id":"ITEM-2","issued":{"date-parts":[["2015"]]},"page":"442-448","publisher":"Elsevier B.V.","title":"Thermophysical properties of U3Si5 to 1773K","type":"article-journal","volume":"456"},"uris":["http://www.mendeley.com/documents/?uuid=e6386bc5-ede3-4324-b803-b1d797874b08"]},{"id":"ITEM-3","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Materials","id":"ITEM-3","issued":{"date-parts":[["2015"]]},"page":"275-280","publisher":"Elsevier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[3,4,54]","plainTextFormattedCitation":"[3,4,54]","previouslyFormattedCitation":"[3,4,54]"},"properties":{"noteIndex":0},"schema":"https://github.com/citation-style-language/schema/raw/master/csl-citation.json"}</w:instrText>
      </w:r>
      <w:r>
        <w:rPr>
          <w:rFonts w:ascii="Times New Roman" w:eastAsiaTheme="minorEastAsia" w:hAnsi="Times New Roman" w:cs="Times New Roman"/>
        </w:rPr>
        <w:fldChar w:fldCharType="separate"/>
      </w:r>
      <w:r w:rsidRPr="00473931">
        <w:rPr>
          <w:rFonts w:ascii="Times New Roman" w:eastAsiaTheme="minorEastAsia" w:hAnsi="Times New Roman" w:cs="Times New Roman"/>
          <w:noProof/>
        </w:rPr>
        <w:t>[3,4,54]</w:t>
      </w:r>
      <w:r>
        <w:rPr>
          <w:rFonts w:ascii="Times New Roman" w:eastAsiaTheme="minorEastAsia" w:hAnsi="Times New Roman" w:cs="Times New Roman"/>
        </w:rPr>
        <w:fldChar w:fldCharType="end"/>
      </w:r>
      <w:r>
        <w:rPr>
          <w:rFonts w:ascii="Times New Roman" w:eastAsiaTheme="minorEastAsia" w:hAnsi="Times New Roman" w:cs="Times New Roman"/>
        </w:rPr>
        <w:t xml:space="preser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contribution means that as temperature increase</w:t>
      </w:r>
      <w:ins w:id="110" w:author="Ben B" w:date="2018-11-08T16:13:00Z">
        <w:r w:rsidR="00B41767">
          <w:rPr>
            <w:rFonts w:ascii="Times New Roman" w:eastAsiaTheme="minorEastAsia" w:hAnsi="Times New Roman" w:cs="Times New Roman"/>
          </w:rPr>
          <w:t>s</w:t>
        </w:r>
      </w:ins>
      <w:r>
        <w:rPr>
          <w:rFonts w:ascii="Times New Roman" w:eastAsiaTheme="minorEastAsia" w:hAnsi="Times New Roman" w:cs="Times New Roman"/>
        </w:rPr>
        <w:t>, degradation in thermal conductivity is not a big concern in U</w:t>
      </w:r>
      <w:r w:rsidRPr="006E76C0">
        <w:rPr>
          <w:rFonts w:ascii="Times New Roman" w:eastAsiaTheme="minorEastAsia" w:hAnsi="Times New Roman" w:cs="Times New Roman"/>
          <w:vertAlign w:val="subscript"/>
        </w:rPr>
        <w:t>3</w:t>
      </w:r>
      <w:r>
        <w:rPr>
          <w:rFonts w:ascii="Times New Roman" w:eastAsiaTheme="minorEastAsia" w:hAnsi="Times New Roman" w:cs="Times New Roman"/>
        </w:rPr>
        <w:t>Si</w:t>
      </w:r>
      <w:r w:rsidRPr="006E76C0">
        <w:rPr>
          <w:rFonts w:ascii="Times New Roman" w:eastAsiaTheme="minorEastAsia" w:hAnsi="Times New Roman" w:cs="Times New Roman"/>
          <w:vertAlign w:val="subscript"/>
        </w:rPr>
        <w:t>2</w:t>
      </w:r>
      <w:r>
        <w:rPr>
          <w:rFonts w:ascii="Times New Roman" w:eastAsiaTheme="minorEastAsia" w:hAnsi="Times New Roman" w:cs="Times New Roman"/>
        </w:rPr>
        <w:t xml:space="preserve"> fuel</w:t>
      </w:r>
      <w:ins w:id="111" w:author="Ben B" w:date="2018-11-08T16:13:00Z">
        <w:r w:rsidR="00B41767">
          <w:rPr>
            <w:rFonts w:ascii="Times New Roman" w:eastAsiaTheme="minorEastAsia" w:hAnsi="Times New Roman" w:cs="Times New Roman"/>
          </w:rPr>
          <w:t>,</w:t>
        </w:r>
      </w:ins>
      <w:r>
        <w:rPr>
          <w:rFonts w:ascii="Times New Roman" w:eastAsiaTheme="minorEastAsia" w:hAnsi="Times New Roman" w:cs="Times New Roman"/>
        </w:rPr>
        <w:t xml:space="preserve"> since</w:t>
      </w:r>
      <w:del w:id="112" w:author="Ben B" w:date="2018-11-08T16:13:00Z">
        <w:r w:rsidDel="00B41767">
          <w:rPr>
            <w:rFonts w:ascii="Times New Roman" w:eastAsiaTheme="minorEastAsia" w:hAnsi="Times New Roman" w:cs="Times New Roman"/>
          </w:rPr>
          <w:delText>,</w:delText>
        </w:r>
      </w:del>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heme="minorEastAsia" w:hAnsi="Times New Roman" w:cs="Times New Roman"/>
        </w:rPr>
        <w:t xml:space="preserve"> increases and the reduction in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Pr>
          <w:rFonts w:ascii="Times New Roman" w:eastAsiaTheme="minorEastAsia" w:hAnsi="Times New Roman" w:cs="Times New Roman"/>
        </w:rPr>
        <w:t xml:space="preserve"> is minimal and should be less than the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of ~2 W/mK. </w:t>
      </w:r>
      <w:r w:rsidRPr="00E16D7B">
        <w:rPr>
          <w:rFonts w:ascii="Times New Roman" w:eastAsia="Times New Roman" w:hAnsi="Times New Roman" w:cs="Times New Roman"/>
          <w:color w:val="000000"/>
        </w:rPr>
        <w:t>It</w:t>
      </w:r>
      <w:r w:rsidRPr="002C5F8C">
        <w:rPr>
          <w:rFonts w:ascii="Times New Roman" w:eastAsia="Times New Roman" w:hAnsi="Times New Roman" w:cs="Times New Roman"/>
          <w:color w:val="000000"/>
        </w:rPr>
        <w:t xml:space="preserve"> </w:t>
      </w:r>
      <w:r w:rsidRPr="00E16D7B">
        <w:rPr>
          <w:rFonts w:ascii="Times New Roman" w:eastAsia="Times New Roman" w:hAnsi="Times New Roman" w:cs="Times New Roman"/>
          <w:color w:val="000000"/>
        </w:rPr>
        <w:t>is</w:t>
      </w:r>
      <w:r w:rsidRPr="002C5F8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also </w:t>
      </w:r>
      <w:r w:rsidRPr="002C5F8C">
        <w:rPr>
          <w:rFonts w:ascii="Times New Roman" w:eastAsia="Times New Roman" w:hAnsi="Times New Roman" w:cs="Times New Roman"/>
          <w:color w:val="000000"/>
        </w:rPr>
        <w:t xml:space="preserve">interesting to note </w:t>
      </w:r>
      <w:r w:rsidRPr="00E16D7B">
        <w:rPr>
          <w:rFonts w:ascii="Times New Roman" w:eastAsia="Times New Roman" w:hAnsi="Times New Roman" w:cs="Times New Roman"/>
          <w:color w:val="000000"/>
        </w:rPr>
        <w:t>that</w:t>
      </w:r>
      <w:r w:rsidRPr="002C5F8C">
        <w:rPr>
          <w:rFonts w:ascii="Times New Roman" w:eastAsia="Times New Roman" w:hAnsi="Times New Roman" w:cs="Times New Roman"/>
          <w:color w:val="000000"/>
        </w:rPr>
        <w:t xml:space="preserve"> </w:t>
      </w:r>
      <w:r w:rsidRPr="00E16D7B">
        <w:rPr>
          <w:rFonts w:ascii="Times New Roman" w:eastAsia="Times New Roman" w:hAnsi="Times New Roman" w:cs="Times New Roman"/>
          <w:color w:val="000000"/>
        </w:rPr>
        <w:t>the</w:t>
      </w:r>
      <w:r w:rsidRPr="002C5F8C">
        <w:rPr>
          <w:rFonts w:ascii="Times New Roman" w:eastAsia="Times New Roman" w:hAnsi="Times New Roman" w:cs="Times New Roman"/>
          <w:color w:val="000000"/>
        </w:rPr>
        <w:t xml:space="preserve"> calculat</w:t>
      </w:r>
      <w:r w:rsidRPr="00E16D7B">
        <w:rPr>
          <w:rFonts w:ascii="Times New Roman" w:eastAsia="Times New Roman" w:hAnsi="Times New Roman" w:cs="Times New Roman"/>
          <w:color w:val="000000"/>
        </w:rPr>
        <w:t>ed</w:t>
      </w:r>
      <w:r w:rsidRPr="002C5F8C">
        <w:rPr>
          <w:rFonts w:ascii="Times New Roman" w:eastAsia="Times New Roman" w:hAnsi="Times New Roman" w:cs="Times New Roman"/>
          <w:color w:val="000000"/>
        </w:rPr>
        <w:t xml:space="preserve"> </w:t>
      </w:r>
      <w:r w:rsidRPr="002C5F8C">
        <w:rPr>
          <w:rFonts w:ascii="Times New Roman" w:eastAsia="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sidRPr="002C5F8C">
        <w:rPr>
          <w:rFonts w:ascii="Times New Roman" w:eastAsia="Times New Roman" w:hAnsi="Times New Roman" w:cs="Times New Roman"/>
          <w:color w:val="000000"/>
        </w:rPr>
        <w:t xml:space="preserve"> </w:t>
      </w:r>
      <w:r w:rsidRPr="00E16D7B">
        <w:rPr>
          <w:rFonts w:ascii="Times New Roman" w:eastAsia="Times New Roman" w:hAnsi="Times New Roman" w:cs="Times New Roman"/>
          <w:color w:val="000000"/>
        </w:rPr>
        <w:t>conductivity</w:t>
      </w:r>
      <w:r w:rsidRPr="002C5F8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(Figure 9b) agrees </w:t>
      </w:r>
      <w:r w:rsidRPr="00E16D7B">
        <w:rPr>
          <w:rFonts w:ascii="Times New Roman" w:eastAsia="Times New Roman" w:hAnsi="Times New Roman" w:cs="Times New Roman"/>
          <w:color w:val="000000"/>
        </w:rPr>
        <w:t>with</w:t>
      </w:r>
      <w:r w:rsidRPr="002C5F8C">
        <w:rPr>
          <w:rFonts w:ascii="Times New Roman" w:eastAsia="Times New Roman" w:hAnsi="Times New Roman" w:cs="Times New Roman"/>
          <w:color w:val="000000"/>
        </w:rPr>
        <w:t xml:space="preserve"> recent </w:t>
      </w:r>
      <w:r w:rsidRPr="00E16D7B">
        <w:rPr>
          <w:rFonts w:ascii="Times New Roman" w:eastAsia="Times New Roman" w:hAnsi="Times New Roman" w:cs="Times New Roman"/>
          <w:color w:val="000000"/>
        </w:rPr>
        <w:t>experimental</w:t>
      </w:r>
      <w:r w:rsidRPr="002C5F8C">
        <w:rPr>
          <w:rFonts w:ascii="Times New Roman" w:eastAsia="Times New Roman" w:hAnsi="Times New Roman" w:cs="Times New Roman"/>
          <w:color w:val="000000"/>
        </w:rPr>
        <w:t xml:space="preserve"> </w:t>
      </w:r>
      <w:r w:rsidRPr="00E16D7B">
        <w:rPr>
          <w:rFonts w:ascii="Times New Roman" w:eastAsia="Times New Roman" w:hAnsi="Times New Roman" w:cs="Times New Roman"/>
          <w:color w:val="000000"/>
        </w:rPr>
        <w:t>results</w:t>
      </w:r>
      <w:r w:rsidRPr="002C5F8C">
        <w:rPr>
          <w:rFonts w:ascii="Times New Roman" w:eastAsia="Times New Roman" w:hAnsi="Times New Roman" w:cs="Times New Roman"/>
          <w:color w:val="000000"/>
        </w:rPr>
        <w:t xml:space="preserve"> </w:t>
      </w:r>
      <w:r w:rsidRPr="00E16D7B">
        <w:rPr>
          <w:rFonts w:ascii="Times New Roman" w:eastAsia="Times New Roman" w:hAnsi="Times New Roman" w:cs="Times New Roman"/>
          <w:color w:val="000000"/>
        </w:rPr>
        <w:t>for</w:t>
      </w:r>
      <w:r w:rsidRPr="002C5F8C">
        <w:rPr>
          <w:rFonts w:ascii="Times New Roman" w:eastAsia="Times New Roman" w:hAnsi="Times New Roman" w:cs="Times New Roman"/>
          <w:color w:val="000000"/>
        </w:rPr>
        <w:t xml:space="preserve"> </w:t>
      </w:r>
      <w:r w:rsidRPr="00E16D7B">
        <w:rPr>
          <w:rFonts w:ascii="Times New Roman" w:eastAsia="Times New Roman" w:hAnsi="Times New Roman" w:cs="Times New Roman"/>
          <w:color w:val="000000"/>
        </w:rPr>
        <w:t>U</w:t>
      </w:r>
      <w:r w:rsidRPr="00E16D7B">
        <w:rPr>
          <w:rFonts w:ascii="Times New Roman" w:eastAsia="Times New Roman" w:hAnsi="Times New Roman" w:cs="Times New Roman"/>
          <w:color w:val="000000"/>
          <w:vertAlign w:val="subscript"/>
        </w:rPr>
        <w:t>3</w:t>
      </w:r>
      <w:r w:rsidRPr="00E16D7B">
        <w:rPr>
          <w:rFonts w:ascii="Times New Roman" w:eastAsia="Times New Roman" w:hAnsi="Times New Roman" w:cs="Times New Roman"/>
          <w:color w:val="000000"/>
        </w:rPr>
        <w:t>Si</w:t>
      </w:r>
      <w:r w:rsidRPr="00E16D7B">
        <w:rPr>
          <w:rFonts w:ascii="Times New Roman" w:eastAsia="Times New Roman" w:hAnsi="Times New Roman" w:cs="Times New Roman"/>
          <w:color w:val="000000"/>
          <w:vertAlign w:val="subscript"/>
        </w:rPr>
        <w:t>2</w:t>
      </w:r>
      <w:r w:rsidRPr="002C5F8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fldLock="1"/>
      </w:r>
      <w:r>
        <w:rPr>
          <w:rFonts w:ascii="Times New Roman" w:eastAsia="Times New Roman" w:hAnsi="Times New Roman" w:cs="Times New Roman"/>
          <w:color w:val="000000"/>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rPr>
        <w:fldChar w:fldCharType="separate"/>
      </w:r>
      <w:r w:rsidRPr="000B6E63">
        <w:rPr>
          <w:rFonts w:ascii="Times New Roman" w:eastAsia="Times New Roman" w:hAnsi="Times New Roman" w:cs="Times New Roman"/>
          <w:noProof/>
          <w:color w:val="000000"/>
        </w:rPr>
        <w:t>[3]</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Pr="002C5F8C">
        <w:rPr>
          <w:rFonts w:ascii="Times New Roman" w:eastAsia="Times New Roman" w:hAnsi="Times New Roman" w:cs="Times New Roman"/>
          <w:color w:val="000000"/>
        </w:rPr>
        <w:t xml:space="preserve">while values reported by Shimizu is lower which might be due to </w:t>
      </w:r>
      <w:r>
        <w:rPr>
          <w:rFonts w:ascii="Times New Roman" w:eastAsia="Times New Roman" w:hAnsi="Times New Roman" w:cs="Times New Roman"/>
          <w:color w:val="000000"/>
        </w:rPr>
        <w:t xml:space="preserve">the </w:t>
      </w:r>
      <w:r w:rsidRPr="002C5F8C">
        <w:rPr>
          <w:rFonts w:ascii="Times New Roman" w:eastAsia="Times New Roman" w:hAnsi="Times New Roman" w:cs="Times New Roman"/>
          <w:color w:val="000000"/>
        </w:rPr>
        <w:t>defects</w:t>
      </w:r>
      <w:r>
        <w:rPr>
          <w:rFonts w:ascii="Times New Roman" w:eastAsia="Times New Roman" w:hAnsi="Times New Roman" w:cs="Times New Roman"/>
          <w:color w:val="000000"/>
        </w:rPr>
        <w:t xml:space="preserve"> in the structure </w:t>
      </w:r>
      <w:r w:rsidRPr="002C5F8C">
        <w:rPr>
          <w:rFonts w:ascii="Times New Roman" w:eastAsia="Times New Roman" w:hAnsi="Times New Roman" w:cs="Times New Roman"/>
          <w:color w:val="000000"/>
        </w:rPr>
        <w:t>and method of measurement</w:t>
      </w:r>
      <w:r>
        <w:rPr>
          <w:rFonts w:ascii="Times New Roman" w:eastAsia="Times New Roman" w:hAnsi="Times New Roman" w:cs="Times New Roman"/>
          <w:color w:val="000000"/>
        </w:rPr>
        <w:t xml:space="preserve"> </w:t>
      </w:r>
      <w:r w:rsidRPr="00FB446B">
        <w:rPr>
          <w:rFonts w:ascii="Times New Roman" w:eastAsia="Times New Roman" w:hAnsi="Times New Roman" w:cs="Times New Roman"/>
          <w:color w:val="000000"/>
        </w:rPr>
        <w:t>[</w:t>
      </w:r>
      <w:commentRangeStart w:id="113"/>
      <w:r w:rsidRPr="00FB446B">
        <w:rPr>
          <w:rFonts w:ascii="Times New Roman" w:eastAsia="Times New Roman" w:hAnsi="Times New Roman" w:cs="Times New Roman"/>
          <w:color w:val="000000"/>
        </w:rPr>
        <w:t>37</w:t>
      </w:r>
      <w:commentRangeEnd w:id="113"/>
      <w:r w:rsidR="00B41767">
        <w:rPr>
          <w:rStyle w:val="CommentReference"/>
        </w:rPr>
        <w:commentReference w:id="113"/>
      </w:r>
      <w:r w:rsidRPr="00FB446B">
        <w:rPr>
          <w:rFonts w:ascii="Times New Roman" w:eastAsia="Times New Roman" w:hAnsi="Times New Roman" w:cs="Times New Roman"/>
          <w:color w:val="000000"/>
        </w:rPr>
        <w:t>]</w:t>
      </w:r>
      <w:r w:rsidRPr="002C5F8C">
        <w:rPr>
          <w:rFonts w:ascii="Times New Roman" w:eastAsia="Times New Roman" w:hAnsi="Times New Roman" w:cs="Times New Roman"/>
          <w:color w:val="000000"/>
        </w:rPr>
        <w:t>.</w:t>
      </w:r>
    </w:p>
    <w:p w14:paraId="4EAFF211"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4. Conclusion</w:t>
      </w:r>
    </w:p>
    <w:p w14:paraId="4EE64BD1" w14:textId="355C404B" w:rsidR="00DC1DC2" w:rsidRDefault="00DC1DC2" w:rsidP="00DC1DC2">
      <w:pPr>
        <w:autoSpaceDE w:val="0"/>
        <w:autoSpaceDN w:val="0"/>
        <w:adjustRightInd w:val="0"/>
        <w:spacing w:after="0" w:line="360" w:lineRule="auto"/>
        <w:jc w:val="both"/>
        <w:rPr>
          <w:rFonts w:ascii="Times New Roman" w:hAnsi="Times New Roman" w:cs="Times New Roman"/>
        </w:rPr>
      </w:pPr>
      <w:r w:rsidRPr="005377CF">
        <w:rPr>
          <w:rFonts w:ascii="Times New Roman" w:hAnsi="Times New Roman" w:cs="Times New Roman"/>
        </w:rPr>
        <w:t>In summary, we have performed a systematic molecular dynamics study to investigate the temperature dependent thermophysical properties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using the MEAM potential. Based on the equilibrated structure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we systematically analyze its thermodynamic properties and obtain the values of its thermal expansion coefficient, bulk modulus, and heat capacities at different temperatures, which are in good agreement with corresponding experimental measurements. </w:t>
      </w:r>
      <w:r w:rsidRPr="005377CF">
        <w:rPr>
          <w:rFonts w:ascii="Times New Roman" w:eastAsia="Times-Roman" w:hAnsi="Times New Roman" w:cs="Times New Roman"/>
        </w:rPr>
        <w:t>A comparison of calculated molar heat capacity with experimental data show reasonable agreement with experiments. Due to the anisotropy in lattice strain with temperature, we noticed an anisotropic behaviour in the in-plane and cross-plane LTEC which has been experimentally observed.</w:t>
      </w:r>
      <w:r w:rsidRPr="005377CF">
        <w:rPr>
          <w:rFonts w:ascii="Times New Roman" w:hAnsi="Times New Roman" w:cs="Times New Roman"/>
        </w:rPr>
        <w:t xml:space="preserve"> The agreement between our calculations and experiments also proves the validity of our methods and model, and the effectiveness of the MD method employ</w:t>
      </w:r>
      <w:ins w:id="114" w:author="Ben B" w:date="2018-11-08T16:16:00Z">
        <w:r w:rsidR="00EA342E">
          <w:rPr>
            <w:rFonts w:ascii="Times New Roman" w:hAnsi="Times New Roman" w:cs="Times New Roman"/>
          </w:rPr>
          <w:t>ed</w:t>
        </w:r>
      </w:ins>
      <w:r w:rsidRPr="005377CF">
        <w:rPr>
          <w:rFonts w:ascii="Times New Roman" w:hAnsi="Times New Roman" w:cs="Times New Roman"/>
        </w:rPr>
        <w:t xml:space="preserve"> in this work. </w:t>
      </w:r>
    </w:p>
    <w:p w14:paraId="73F7825D" w14:textId="77777777" w:rsidR="00DC1DC2" w:rsidRPr="005377CF" w:rsidRDefault="00DC1DC2" w:rsidP="00DC1DC2">
      <w:pPr>
        <w:autoSpaceDE w:val="0"/>
        <w:autoSpaceDN w:val="0"/>
        <w:adjustRightInd w:val="0"/>
        <w:spacing w:after="0" w:line="360" w:lineRule="auto"/>
        <w:jc w:val="both"/>
        <w:rPr>
          <w:rFonts w:ascii="Times New Roman" w:hAnsi="Times New Roman" w:cs="Times New Roman"/>
        </w:rPr>
      </w:pPr>
    </w:p>
    <w:p w14:paraId="79512A22" w14:textId="458ACEF4" w:rsidR="00DC1DC2" w:rsidRDefault="00DC1DC2" w:rsidP="00DC1DC2">
      <w:pPr>
        <w:autoSpaceDE w:val="0"/>
        <w:autoSpaceDN w:val="0"/>
        <w:adjustRightInd w:val="0"/>
        <w:spacing w:after="0" w:line="360" w:lineRule="auto"/>
        <w:jc w:val="both"/>
        <w:rPr>
          <w:rFonts w:ascii="Times New Roman" w:eastAsia="Times-Roman" w:hAnsi="Times New Roman" w:cs="Times New Roman"/>
        </w:rPr>
      </w:pPr>
      <w:r w:rsidRPr="005377CF">
        <w:rPr>
          <w:rFonts w:ascii="Times New Roman" w:hAnsi="Times New Roman" w:cs="Times New Roman"/>
        </w:rPr>
        <w:t>In addition, we also calculated the lattice assisted thermal conductivity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and to be sure </w:t>
      </w:r>
      <w:r w:rsidRPr="005377CF">
        <w:rPr>
          <w:rFonts w:ascii="Times New Roman" w:eastAsia="Times-Roman" w:hAnsi="Times New Roman" w:cs="Times New Roman"/>
        </w:rPr>
        <w:t xml:space="preserve">whether the results are affected by artefacts of the methodology we have used </w:t>
      </w:r>
      <w:del w:id="115" w:author="Ben B" w:date="2018-11-08T16:17:00Z">
        <w:r w:rsidRPr="005377CF" w:rsidDel="00EA342E">
          <w:rPr>
            <w:rFonts w:ascii="Times New Roman" w:eastAsia="Times-Roman" w:hAnsi="Times New Roman" w:cs="Times New Roman"/>
          </w:rPr>
          <w:delText>in calculation</w:delText>
        </w:r>
        <w:r w:rsidDel="00EA342E">
          <w:rPr>
            <w:rFonts w:ascii="Times New Roman" w:eastAsia="Times-Roman" w:hAnsi="Times New Roman" w:cs="Times New Roman"/>
          </w:rPr>
          <w:delText>,</w:delText>
        </w:r>
        <w:r w:rsidRPr="005377CF" w:rsidDel="00EA342E">
          <w:rPr>
            <w:rFonts w:ascii="Times New Roman" w:eastAsia="Times-Roman" w:hAnsi="Times New Roman" w:cs="Times New Roman"/>
          </w:rPr>
          <w:delText xml:space="preserve"> </w:delText>
        </w:r>
      </w:del>
      <w:r w:rsidRPr="005377CF">
        <w:rPr>
          <w:rFonts w:ascii="Times New Roman" w:eastAsia="Times-Roman" w:hAnsi="Times New Roman" w:cs="Times New Roman"/>
        </w:rPr>
        <w:t xml:space="preserve">both the </w:t>
      </w:r>
      <w:r>
        <w:rPr>
          <w:rFonts w:ascii="Times New Roman" w:eastAsia="Times-Roman" w:hAnsi="Times New Roman" w:cs="Times New Roman"/>
        </w:rPr>
        <w:t>EMD (</w:t>
      </w:r>
      <w:r w:rsidRPr="005377CF">
        <w:rPr>
          <w:rFonts w:ascii="Times New Roman" w:eastAsia="Times-Roman" w:hAnsi="Times New Roman" w:cs="Times New Roman"/>
        </w:rPr>
        <w:t>Green–Kubo</w:t>
      </w:r>
      <w:r>
        <w:rPr>
          <w:rFonts w:ascii="Times New Roman" w:eastAsia="Times-Roman" w:hAnsi="Times New Roman" w:cs="Times New Roman"/>
        </w:rPr>
        <w:t>)</w:t>
      </w:r>
      <w:r w:rsidRPr="005377CF">
        <w:rPr>
          <w:rFonts w:ascii="Times New Roman" w:eastAsia="Times-Roman" w:hAnsi="Times New Roman" w:cs="Times New Roman"/>
        </w:rPr>
        <w:t xml:space="preserve"> and the direct </w:t>
      </w:r>
      <w:r>
        <w:rPr>
          <w:rFonts w:ascii="Times New Roman" w:eastAsia="Times-Roman" w:hAnsi="Times New Roman" w:cs="Times New Roman"/>
        </w:rPr>
        <w:t xml:space="preserve">(NEMD) </w:t>
      </w:r>
      <w:r w:rsidRPr="005377CF">
        <w:rPr>
          <w:rFonts w:ascii="Times New Roman" w:eastAsia="Times-Roman" w:hAnsi="Times New Roman" w:cs="Times New Roman"/>
        </w:rPr>
        <w:t>methods</w:t>
      </w:r>
      <w:r>
        <w:rPr>
          <w:rFonts w:ascii="Times New Roman" w:eastAsia="Times-Roman" w:hAnsi="Times New Roman" w:cs="Times New Roman"/>
        </w:rPr>
        <w:t xml:space="preserve"> respectively</w:t>
      </w:r>
      <w:r w:rsidRPr="005377CF">
        <w:rPr>
          <w:rFonts w:ascii="Times New Roman" w:eastAsia="Times-Roman" w:hAnsi="Times New Roman" w:cs="Times New Roman"/>
        </w:rPr>
        <w:t xml:space="preserve">. </w:t>
      </w:r>
      <w:r w:rsidRPr="00FD301F">
        <w:rPr>
          <w:rFonts w:ascii="Times New Roman" w:hAnsi="Times New Roman" w:cs="Times New Roman"/>
        </w:rPr>
        <w:t xml:space="preserve">The Green–Kubo method was </w:t>
      </w:r>
      <w:r>
        <w:rPr>
          <w:rFonts w:ascii="Times New Roman" w:hAnsi="Times New Roman" w:cs="Times New Roman"/>
        </w:rPr>
        <w:t xml:space="preserve">also </w:t>
      </w:r>
      <w:r w:rsidRPr="00FD301F">
        <w:rPr>
          <w:rFonts w:ascii="Times New Roman" w:hAnsi="Times New Roman" w:cs="Times New Roman"/>
        </w:rPr>
        <w:t xml:space="preserve">used for all predictions of the </w:t>
      </w:r>
      <w:r>
        <w:rPr>
          <w:rFonts w:ascii="Times New Roman" w:hAnsi="Times New Roman" w:cs="Times New Roman"/>
        </w:rPr>
        <w:t xml:space="preserve">directional dependence of the </w:t>
      </w:r>
      <w:r w:rsidRPr="00FD301F">
        <w:rPr>
          <w:rFonts w:ascii="Times New Roman" w:hAnsi="Times New Roman" w:cs="Times New Roman"/>
        </w:rPr>
        <w:t xml:space="preserve">in-plane </w:t>
      </w:r>
      <w:r>
        <w:rPr>
          <w:rFonts w:ascii="Times New Roman" w:hAnsi="Times New Roman" w:cs="Times New Roman"/>
        </w:rPr>
        <w:t>and cross-plane</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FD301F">
        <w:rPr>
          <w:rFonts w:ascii="Times New Roman" w:hAnsi="Times New Roman" w:cs="Times New Roman"/>
        </w:rPr>
        <w:t>, for which application of the direct method is impractical.</w:t>
      </w:r>
      <w:r>
        <w:rPr>
          <w:rFonts w:ascii="Times New Roman" w:hAnsi="Times New Roman" w:cs="Times New Roman"/>
        </w:rPr>
        <w:t xml:space="preserve"> </w:t>
      </w:r>
      <w:r>
        <w:rPr>
          <w:rFonts w:ascii="Times New Roman" w:eastAsia="Times-Roman" w:hAnsi="Times New Roman" w:cs="Times New Roman"/>
        </w:rPr>
        <w:t>The total thermal conductivity calculated is slightly underestimate</w:t>
      </w:r>
      <w:ins w:id="116" w:author="Ben B" w:date="2018-11-08T16:17:00Z">
        <w:r w:rsidR="00EA342E">
          <w:rPr>
            <w:rFonts w:ascii="Times New Roman" w:eastAsia="Times-Roman" w:hAnsi="Times New Roman" w:cs="Times New Roman"/>
          </w:rPr>
          <w:t>d compar</w:t>
        </w:r>
      </w:ins>
      <w:ins w:id="117" w:author="Ben B" w:date="2018-11-08T16:18:00Z">
        <w:r w:rsidR="00EA342E">
          <w:rPr>
            <w:rFonts w:ascii="Times New Roman" w:eastAsia="Times-Roman" w:hAnsi="Times New Roman" w:cs="Times New Roman"/>
          </w:rPr>
          <w:t>ed to</w:t>
        </w:r>
      </w:ins>
      <w:r>
        <w:rPr>
          <w:rFonts w:ascii="Times New Roman" w:eastAsia="Times-Roman" w:hAnsi="Times New Roman" w:cs="Times New Roman"/>
        </w:rPr>
        <w:t xml:space="preserve"> a recent experiment by White </w:t>
      </w:r>
      <w:r w:rsidRPr="003A7CE1">
        <w:rPr>
          <w:rFonts w:ascii="Times New Roman" w:eastAsia="Times-Roman" w:hAnsi="Times New Roman" w:cs="Times New Roman"/>
          <w:i/>
        </w:rPr>
        <w:t>et al</w:t>
      </w:r>
      <w:r>
        <w:rPr>
          <w:rFonts w:ascii="Times New Roman" w:eastAsia="Times-Roman" w:hAnsi="Times New Roman" w:cs="Times New Roman"/>
        </w:rPr>
        <w:t xml:space="preserve"> </w:t>
      </w:r>
      <w:r>
        <w:rPr>
          <w:rFonts w:ascii="Times New Roman" w:eastAsia="Times-Roman" w:hAnsi="Times New Roman" w:cs="Times New Roman"/>
        </w:rPr>
        <w:fldChar w:fldCharType="begin" w:fldLock="1"/>
      </w:r>
      <w:r>
        <w:rPr>
          <w:rFonts w:ascii="Times New Roman" w:eastAsia="Times-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imes-Roman" w:hAnsi="Times New Roman" w:cs="Times New Roman"/>
        </w:rPr>
        <w:fldChar w:fldCharType="separate"/>
      </w:r>
      <w:r w:rsidRPr="00BB37AB">
        <w:rPr>
          <w:rFonts w:ascii="Times New Roman" w:eastAsia="Times-Roman" w:hAnsi="Times New Roman" w:cs="Times New Roman"/>
          <w:noProof/>
        </w:rPr>
        <w:t>[3]</w:t>
      </w:r>
      <w:r>
        <w:rPr>
          <w:rFonts w:ascii="Times New Roman" w:eastAsia="Times-Roman" w:hAnsi="Times New Roman" w:cs="Times New Roman"/>
        </w:rPr>
        <w:fldChar w:fldCharType="end"/>
      </w:r>
      <w:r>
        <w:rPr>
          <w:rFonts w:ascii="Times New Roman" w:eastAsia="Times-Roman" w:hAnsi="Times New Roman" w:cs="Times New Roman"/>
        </w:rPr>
        <w:t>. Unlike other metallic fuel such as UB</w:t>
      </w:r>
      <w:r w:rsidRPr="00BB37AB">
        <w:rPr>
          <w:rFonts w:ascii="Times New Roman" w:eastAsia="Times-Roman" w:hAnsi="Times New Roman" w:cs="Times New Roman"/>
          <w:vertAlign w:val="subscript"/>
        </w:rPr>
        <w:t>2</w:t>
      </w:r>
      <w:r>
        <w:rPr>
          <w:rFonts w:ascii="Times New Roman" w:eastAsia="Times-Roman" w:hAnsi="Times New Roman" w:cs="Times New Roman"/>
        </w:rPr>
        <w:t xml:space="preserve"> where there is significant</w:t>
      </w:r>
      <m:oMath>
        <m:r>
          <w:rPr>
            <w:rFonts w:ascii="Cambria Math" w:eastAsia="Times-Roman"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U</w:t>
      </w:r>
      <w:r w:rsidRPr="006F5AA7">
        <w:rPr>
          <w:rFonts w:ascii="Times New Roman" w:eastAsia="Times-Roman" w:hAnsi="Times New Roman" w:cs="Times New Roman"/>
          <w:vertAlign w:val="subscript"/>
        </w:rPr>
        <w:t>3</w:t>
      </w:r>
      <w:r>
        <w:rPr>
          <w:rFonts w:ascii="Times New Roman" w:eastAsia="Times-Roman" w:hAnsi="Times New Roman" w:cs="Times New Roman"/>
        </w:rPr>
        <w:t>Si</w:t>
      </w:r>
      <w:r w:rsidRPr="006F5AA7">
        <w:rPr>
          <w:rFonts w:ascii="Times New Roman" w:eastAsia="Times-Roman" w:hAnsi="Times New Roman" w:cs="Times New Roman"/>
          <w:vertAlign w:val="subscript"/>
        </w:rPr>
        <w:t>2</w:t>
      </w:r>
      <w:r>
        <w:rPr>
          <w:rFonts w:ascii="Times New Roman" w:eastAsia="Times-Roman" w:hAnsi="Times New Roman" w:cs="Times New Roman"/>
        </w:rPr>
        <w:t xml:space="preserve"> ha</w:t>
      </w:r>
      <w:del w:id="118" w:author="Ben B" w:date="2018-11-08T16:18:00Z">
        <w:r w:rsidDel="00EA342E">
          <w:rPr>
            <w:rFonts w:ascii="Times New Roman" w:eastAsia="Times-Roman" w:hAnsi="Times New Roman" w:cs="Times New Roman"/>
          </w:rPr>
          <w:delText>ve</w:delText>
        </w:r>
      </w:del>
      <w:ins w:id="119" w:author="Ben B" w:date="2018-11-08T16:18:00Z">
        <w:r w:rsidR="00EA342E">
          <w:rPr>
            <w:rFonts w:ascii="Times New Roman" w:eastAsia="Times-Roman" w:hAnsi="Times New Roman" w:cs="Times New Roman"/>
          </w:rPr>
          <w:t>s a</w:t>
        </w:r>
      </w:ins>
      <w:r>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xml:space="preserve"> less than </w:t>
      </w:r>
      <w:r>
        <w:rPr>
          <w:rFonts w:ascii="Times New Roman" w:eastAsiaTheme="minorEastAsia" w:hAnsi="Times New Roman" w:cs="Times New Roman"/>
        </w:rPr>
        <w:t>~2 W/</w:t>
      </w:r>
      <w:proofErr w:type="spellStart"/>
      <w:r>
        <w:rPr>
          <w:rFonts w:ascii="Times New Roman" w:eastAsiaTheme="minorEastAsia" w:hAnsi="Times New Roman" w:cs="Times New Roman"/>
        </w:rPr>
        <w:t>mK</w:t>
      </w:r>
      <w:proofErr w:type="spellEnd"/>
      <w:ins w:id="120" w:author="Ben B" w:date="2018-11-08T16:18:00Z">
        <w:r w:rsidR="00EA342E">
          <w:rPr>
            <w:rFonts w:ascii="Times New Roman" w:eastAsiaTheme="minorEastAsia" w:hAnsi="Times New Roman" w:cs="Times New Roman"/>
          </w:rPr>
          <w:t>,</w:t>
        </w:r>
      </w:ins>
      <w:r>
        <w:rPr>
          <w:rFonts w:ascii="Times New Roman" w:eastAsia="Times-Roman" w:hAnsi="Times New Roman" w:cs="Times New Roman"/>
        </w:rPr>
        <w:t xml:space="preserve"> which means that above the Debye temperature, the thermal gradient is mainly driven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imes-Roman" w:hAnsi="Times New Roman" w:cs="Times New Roman"/>
        </w:rPr>
        <w:t xml:space="preserve"> which increases with temperature. Hence,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xml:space="preserve"> drag’</w:t>
      </w:r>
      <w:r w:rsidR="002B1AB4">
        <w:rPr>
          <w:rFonts w:ascii="Times New Roman" w:eastAsia="Times-Roman" w:hAnsi="Times New Roman" w:cs="Times New Roman"/>
        </w:rPr>
        <w:t xml:space="preserve"> o</w:t>
      </w:r>
      <w:r>
        <w:rPr>
          <w:rFonts w:ascii="Times New Roman" w:eastAsia="Times-Roman" w:hAnsi="Times New Roman" w:cs="Times New Roman"/>
        </w:rPr>
        <w:t>n</w:t>
      </w:r>
      <w:r w:rsidR="002B1AB4">
        <w:rPr>
          <w:rFonts w:ascii="Times New Roman" w:eastAsia="Times-Roman" w:hAnsi="Times New Roman" w:cs="Times New Roman"/>
        </w:rPr>
        <w:t xml:space="preserve"> the</w:t>
      </w:r>
      <w:r>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Pr>
          <w:rFonts w:ascii="Times New Roman" w:eastAsia="Times-Roman" w:hAnsi="Times New Roman" w:cs="Times New Roman"/>
        </w:rPr>
        <w:t xml:space="preserve"> </w:t>
      </w:r>
      <w:r w:rsidR="002B1AB4">
        <w:rPr>
          <w:rFonts w:ascii="Times New Roman" w:eastAsia="Times-Roman" w:hAnsi="Times New Roman" w:cs="Times New Roman"/>
        </w:rPr>
        <w:t xml:space="preserve"> at reactor’s operating temperature </w:t>
      </w:r>
      <w:r>
        <w:rPr>
          <w:rFonts w:ascii="Times New Roman" w:eastAsia="Times-Roman" w:hAnsi="Times New Roman" w:cs="Times New Roman"/>
        </w:rPr>
        <w:t>is insignificant compared to uranium diboride or similar fuel type.</w:t>
      </w:r>
      <w:bookmarkStart w:id="121" w:name="_GoBack"/>
      <w:bookmarkEnd w:id="121"/>
    </w:p>
    <w:p w14:paraId="39CA6066" w14:textId="77777777" w:rsidR="00DC1DC2" w:rsidRDefault="00DC1DC2" w:rsidP="00DC1DC2">
      <w:pPr>
        <w:autoSpaceDE w:val="0"/>
        <w:autoSpaceDN w:val="0"/>
        <w:adjustRightInd w:val="0"/>
        <w:spacing w:after="0" w:line="360" w:lineRule="auto"/>
        <w:jc w:val="both"/>
        <w:rPr>
          <w:rFonts w:ascii="Times New Roman" w:eastAsia="Times-Roman" w:hAnsi="Times New Roman" w:cs="Times New Roman"/>
        </w:rPr>
      </w:pPr>
    </w:p>
    <w:p w14:paraId="23E1013F" w14:textId="77777777" w:rsidR="00DC1DC2" w:rsidRPr="009765DC" w:rsidRDefault="00DC1DC2" w:rsidP="00DC1DC2">
      <w:pPr>
        <w:autoSpaceDE w:val="0"/>
        <w:autoSpaceDN w:val="0"/>
        <w:adjustRightInd w:val="0"/>
        <w:spacing w:after="0" w:line="360" w:lineRule="auto"/>
        <w:jc w:val="both"/>
        <w:rPr>
          <w:rFonts w:ascii="Times New Roman" w:eastAsia="Times-Roman" w:hAnsi="Times New Roman" w:cs="Times New Roman"/>
        </w:rPr>
      </w:pPr>
    </w:p>
    <w:p w14:paraId="09F99FB6"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lastRenderedPageBreak/>
        <w:t xml:space="preserve">Acknowledgement </w:t>
      </w:r>
    </w:p>
    <w:p w14:paraId="4870CA14" w14:textId="77777777" w:rsidR="00DC1DC2" w:rsidRPr="00AA32CC" w:rsidRDefault="00DC1DC2" w:rsidP="00DC1DC2">
      <w:pPr>
        <w:autoSpaceDE w:val="0"/>
        <w:autoSpaceDN w:val="0"/>
        <w:adjustRightInd w:val="0"/>
        <w:spacing w:after="0" w:line="360" w:lineRule="auto"/>
        <w:jc w:val="both"/>
        <w:rPr>
          <w:rFonts w:ascii="Times New Roman" w:hAnsi="Times New Roman" w:cs="Times New Roman"/>
        </w:rPr>
      </w:pPr>
      <w:r w:rsidRPr="00494286">
        <w:rPr>
          <w:rFonts w:ascii="Times New Roman" w:hAnsi="Times New Roman" w:cs="Times New Roman"/>
        </w:rPr>
        <w:t>The authors gratefully acknowledge Compute Canada (West-Grid) and the University of Saskatchewan's Research Cluster (Plato) for the generous amount of CPU time. We also recogni</w:t>
      </w:r>
      <w:r>
        <w:rPr>
          <w:rFonts w:ascii="Times New Roman" w:hAnsi="Times New Roman" w:cs="Times New Roman"/>
        </w:rPr>
        <w:t>z</w:t>
      </w:r>
      <w:r w:rsidRPr="00494286">
        <w:rPr>
          <w:rFonts w:ascii="Times New Roman" w:hAnsi="Times New Roman" w:cs="Times New Roman"/>
        </w:rPr>
        <w:t xml:space="preserve">e the financial </w:t>
      </w:r>
      <w:r>
        <w:rPr>
          <w:rFonts w:ascii="Times New Roman" w:hAnsi="Times New Roman" w:cs="Times New Roman"/>
        </w:rPr>
        <w:t xml:space="preserve">support from the </w:t>
      </w:r>
      <w:r w:rsidRPr="00F743F7">
        <w:rPr>
          <w:rStyle w:val="Emphasis"/>
          <w:rFonts w:ascii="Times New Roman" w:hAnsi="Times New Roman" w:cs="Times New Roman"/>
          <w:bCs/>
          <w:i w:val="0"/>
          <w:iCs w:val="0"/>
          <w:color w:val="000000" w:themeColor="text1"/>
          <w:shd w:val="clear" w:color="auto" w:fill="FFFFFF"/>
        </w:rPr>
        <w:t>Natural Sciences and Engineering Research Council</w:t>
      </w:r>
      <w:r w:rsidRPr="00F743F7">
        <w:rPr>
          <w:rFonts w:ascii="Times New Roman" w:hAnsi="Times New Roman" w:cs="Times New Roman"/>
          <w:color w:val="000000" w:themeColor="text1"/>
          <w:shd w:val="clear" w:color="auto" w:fill="FFFFFF"/>
        </w:rPr>
        <w:t> of Canada (</w:t>
      </w:r>
      <w:r w:rsidRPr="00F743F7">
        <w:rPr>
          <w:rStyle w:val="Emphasis"/>
          <w:rFonts w:ascii="Times New Roman" w:hAnsi="Times New Roman" w:cs="Times New Roman"/>
          <w:bCs/>
          <w:i w:val="0"/>
          <w:iCs w:val="0"/>
          <w:color w:val="000000" w:themeColor="text1"/>
          <w:shd w:val="clear" w:color="auto" w:fill="FFFFFF"/>
        </w:rPr>
        <w:t>NSERC</w:t>
      </w:r>
      <w:r w:rsidRPr="00F743F7">
        <w:rPr>
          <w:rFonts w:ascii="Times New Roman" w:hAnsi="Times New Roman" w:cs="Times New Roman"/>
          <w:color w:val="000000" w:themeColor="text1"/>
          <w:shd w:val="clear" w:color="auto" w:fill="FFFFFF"/>
        </w:rPr>
        <w:t>)</w:t>
      </w:r>
      <w:r>
        <w:rPr>
          <w:rFonts w:ascii="Arial" w:hAnsi="Arial" w:cs="Arial"/>
          <w:color w:val="545454"/>
          <w:shd w:val="clear" w:color="auto" w:fill="FFFFFF"/>
        </w:rPr>
        <w:t xml:space="preserve"> </w:t>
      </w:r>
      <w:r>
        <w:rPr>
          <w:rFonts w:ascii="Times New Roman" w:hAnsi="Times New Roman" w:cs="Times New Roman"/>
        </w:rPr>
        <w:t>and</w:t>
      </w:r>
      <w:r w:rsidRPr="00494286">
        <w:rPr>
          <w:rFonts w:ascii="Times New Roman" w:hAnsi="Times New Roman" w:cs="Times New Roman"/>
        </w:rPr>
        <w:t xml:space="preserve"> International Dean’s Scholarship.</w:t>
      </w:r>
      <w:r>
        <w:rPr>
          <w:rFonts w:ascii="Times New Roman" w:hAnsi="Times New Roman" w:cs="Times New Roman"/>
        </w:rPr>
        <w:t xml:space="preserve"> </w:t>
      </w:r>
    </w:p>
    <w:p w14:paraId="2A054D9D"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References </w:t>
      </w:r>
    </w:p>
    <w:p w14:paraId="287F4C8A"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CE07E0">
        <w:rPr>
          <w:rFonts w:ascii="Times New Roman" w:hAnsi="Times New Roman" w:cs="Times New Roman"/>
          <w:b/>
        </w:rPr>
        <w:fldChar w:fldCharType="begin" w:fldLock="1"/>
      </w:r>
      <w:r w:rsidRPr="00CE07E0">
        <w:rPr>
          <w:rFonts w:ascii="Times New Roman" w:hAnsi="Times New Roman" w:cs="Times New Roman"/>
          <w:b/>
        </w:rPr>
        <w:instrText xml:space="preserve">ADDIN Mendeley Bibliography CSL_BIBLIOGRAPHY </w:instrText>
      </w:r>
      <w:r w:rsidRPr="00CE07E0">
        <w:rPr>
          <w:rFonts w:ascii="Times New Roman" w:hAnsi="Times New Roman" w:cs="Times New Roman"/>
          <w:b/>
        </w:rPr>
        <w:fldChar w:fldCharType="separate"/>
      </w:r>
      <w:r w:rsidRPr="00BB07C8">
        <w:rPr>
          <w:rFonts w:ascii="Times New Roman" w:hAnsi="Times New Roman" w:cs="Times New Roman"/>
          <w:noProof/>
          <w:szCs w:val="24"/>
        </w:rPr>
        <w:t>[1]</w:t>
      </w:r>
      <w:r w:rsidRPr="00BB07C8">
        <w:rPr>
          <w:rFonts w:ascii="Times New Roman" w:hAnsi="Times New Roman" w:cs="Times New Roman"/>
          <w:noProof/>
          <w:szCs w:val="24"/>
        </w:rPr>
        <w:tab/>
        <w:t>S.J. Zinkle, K.A. Terrani, J.C. Gehin, L.J. Ott, L.L. Snead, Accident tolerant fuels for LWRs: A perspective, J. Nucl. Mater. 448 (2014) 374–</w:t>
      </w:r>
      <w:r>
        <w:rPr>
          <w:rFonts w:ascii="Times New Roman" w:hAnsi="Times New Roman" w:cs="Times New Roman"/>
          <w:noProof/>
          <w:szCs w:val="24"/>
        </w:rPr>
        <w:t>379.</w:t>
      </w:r>
    </w:p>
    <w:p w14:paraId="36A80F11"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w:t>
      </w:r>
      <w:r w:rsidRPr="00BB07C8">
        <w:rPr>
          <w:rFonts w:ascii="Times New Roman" w:hAnsi="Times New Roman" w:cs="Times New Roman"/>
          <w:noProof/>
          <w:szCs w:val="24"/>
        </w:rPr>
        <w:tab/>
        <w:t>I. Charit, Accident Tolerant Nuclear Fuels and Cladding Materials, JOM. 70 (2018) 173–175</w:t>
      </w:r>
      <w:r>
        <w:rPr>
          <w:rFonts w:ascii="Times New Roman" w:hAnsi="Times New Roman" w:cs="Times New Roman"/>
          <w:noProof/>
          <w:szCs w:val="24"/>
        </w:rPr>
        <w:t>.</w:t>
      </w:r>
    </w:p>
    <w:p w14:paraId="6856DD35"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w:t>
      </w:r>
      <w:r w:rsidRPr="00BB07C8">
        <w:rPr>
          <w:rFonts w:ascii="Times New Roman" w:hAnsi="Times New Roman" w:cs="Times New Roman"/>
          <w:noProof/>
          <w:szCs w:val="24"/>
        </w:rPr>
        <w:tab/>
        <w:t>J.T. White, A.T. Nelson, J.T. Dunwoody, D.D. Byler, D.J. Safarik, K.J. McClellan, Thermophysical p</w:t>
      </w:r>
      <w:r>
        <w:rPr>
          <w:rFonts w:ascii="Times New Roman" w:hAnsi="Times New Roman" w:cs="Times New Roman"/>
          <w:noProof/>
          <w:szCs w:val="24"/>
        </w:rPr>
        <w:t>roperties of U</w:t>
      </w:r>
      <w:r w:rsidRPr="005A7DC4">
        <w:rPr>
          <w:rFonts w:ascii="Times New Roman" w:hAnsi="Times New Roman" w:cs="Times New Roman"/>
          <w:noProof/>
          <w:szCs w:val="24"/>
          <w:vertAlign w:val="subscript"/>
        </w:rPr>
        <w:t>3</w:t>
      </w:r>
      <w:r>
        <w:rPr>
          <w:rFonts w:ascii="Times New Roman" w:hAnsi="Times New Roman" w:cs="Times New Roman"/>
          <w:noProof/>
          <w:szCs w:val="24"/>
        </w:rPr>
        <w:t>Si</w:t>
      </w:r>
      <w:r w:rsidRPr="005A7DC4">
        <w:rPr>
          <w:rFonts w:ascii="Times New Roman" w:hAnsi="Times New Roman" w:cs="Times New Roman"/>
          <w:noProof/>
          <w:szCs w:val="24"/>
          <w:vertAlign w:val="subscript"/>
        </w:rPr>
        <w:t>2</w:t>
      </w:r>
      <w:r>
        <w:rPr>
          <w:rFonts w:ascii="Times New Roman" w:hAnsi="Times New Roman" w:cs="Times New Roman"/>
          <w:noProof/>
          <w:szCs w:val="24"/>
        </w:rPr>
        <w:t xml:space="preserve"> to 1773 K</w:t>
      </w:r>
      <w:r w:rsidRPr="00BB07C8">
        <w:rPr>
          <w:rFonts w:ascii="Times New Roman" w:hAnsi="Times New Roman" w:cs="Times New Roman"/>
          <w:noProof/>
          <w:szCs w:val="24"/>
        </w:rPr>
        <w:t>, J. Nucl. Mater. 464 (2015) 275–</w:t>
      </w:r>
      <w:r>
        <w:rPr>
          <w:rFonts w:ascii="Times New Roman" w:hAnsi="Times New Roman" w:cs="Times New Roman"/>
          <w:noProof/>
          <w:szCs w:val="24"/>
        </w:rPr>
        <w:t>280.</w:t>
      </w:r>
    </w:p>
    <w:p w14:paraId="677138E1"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w:t>
      </w:r>
      <w:r w:rsidRPr="00BB07C8">
        <w:rPr>
          <w:rFonts w:ascii="Times New Roman" w:hAnsi="Times New Roman" w:cs="Times New Roman"/>
          <w:noProof/>
          <w:szCs w:val="24"/>
        </w:rPr>
        <w:tab/>
        <w:t>D.J. Antonio, K. Shrestha, J.M. Harp, C.A. Adkins, Y. Zhang, J. Carmack, K. Gofryk, Thermal and transport properties of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J. Nucl. Mater. 508 (2018) 154–</w:t>
      </w:r>
      <w:r>
        <w:rPr>
          <w:rFonts w:ascii="Times New Roman" w:hAnsi="Times New Roman" w:cs="Times New Roman"/>
          <w:noProof/>
          <w:szCs w:val="24"/>
        </w:rPr>
        <w:t>158.</w:t>
      </w:r>
    </w:p>
    <w:p w14:paraId="7DA00EE3"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[5]</w:t>
      </w:r>
      <w:r w:rsidRPr="00BB07C8">
        <w:rPr>
          <w:rFonts w:ascii="Times New Roman" w:hAnsi="Times New Roman" w:cs="Times New Roman"/>
          <w:noProof/>
          <w:szCs w:val="24"/>
        </w:rPr>
        <w:tab/>
        <w:t>K. Johnson</w:t>
      </w:r>
      <w:r>
        <w:rPr>
          <w:rFonts w:ascii="Times New Roman" w:hAnsi="Times New Roman" w:cs="Times New Roman"/>
          <w:noProof/>
          <w:szCs w:val="24"/>
        </w:rPr>
        <w:t>, V. Strö</w:t>
      </w:r>
      <w:r w:rsidRPr="00BB07C8">
        <w:rPr>
          <w:rFonts w:ascii="Times New Roman" w:hAnsi="Times New Roman" w:cs="Times New Roman"/>
          <w:noProof/>
          <w:szCs w:val="24"/>
        </w:rPr>
        <w:t>m, J. Wallenius, D.A. Lopes, Oxidation of accident tolerant fuel candidates, J. Nucl. Sci. Technol. 54 (2017) 280–</w:t>
      </w:r>
      <w:r>
        <w:rPr>
          <w:rFonts w:ascii="Times New Roman" w:hAnsi="Times New Roman" w:cs="Times New Roman"/>
          <w:noProof/>
          <w:szCs w:val="24"/>
        </w:rPr>
        <w:t>286.</w:t>
      </w:r>
    </w:p>
    <w:p w14:paraId="0068240A"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[6]</w:t>
      </w:r>
      <w:r w:rsidRPr="00BB07C8">
        <w:rPr>
          <w:rFonts w:ascii="Times New Roman" w:hAnsi="Times New Roman" w:cs="Times New Roman"/>
          <w:noProof/>
          <w:szCs w:val="24"/>
        </w:rPr>
        <w:tab/>
        <w:t>E. Sooby Wood, J.T. White, A.T. Nelson, Oxidation behavior of U-Si compounds in air from 25 to 1000 C, J. Nucl. Mater. 484 (2017) 245–</w:t>
      </w:r>
      <w:r>
        <w:rPr>
          <w:rFonts w:ascii="Times New Roman" w:hAnsi="Times New Roman" w:cs="Times New Roman"/>
          <w:noProof/>
          <w:szCs w:val="24"/>
        </w:rPr>
        <w:t>257.</w:t>
      </w:r>
    </w:p>
    <w:p w14:paraId="363B33A1"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[7]</w:t>
      </w:r>
      <w:r w:rsidRPr="00BB07C8">
        <w:rPr>
          <w:rFonts w:ascii="Times New Roman" w:hAnsi="Times New Roman" w:cs="Times New Roman"/>
          <w:noProof/>
          <w:szCs w:val="24"/>
        </w:rPr>
        <w:tab/>
      </w:r>
      <w:r w:rsidRPr="006B54F5">
        <w:rPr>
          <w:rFonts w:ascii="Times New Roman" w:eastAsia="Times New Roman" w:hAnsi="Times New Roman" w:cs="Times New Roman"/>
          <w:color w:val="505050"/>
          <w:sz w:val="20"/>
          <w:szCs w:val="20"/>
        </w:rPr>
        <w:t>W.H. Zachariasen</w:t>
      </w:r>
      <w:r w:rsidRPr="006B54F5">
        <w:rPr>
          <w:rFonts w:ascii="Times New Roman" w:hAnsi="Times New Roman" w:cs="Times New Roman"/>
          <w:noProof/>
          <w:szCs w:val="24"/>
        </w:rPr>
        <w:t>, Crystal Chemical Studies of the 5f-Series of Elements . VIII. Crystal Structure Studies of Uranium Silicides and of CeSi</w:t>
      </w:r>
      <w:r w:rsidRPr="006B54F5">
        <w:rPr>
          <w:rFonts w:ascii="Times New Roman" w:hAnsi="Times New Roman" w:cs="Times New Roman"/>
          <w:noProof/>
          <w:szCs w:val="24"/>
          <w:vertAlign w:val="subscript"/>
        </w:rPr>
        <w:t>2</w:t>
      </w:r>
      <w:r w:rsidRPr="006B54F5">
        <w:rPr>
          <w:rFonts w:ascii="Times New Roman" w:hAnsi="Times New Roman" w:cs="Times New Roman"/>
          <w:noProof/>
          <w:szCs w:val="24"/>
        </w:rPr>
        <w:t xml:space="preserve"> , NpSi</w:t>
      </w:r>
      <w:r w:rsidRPr="006B54F5">
        <w:rPr>
          <w:rFonts w:ascii="Times New Roman" w:hAnsi="Times New Roman" w:cs="Times New Roman"/>
          <w:noProof/>
          <w:szCs w:val="24"/>
          <w:vertAlign w:val="subscript"/>
        </w:rPr>
        <w:t>2</w:t>
      </w:r>
      <w:r w:rsidRPr="006B54F5">
        <w:rPr>
          <w:rFonts w:ascii="Times New Roman" w:hAnsi="Times New Roman" w:cs="Times New Roman"/>
          <w:noProof/>
          <w:szCs w:val="24"/>
        </w:rPr>
        <w:t xml:space="preserve"> and PuSi</w:t>
      </w:r>
      <w:r w:rsidRPr="006B54F5">
        <w:rPr>
          <w:rFonts w:ascii="Times New Roman" w:hAnsi="Times New Roman" w:cs="Times New Roman"/>
          <w:noProof/>
          <w:szCs w:val="24"/>
          <w:vertAlign w:val="subscript"/>
        </w:rPr>
        <w:t>2</w:t>
      </w:r>
      <w:r w:rsidRPr="006B54F5">
        <w:rPr>
          <w:rFonts w:ascii="Times New Roman" w:hAnsi="Times New Roman" w:cs="Times New Roman"/>
          <w:noProof/>
          <w:szCs w:val="24"/>
        </w:rPr>
        <w:t xml:space="preserve">, </w:t>
      </w:r>
      <w:r w:rsidRPr="006B54F5">
        <w:rPr>
          <w:rFonts w:ascii="Times New Roman" w:eastAsia="Times New Roman" w:hAnsi="Times New Roman" w:cs="Times New Roman"/>
          <w:color w:val="000000" w:themeColor="text1"/>
        </w:rPr>
        <w:t>Acta Crystallogr., 2 (1949), p. 94</w:t>
      </w:r>
    </w:p>
    <w:p w14:paraId="18387079"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[8]</w:t>
      </w:r>
      <w:r w:rsidRPr="00BB07C8">
        <w:rPr>
          <w:rFonts w:ascii="Times New Roman" w:hAnsi="Times New Roman" w:cs="Times New Roman"/>
          <w:noProof/>
          <w:szCs w:val="24"/>
        </w:rPr>
        <w:tab/>
        <w:t>K. Remschnig, T. Le Bihan, H. Noël, P. Rogl, Structural chemistry and magnetic behavior of binary uranium silicides, J. Solid State Chem. 97 (1992) 391–</w:t>
      </w:r>
      <w:r>
        <w:rPr>
          <w:rFonts w:ascii="Times New Roman" w:hAnsi="Times New Roman" w:cs="Times New Roman"/>
          <w:noProof/>
          <w:szCs w:val="24"/>
        </w:rPr>
        <w:t>399.</w:t>
      </w:r>
    </w:p>
    <w:p w14:paraId="483F90AC"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[9]</w:t>
      </w:r>
      <w:r w:rsidRPr="00BB07C8">
        <w:rPr>
          <w:rFonts w:ascii="Times New Roman" w:hAnsi="Times New Roman" w:cs="Times New Roman"/>
          <w:noProof/>
          <w:szCs w:val="24"/>
        </w:rPr>
        <w:tab/>
        <w:t>Y.S. Kim, G.L. Hofman, J. Rest, A.B. Robinson, Temperature and dose dependence of fission-gas-bubble swelling in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J. Nucl. Mater. 389 (2009) 443–</w:t>
      </w:r>
      <w:r>
        <w:rPr>
          <w:rFonts w:ascii="Times New Roman" w:hAnsi="Times New Roman" w:cs="Times New Roman"/>
          <w:noProof/>
          <w:szCs w:val="24"/>
        </w:rPr>
        <w:t>449.</w:t>
      </w:r>
    </w:p>
    <w:p w14:paraId="499DF199"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[10]</w:t>
      </w:r>
      <w:r w:rsidRPr="00BB07C8">
        <w:rPr>
          <w:rFonts w:ascii="Times New Roman" w:hAnsi="Times New Roman" w:cs="Times New Roman"/>
          <w:noProof/>
          <w:szCs w:val="24"/>
        </w:rPr>
        <w:tab/>
        <w:t>Y. Miao, J. Harp, K. Mo, S. Bhattacharya, P. Baldo, A.M. Yacout, In-situ TEM ion irradiation investigations on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 xml:space="preserve">2 </w:t>
      </w:r>
      <w:r w:rsidRPr="00BB07C8">
        <w:rPr>
          <w:rFonts w:ascii="Times New Roman" w:hAnsi="Times New Roman" w:cs="Times New Roman"/>
          <w:noProof/>
          <w:szCs w:val="24"/>
        </w:rPr>
        <w:t>at LWR temperatures, J. Nucl. Mater. 484 (2017) 168–</w:t>
      </w:r>
      <w:r>
        <w:rPr>
          <w:rFonts w:ascii="Times New Roman" w:hAnsi="Times New Roman" w:cs="Times New Roman"/>
          <w:noProof/>
          <w:szCs w:val="24"/>
        </w:rPr>
        <w:t>173.</w:t>
      </w:r>
    </w:p>
    <w:p w14:paraId="4B4A4FA0"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[11]</w:t>
      </w:r>
      <w:r w:rsidRPr="00BB07C8">
        <w:rPr>
          <w:rFonts w:ascii="Times New Roman" w:hAnsi="Times New Roman" w:cs="Times New Roman"/>
          <w:noProof/>
          <w:szCs w:val="24"/>
        </w:rPr>
        <w:tab/>
        <w:t>M.J. Noordhoek, T.M. Besmann, D. Andersson, S.C. Middleburgh, A. Chernatynskiy, Phase equilibria in the U-Si system from first-principles calculations, J. Nucl. Mater. 479 (2016) 216–</w:t>
      </w:r>
      <w:r>
        <w:rPr>
          <w:rFonts w:ascii="Times New Roman" w:hAnsi="Times New Roman" w:cs="Times New Roman"/>
          <w:noProof/>
          <w:szCs w:val="24"/>
        </w:rPr>
        <w:t>223.</w:t>
      </w:r>
    </w:p>
    <w:p w14:paraId="7CDD8D2E"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[12]</w:t>
      </w:r>
      <w:r w:rsidRPr="00BB07C8">
        <w:rPr>
          <w:rFonts w:ascii="Times New Roman" w:hAnsi="Times New Roman" w:cs="Times New Roman"/>
          <w:noProof/>
          <w:szCs w:val="24"/>
        </w:rPr>
        <w:tab/>
        <w:t xml:space="preserve">T. Wang, N. Qiu, X. Wen, Y. Tian, J. He, K. Luo, X. Zha, Y. Zhou, Q. Huang, J. Lang, S. Du, </w:t>
      </w:r>
      <w:r w:rsidRPr="00BB07C8">
        <w:rPr>
          <w:rFonts w:ascii="Times New Roman" w:hAnsi="Times New Roman" w:cs="Times New Roman"/>
          <w:noProof/>
          <w:szCs w:val="24"/>
        </w:rPr>
        <w:lastRenderedPageBreak/>
        <w:t>First-principles investigations on the electronic structures of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J. Nucl. Mater. 469 (2016) 194–</w:t>
      </w:r>
      <w:r>
        <w:rPr>
          <w:rFonts w:ascii="Times New Roman" w:hAnsi="Times New Roman" w:cs="Times New Roman"/>
          <w:noProof/>
          <w:szCs w:val="24"/>
        </w:rPr>
        <w:t>199.</w:t>
      </w:r>
    </w:p>
    <w:p w14:paraId="5A7E18AB"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[13]</w:t>
      </w:r>
      <w:r w:rsidRPr="00BB07C8">
        <w:rPr>
          <w:rFonts w:ascii="Times New Roman" w:hAnsi="Times New Roman" w:cs="Times New Roman"/>
          <w:noProof/>
          <w:szCs w:val="24"/>
        </w:rPr>
        <w:tab/>
        <w:t>S.C. Middleburgh, R.W. Grimes, E.J. Lahoda, C.R. Stanek, D.A. Andersson, Non-stoichiometry in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J. Nucl. Mater. 482 (2016) 300–</w:t>
      </w:r>
      <w:r>
        <w:rPr>
          <w:rFonts w:ascii="Times New Roman" w:hAnsi="Times New Roman" w:cs="Times New Roman"/>
          <w:noProof/>
          <w:szCs w:val="24"/>
        </w:rPr>
        <w:t>305.</w:t>
      </w:r>
    </w:p>
    <w:p w14:paraId="328534CF"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[14]</w:t>
      </w:r>
      <w:r w:rsidRPr="00BB07C8">
        <w:rPr>
          <w:rFonts w:ascii="Times New Roman" w:hAnsi="Times New Roman" w:cs="Times New Roman"/>
          <w:noProof/>
          <w:szCs w:val="24"/>
        </w:rPr>
        <w:tab/>
        <w:t>E.G. Obbard, K.D. Johnson, P.A. Burr, D.A. Lopes, D.J. Gregg, K.-D. Liss, G. Griffiths, N. Scales, S.C. Middleburgh, Anisotropy in the thermal expansion of uranium silicide measured by neutron diffraction, J. Nucl. Mater. 508 (2018) 516–</w:t>
      </w:r>
      <w:r>
        <w:rPr>
          <w:rFonts w:ascii="Times New Roman" w:hAnsi="Times New Roman" w:cs="Times New Roman"/>
          <w:noProof/>
          <w:szCs w:val="24"/>
        </w:rPr>
        <w:t>520.</w:t>
      </w:r>
    </w:p>
    <w:p w14:paraId="3B47B720"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[15]</w:t>
      </w:r>
      <w:r w:rsidRPr="00BB07C8">
        <w:rPr>
          <w:rFonts w:ascii="Times New Roman" w:hAnsi="Times New Roman" w:cs="Times New Roman"/>
          <w:noProof/>
          <w:szCs w:val="24"/>
        </w:rPr>
        <w:tab/>
        <w:t>E. Jossou, U. Eduok, N.Y. Dzade, B. Szpunar, J.A. Szpunar, Oxidation behaviour of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an experimental and first principles investigation, Phys. Chem. Chem. Phys. 20 (2018) 4708–</w:t>
      </w:r>
      <w:r>
        <w:rPr>
          <w:rFonts w:ascii="Times New Roman" w:hAnsi="Times New Roman" w:cs="Times New Roman"/>
          <w:noProof/>
          <w:szCs w:val="24"/>
        </w:rPr>
        <w:t>4720.</w:t>
      </w:r>
    </w:p>
    <w:p w14:paraId="49491CDE"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[16]</w:t>
      </w:r>
      <w:r w:rsidRPr="00BB07C8">
        <w:rPr>
          <w:rFonts w:ascii="Times New Roman" w:hAnsi="Times New Roman" w:cs="Times New Roman"/>
          <w:noProof/>
          <w:szCs w:val="24"/>
        </w:rPr>
        <w:tab/>
        <w:t>E. Sooby Wood, J.T. White, A.T. Nelson, Oxidation behavior of U-Si compounds in air from 25 to 1000 C, J. Nucl. Mater. 484 (2017) 245–</w:t>
      </w:r>
      <w:r>
        <w:rPr>
          <w:rFonts w:ascii="Times New Roman" w:hAnsi="Times New Roman" w:cs="Times New Roman"/>
          <w:noProof/>
          <w:szCs w:val="24"/>
        </w:rPr>
        <w:t>257.</w:t>
      </w:r>
    </w:p>
    <w:p w14:paraId="14E54D1D"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[17]</w:t>
      </w:r>
      <w:r w:rsidRPr="00BB07C8">
        <w:rPr>
          <w:rFonts w:ascii="Times New Roman" w:hAnsi="Times New Roman" w:cs="Times New Roman"/>
          <w:noProof/>
          <w:szCs w:val="24"/>
        </w:rPr>
        <w:tab/>
        <w:t>A.T. Nelson, A. Migdisov, E.S. Wood, C.J. Grote,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xml:space="preserve"> behavior in H</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O environments: Part II, pressurized water with controlled redox chemistry, J. Nucl. Mater. 500 (2018) 81–</w:t>
      </w:r>
      <w:r>
        <w:rPr>
          <w:rFonts w:ascii="Times New Roman" w:hAnsi="Times New Roman" w:cs="Times New Roman"/>
          <w:noProof/>
          <w:szCs w:val="24"/>
        </w:rPr>
        <w:t>91.</w:t>
      </w:r>
    </w:p>
    <w:p w14:paraId="3BCC0A8E"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[18]</w:t>
      </w:r>
      <w:r w:rsidRPr="00BB07C8">
        <w:rPr>
          <w:rFonts w:ascii="Times New Roman" w:hAnsi="Times New Roman" w:cs="Times New Roman"/>
          <w:noProof/>
          <w:szCs w:val="24"/>
        </w:rPr>
        <w:tab/>
        <w:t>E.S. Wood, J.T. White, C.J. Grote, A.T. Nelson,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xml:space="preserve"> behavior in H</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O: Part I, flowing steam and the effect of hydrogen, J. Nucl. Mater. 501 (2018) 404–</w:t>
      </w:r>
      <w:r>
        <w:rPr>
          <w:rFonts w:ascii="Times New Roman" w:hAnsi="Times New Roman" w:cs="Times New Roman"/>
          <w:noProof/>
          <w:szCs w:val="24"/>
        </w:rPr>
        <w:t>412.</w:t>
      </w:r>
    </w:p>
    <w:p w14:paraId="1DBDCC32"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[19]</w:t>
      </w:r>
      <w:r w:rsidRPr="00BB07C8">
        <w:rPr>
          <w:rFonts w:ascii="Times New Roman" w:hAnsi="Times New Roman" w:cs="Times New Roman"/>
          <w:noProof/>
          <w:szCs w:val="24"/>
        </w:rPr>
        <w:tab/>
        <w:t>E.S. Wood, J.T. White, A.T. Nelson, The effect of aluminum additions on the oxidation resistance of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J. Nucl. Mater. 489 (2017) 84–</w:t>
      </w:r>
      <w:r>
        <w:rPr>
          <w:rFonts w:ascii="Times New Roman" w:hAnsi="Times New Roman" w:cs="Times New Roman"/>
          <w:noProof/>
          <w:szCs w:val="24"/>
        </w:rPr>
        <w:t>90.</w:t>
      </w:r>
    </w:p>
    <w:p w14:paraId="154F4F24"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[20]</w:t>
      </w:r>
      <w:r w:rsidRPr="00BB07C8">
        <w:rPr>
          <w:rFonts w:ascii="Times New Roman" w:hAnsi="Times New Roman" w:cs="Times New Roman"/>
          <w:noProof/>
          <w:szCs w:val="24"/>
        </w:rPr>
        <w:tab/>
        <w:t>M.R. Tonks, X.-Y. Liu, D. Andersson, D. Perez, A. Chernatynskiy, G. Pastore, C.R. Stanek, R. Williamson, Development of a multiscale thermal conductivity model for fission gas in UO</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J. Nucl. Mater. 469 (2016) 89–</w:t>
      </w:r>
      <w:r>
        <w:rPr>
          <w:rFonts w:ascii="Times New Roman" w:hAnsi="Times New Roman" w:cs="Times New Roman"/>
          <w:noProof/>
          <w:szCs w:val="24"/>
        </w:rPr>
        <w:t>98.</w:t>
      </w:r>
    </w:p>
    <w:p w14:paraId="1E9BDBAA"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[21]</w:t>
      </w:r>
      <w:r w:rsidRPr="00BB07C8">
        <w:rPr>
          <w:rFonts w:ascii="Times New Roman" w:hAnsi="Times New Roman" w:cs="Times New Roman"/>
          <w:noProof/>
          <w:szCs w:val="24"/>
        </w:rPr>
        <w:tab/>
        <w:t>B. Beeler, M. Baskes, D. Andersson, M.W.D. Cooper, Y. Zhang, A modified Embedded-Atom Method interatomic potential for uranium-silicide, J. Nucl. Mater. 495 (2017) 267–</w:t>
      </w:r>
      <w:r>
        <w:rPr>
          <w:rFonts w:ascii="Times New Roman" w:hAnsi="Times New Roman" w:cs="Times New Roman"/>
          <w:noProof/>
          <w:szCs w:val="24"/>
        </w:rPr>
        <w:t>276.</w:t>
      </w:r>
    </w:p>
    <w:p w14:paraId="5C46DC74"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[22]</w:t>
      </w:r>
      <w:r w:rsidRPr="00BB07C8">
        <w:rPr>
          <w:rFonts w:ascii="Times New Roman" w:hAnsi="Times New Roman" w:cs="Times New Roman"/>
          <w:noProof/>
          <w:szCs w:val="24"/>
        </w:rPr>
        <w:tab/>
        <w:t>T. Yao, B. Gong, L. He, J. Harp, M. Tonks, J. Lian, Radiation-induced grain subdivision and bubble formation in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xml:space="preserve"> at LWR temperature, J. Nucl. Mater. 498 (2018) 169–</w:t>
      </w:r>
      <w:r>
        <w:rPr>
          <w:rFonts w:ascii="Times New Roman" w:hAnsi="Times New Roman" w:cs="Times New Roman"/>
          <w:noProof/>
          <w:szCs w:val="24"/>
        </w:rPr>
        <w:t>175.</w:t>
      </w:r>
    </w:p>
    <w:p w14:paraId="258423DC"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[23]</w:t>
      </w:r>
      <w:r w:rsidRPr="00BB07C8">
        <w:rPr>
          <w:rFonts w:ascii="Times New Roman" w:hAnsi="Times New Roman" w:cs="Times New Roman"/>
          <w:noProof/>
          <w:szCs w:val="24"/>
        </w:rPr>
        <w:tab/>
        <w:t>Y. Miao, J. Harp, K. Mo, S. Bhattacharya, P. Baldo, A.M. Yacout, Short Communication on “In-situ TEM ion irradiation investigations on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xml:space="preserve"> at LWR temperatures”, J. Nucl. Mater. 484 (2017) 168–</w:t>
      </w:r>
      <w:r>
        <w:rPr>
          <w:rFonts w:ascii="Times New Roman" w:hAnsi="Times New Roman" w:cs="Times New Roman"/>
          <w:noProof/>
          <w:szCs w:val="24"/>
        </w:rPr>
        <w:t>173.</w:t>
      </w:r>
    </w:p>
    <w:p w14:paraId="596080F8"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[24]</w:t>
      </w:r>
      <w:r w:rsidRPr="00BB07C8">
        <w:rPr>
          <w:rFonts w:ascii="Times New Roman" w:hAnsi="Times New Roman" w:cs="Times New Roman"/>
          <w:noProof/>
          <w:szCs w:val="24"/>
        </w:rPr>
        <w:tab/>
        <w:t>S. Plimpton, Fast Parallel Algorithms for Short-Range Molecular Dynamics, J. Comput. Phys. 117 (1995) 1–</w:t>
      </w:r>
      <w:r>
        <w:rPr>
          <w:rFonts w:ascii="Times New Roman" w:hAnsi="Times New Roman" w:cs="Times New Roman"/>
          <w:noProof/>
          <w:szCs w:val="24"/>
        </w:rPr>
        <w:t>19.</w:t>
      </w:r>
    </w:p>
    <w:p w14:paraId="66407FF6"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[25]</w:t>
      </w:r>
      <w:r w:rsidRPr="00BB07C8">
        <w:rPr>
          <w:rFonts w:ascii="Times New Roman" w:hAnsi="Times New Roman" w:cs="Times New Roman"/>
          <w:noProof/>
          <w:szCs w:val="24"/>
        </w:rPr>
        <w:tab/>
        <w:t>M.I. Baskes, J.S. Nelson, A.F. Wright, Semiempirical modified embedded-atom potentials for silicon and germanium, Phys. Rev. B. 40 (1989) 6085–610</w:t>
      </w:r>
      <w:r>
        <w:rPr>
          <w:rFonts w:ascii="Times New Roman" w:hAnsi="Times New Roman" w:cs="Times New Roman"/>
          <w:noProof/>
          <w:szCs w:val="24"/>
        </w:rPr>
        <w:t>0.</w:t>
      </w:r>
    </w:p>
    <w:p w14:paraId="5379E059"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lastRenderedPageBreak/>
        <w:t>[26]</w:t>
      </w:r>
      <w:r w:rsidRPr="00BB07C8">
        <w:rPr>
          <w:rFonts w:ascii="Times New Roman" w:hAnsi="Times New Roman" w:cs="Times New Roman"/>
          <w:noProof/>
          <w:szCs w:val="24"/>
        </w:rPr>
        <w:tab/>
        <w:t>M.I. Baskes, Modified embedded-atom potentials for cubic materials and impurities, Phys. Rev. B. 46 (1992) 2727–274</w:t>
      </w:r>
      <w:r>
        <w:rPr>
          <w:rFonts w:ascii="Times New Roman" w:hAnsi="Times New Roman" w:cs="Times New Roman"/>
          <w:noProof/>
          <w:szCs w:val="24"/>
        </w:rPr>
        <w:t>2.</w:t>
      </w:r>
    </w:p>
    <w:p w14:paraId="05A0AA53"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[27]</w:t>
      </w:r>
      <w:r w:rsidRPr="00BB07C8">
        <w:rPr>
          <w:rFonts w:ascii="Times New Roman" w:hAnsi="Times New Roman" w:cs="Times New Roman"/>
          <w:noProof/>
          <w:szCs w:val="24"/>
        </w:rPr>
        <w:tab/>
        <w:t>D.T. Morelli, G.A. Slack, High Lattice Thermal Conductivity Solids BT  - High Thermal Conductivity Materials, in: S.L. Shindé, J.S. Goela (Eds.), Springer New York, New York, NY, 2006: pp. 37–</w:t>
      </w:r>
      <w:r>
        <w:rPr>
          <w:rFonts w:ascii="Times New Roman" w:hAnsi="Times New Roman" w:cs="Times New Roman"/>
          <w:noProof/>
          <w:szCs w:val="24"/>
        </w:rPr>
        <w:t>68.</w:t>
      </w:r>
    </w:p>
    <w:p w14:paraId="7FB2EC85"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[28]</w:t>
      </w:r>
      <w:r w:rsidRPr="00BB07C8">
        <w:rPr>
          <w:rFonts w:ascii="Times New Roman" w:hAnsi="Times New Roman" w:cs="Times New Roman"/>
          <w:noProof/>
          <w:szCs w:val="24"/>
        </w:rPr>
        <w:tab/>
        <w:t>H. Gzyl, Integration of the boltzmann equation in the relaxation time approximation, J. Stat. Phys. 29 (1982) 617–</w:t>
      </w:r>
      <w:r>
        <w:rPr>
          <w:rFonts w:ascii="Times New Roman" w:hAnsi="Times New Roman" w:cs="Times New Roman"/>
          <w:noProof/>
          <w:szCs w:val="24"/>
        </w:rPr>
        <w:t>622.</w:t>
      </w:r>
    </w:p>
    <w:p w14:paraId="0E289744"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[29]</w:t>
      </w:r>
      <w:r w:rsidRPr="00BB07C8">
        <w:rPr>
          <w:rFonts w:ascii="Times New Roman" w:hAnsi="Times New Roman" w:cs="Times New Roman"/>
          <w:noProof/>
          <w:szCs w:val="24"/>
        </w:rPr>
        <w:tab/>
        <w:t xml:space="preserve">J. Callaway, Model for lattice Thermal Conductivity at Low Temperatures, Phys. Rev. 113 (1959) 1046–1051. </w:t>
      </w:r>
    </w:p>
    <w:p w14:paraId="463FC360"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[30]</w:t>
      </w:r>
      <w:r w:rsidRPr="00BB07C8">
        <w:rPr>
          <w:rFonts w:ascii="Times New Roman" w:hAnsi="Times New Roman" w:cs="Times New Roman"/>
          <w:noProof/>
          <w:szCs w:val="24"/>
        </w:rPr>
        <w:tab/>
        <w:t xml:space="preserve">R. Kubo, Statistical-Mechanical Theory of Irreversible Processes. I. General Theory and Simple Applications to Magnetic and Conduction Problems, J. Phys. Soc. Japan. 12 (1957) 570–586. </w:t>
      </w:r>
    </w:p>
    <w:p w14:paraId="17371225"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[31]</w:t>
      </w:r>
      <w:r w:rsidRPr="00BB07C8">
        <w:rPr>
          <w:rFonts w:ascii="Times New Roman" w:hAnsi="Times New Roman" w:cs="Times New Roman"/>
          <w:noProof/>
          <w:szCs w:val="24"/>
        </w:rPr>
        <w:tab/>
        <w:t xml:space="preserve">M.S. Green, M.R. Processes, Markoff Random Processes and the Statistical Mechanics of Time-Dependent Phenomena, 1281 (2000). </w:t>
      </w:r>
    </w:p>
    <w:p w14:paraId="36BFC7DE"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[32]</w:t>
      </w:r>
      <w:r w:rsidRPr="00BB07C8">
        <w:rPr>
          <w:rFonts w:ascii="Times New Roman" w:hAnsi="Times New Roman" w:cs="Times New Roman"/>
          <w:noProof/>
          <w:szCs w:val="24"/>
        </w:rPr>
        <w:tab/>
        <w:t xml:space="preserve">M. Omini, A. Sparavigna, An Iterative Approach to the Phonon Boltzmann Equation in the Theory of An iterative approach to the phonon Boltzmann equation in the theory of thermal conductivity, 4526 (2018). </w:t>
      </w:r>
    </w:p>
    <w:p w14:paraId="766372DA"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[33]</w:t>
      </w:r>
      <w:r w:rsidRPr="00BB07C8">
        <w:rPr>
          <w:rFonts w:ascii="Times New Roman" w:hAnsi="Times New Roman" w:cs="Times New Roman"/>
          <w:noProof/>
          <w:szCs w:val="24"/>
        </w:rPr>
        <w:tab/>
        <w:t>J.M. Ziman, Electrons and Phonons: The Theory of Transport Phenomena in Solids, Oxford University Press, Oxfo</w:t>
      </w:r>
      <w:r>
        <w:rPr>
          <w:rFonts w:ascii="Times New Roman" w:hAnsi="Times New Roman" w:cs="Times New Roman"/>
          <w:noProof/>
          <w:szCs w:val="24"/>
        </w:rPr>
        <w:t>rd, 2001.</w:t>
      </w:r>
    </w:p>
    <w:p w14:paraId="603A01EA"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[34]</w:t>
      </w:r>
      <w:r w:rsidRPr="00BB07C8">
        <w:rPr>
          <w:rFonts w:ascii="Times New Roman" w:hAnsi="Times New Roman" w:cs="Times New Roman"/>
          <w:noProof/>
          <w:szCs w:val="24"/>
        </w:rPr>
        <w:tab/>
        <w:t xml:space="preserve">M.J.R. and B.S. and J.A. Szpunar, The induced anisotropy in thermal conductivity of thorium dioxide and cerium dioxide, Mater. Res. Express. 4 (2017) 75512. </w:t>
      </w:r>
    </w:p>
    <w:p w14:paraId="2C685D6D"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[35]</w:t>
      </w:r>
      <w:r w:rsidRPr="00BB07C8">
        <w:rPr>
          <w:rFonts w:ascii="Times New Roman" w:hAnsi="Times New Roman" w:cs="Times New Roman"/>
          <w:noProof/>
          <w:szCs w:val="24"/>
        </w:rPr>
        <w:tab/>
        <w:t xml:space="preserve">G.K.H. Madsen, D.J. Singh, BoltzTraP. A code for calculating band-structure dependent quantities, Comput. Phys. Commun. 175 (2006) 67–71. </w:t>
      </w:r>
    </w:p>
    <w:p w14:paraId="3AD4FC42"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[36]</w:t>
      </w:r>
      <w:r w:rsidRPr="00BB07C8">
        <w:rPr>
          <w:rFonts w:ascii="Times New Roman" w:hAnsi="Times New Roman" w:cs="Times New Roman"/>
          <w:noProof/>
          <w:szCs w:val="24"/>
        </w:rPr>
        <w:tab/>
        <w:t xml:space="preserve">P. Giannozzi, S. Baroni, N. Bonini, M. Calandra, R. Car, C. Cavazzoni, D. Ceresoli, G.L. Chiarotti, M. Cococcioni, I. Dabo, A.D. Corso, S. de Gironcoli, S. Fabris, G. Fratesi, R. Gebauer, U. Gerstmann, C. Gougoussis, A. Kokalj, M. Lazzeri, L. Martin-Samos, N. Marzari, F. Mauri, R. Mazzarello, S. Paolini, A. Pasquarello, L. Paulatto, C. Sbraccia, S. Scandolo, G. Sclauzero, A.P. Seitsonen, A. Smogunov, P. Umari, R.M. Wentzcovitch, QUANTUM ESPRESSO: a modular and open-source software project for quantum simulations of materials, J. Phys. Condens. Matter. 21 (2009) 395502. </w:t>
      </w:r>
    </w:p>
    <w:p w14:paraId="17DE4BC4" w14:textId="77777777" w:rsidR="00DC1DC2" w:rsidRPr="005400A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highlight w:val="yellow"/>
        </w:rPr>
      </w:pPr>
      <w:r w:rsidRPr="00BB07C8">
        <w:rPr>
          <w:rFonts w:ascii="Times New Roman" w:hAnsi="Times New Roman" w:cs="Times New Roman"/>
          <w:noProof/>
          <w:szCs w:val="24"/>
        </w:rPr>
        <w:t>[37]</w:t>
      </w:r>
      <w:r w:rsidRPr="00BB07C8">
        <w:rPr>
          <w:rFonts w:ascii="Times New Roman" w:hAnsi="Times New Roman" w:cs="Times New Roman"/>
          <w:noProof/>
          <w:szCs w:val="24"/>
        </w:rPr>
        <w:tab/>
      </w:r>
      <w:r w:rsidRPr="00CE07E0">
        <w:rPr>
          <w:rFonts w:ascii="Times New Roman" w:hAnsi="Times New Roman" w:cs="Times New Roman"/>
        </w:rPr>
        <w:t xml:space="preserve">H. Shimizu, The Properties and Irradiation Behavior of </w:t>
      </w:r>
      <w:r w:rsidRPr="00CE07E0">
        <w:rPr>
          <w:rFonts w:ascii="Times New Roman" w:hAnsi="Times New Roman" w:cs="Times New Roman"/>
          <w:noProof/>
        </w:rPr>
        <w:t>U</w:t>
      </w:r>
      <w:r w:rsidRPr="00CE07E0">
        <w:rPr>
          <w:rFonts w:ascii="Times New Roman" w:hAnsi="Times New Roman" w:cs="Times New Roman"/>
          <w:noProof/>
          <w:vertAlign w:val="subscript"/>
        </w:rPr>
        <w:t>3</w:t>
      </w:r>
      <w:r w:rsidRPr="00CE07E0">
        <w:rPr>
          <w:rFonts w:ascii="Times New Roman" w:hAnsi="Times New Roman" w:cs="Times New Roman"/>
          <w:noProof/>
        </w:rPr>
        <w:t>Si</w:t>
      </w:r>
      <w:r w:rsidRPr="00CE07E0">
        <w:rPr>
          <w:rFonts w:ascii="Times New Roman" w:hAnsi="Times New Roman" w:cs="Times New Roman"/>
          <w:noProof/>
          <w:vertAlign w:val="subscript"/>
        </w:rPr>
        <w:t>2</w:t>
      </w:r>
      <w:r w:rsidRPr="00CE07E0">
        <w:rPr>
          <w:rFonts w:ascii="Times New Roman" w:hAnsi="Times New Roman" w:cs="Times New Roman"/>
        </w:rPr>
        <w:t>, Tech. Rep. NAASR-10621, Atomics International, July 1965.</w:t>
      </w:r>
    </w:p>
    <w:p w14:paraId="460D653C"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1B2666">
        <w:rPr>
          <w:rFonts w:ascii="Times New Roman" w:hAnsi="Times New Roman" w:cs="Times New Roman"/>
          <w:noProof/>
          <w:szCs w:val="24"/>
        </w:rPr>
        <w:lastRenderedPageBreak/>
        <w:t>[38]</w:t>
      </w:r>
      <w:r w:rsidRPr="001B2666">
        <w:rPr>
          <w:rFonts w:ascii="Times New Roman" w:hAnsi="Times New Roman" w:cs="Times New Roman"/>
          <w:noProof/>
          <w:szCs w:val="24"/>
        </w:rPr>
        <w:tab/>
      </w:r>
      <w:r w:rsidRPr="00CE07E0">
        <w:rPr>
          <w:rFonts w:ascii="Times New Roman" w:hAnsi="Times New Roman" w:cs="Times New Roman"/>
          <w:color w:val="000000" w:themeColor="text1"/>
        </w:rPr>
        <w:t>L.D. Loch, G.B. Engle, M.J. Snyder, W.H. Duckworth, Survey of Refractory Uranium Compounds, Tech. Rep. BMI-1124, Battelle Memorial Institute, August 1956.</w:t>
      </w:r>
    </w:p>
    <w:p w14:paraId="0AF19022" w14:textId="77777777" w:rsidR="00DC1DC2" w:rsidRPr="001B2666" w:rsidRDefault="00DC1DC2" w:rsidP="00DC1DC2">
      <w:pPr>
        <w:widowControl w:val="0"/>
        <w:autoSpaceDE w:val="0"/>
        <w:autoSpaceDN w:val="0"/>
        <w:adjustRightInd w:val="0"/>
        <w:spacing w:before="100" w:after="100" w:line="360" w:lineRule="auto"/>
        <w:ind w:left="640" w:hanging="640"/>
        <w:jc w:val="both"/>
        <w:rPr>
          <w:rFonts w:ascii="Times New Roman" w:hAnsi="Times New Roman" w:cs="Times New Roman"/>
          <w:noProof/>
        </w:rPr>
      </w:pPr>
      <w:r w:rsidRPr="00BB07C8">
        <w:rPr>
          <w:rFonts w:ascii="Times New Roman" w:hAnsi="Times New Roman" w:cs="Times New Roman"/>
          <w:noProof/>
          <w:szCs w:val="24"/>
        </w:rPr>
        <w:t>[39]</w:t>
      </w:r>
      <w:r w:rsidRPr="00BB07C8">
        <w:rPr>
          <w:rFonts w:ascii="Times New Roman" w:hAnsi="Times New Roman" w:cs="Times New Roman"/>
          <w:noProof/>
          <w:szCs w:val="24"/>
        </w:rPr>
        <w:tab/>
      </w:r>
      <w:r w:rsidRPr="00CE07E0">
        <w:rPr>
          <w:rFonts w:ascii="Times New Roman" w:hAnsi="Times New Roman" w:cs="Times New Roman"/>
        </w:rPr>
        <w:t>K.M. Taylor, C.H. McMurtry, Synthesis and Fabrication of Refractory Uranium Compounds, Tech. Rep. ORO-400, Carborundum Company, February 1961</w:t>
      </w:r>
      <w:r w:rsidRPr="00CE07E0">
        <w:rPr>
          <w:rFonts w:ascii="Times New Roman" w:hAnsi="Times New Roman" w:cs="Times New Roman"/>
          <w:noProof/>
        </w:rPr>
        <w:t xml:space="preserve">. </w:t>
      </w:r>
    </w:p>
    <w:p w14:paraId="703319F4"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[40]</w:t>
      </w:r>
      <w:r w:rsidRPr="00BB07C8">
        <w:rPr>
          <w:rFonts w:ascii="Times New Roman" w:hAnsi="Times New Roman" w:cs="Times New Roman"/>
          <w:noProof/>
          <w:szCs w:val="24"/>
        </w:rPr>
        <w:tab/>
        <w:t>Characterization of Nuclear Materials, (n.d.).</w:t>
      </w:r>
    </w:p>
    <w:p w14:paraId="737788EB"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[41]</w:t>
      </w:r>
      <w:r w:rsidRPr="00BB07C8">
        <w:rPr>
          <w:rFonts w:ascii="Times New Roman" w:hAnsi="Times New Roman" w:cs="Times New Roman"/>
          <w:noProof/>
          <w:szCs w:val="24"/>
        </w:rPr>
        <w:tab/>
        <w:t>D. Chattaraj, C. Majumder, Structural, electronic, elastic, vibrational and thermodynamic properties of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2</w:t>
      </w:r>
      <w:r w:rsidRPr="00BB07C8">
        <w:rPr>
          <w:rFonts w:ascii="Times New Roman" w:hAnsi="Times New Roman" w:cs="Times New Roman"/>
          <w:noProof/>
          <w:szCs w:val="24"/>
        </w:rPr>
        <w:t>: A comprehensive study using DFT, J. Alloys Compd. 732 (2018) 160–</w:t>
      </w:r>
      <w:r>
        <w:rPr>
          <w:rFonts w:ascii="Times New Roman" w:hAnsi="Times New Roman" w:cs="Times New Roman"/>
          <w:noProof/>
          <w:szCs w:val="24"/>
        </w:rPr>
        <w:t>166.</w:t>
      </w:r>
    </w:p>
    <w:p w14:paraId="4BCC9323"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[42]</w:t>
      </w:r>
      <w:r w:rsidRPr="00BB07C8">
        <w:rPr>
          <w:rFonts w:ascii="Times New Roman" w:hAnsi="Times New Roman" w:cs="Times New Roman"/>
          <w:noProof/>
          <w:szCs w:val="24"/>
        </w:rPr>
        <w:tab/>
        <w:t>U. Carvajal-Nunez, T.A. Saleh, J.T. White, B. Maiorov, A.T. Nelson, Determination of elastic properties of polycrystalline U</w:t>
      </w:r>
      <w:r w:rsidRPr="00131CE5">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131CE5">
        <w:rPr>
          <w:rFonts w:ascii="Times New Roman" w:hAnsi="Times New Roman" w:cs="Times New Roman"/>
          <w:noProof/>
          <w:szCs w:val="24"/>
          <w:vertAlign w:val="subscript"/>
        </w:rPr>
        <w:t>2</w:t>
      </w:r>
      <w:r w:rsidRPr="00BB07C8">
        <w:rPr>
          <w:rFonts w:ascii="Times New Roman" w:hAnsi="Times New Roman" w:cs="Times New Roman"/>
          <w:noProof/>
          <w:szCs w:val="24"/>
        </w:rPr>
        <w:t xml:space="preserve"> using resonant ultrasound spectroscopy, J. Nucl. Mater. 498 (2018) 438–</w:t>
      </w:r>
      <w:r>
        <w:rPr>
          <w:rFonts w:ascii="Times New Roman" w:hAnsi="Times New Roman" w:cs="Times New Roman"/>
          <w:noProof/>
          <w:szCs w:val="24"/>
        </w:rPr>
        <w:t>444.</w:t>
      </w:r>
    </w:p>
    <w:p w14:paraId="0235719F"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[43]</w:t>
      </w:r>
      <w:r w:rsidRPr="00BB07C8">
        <w:rPr>
          <w:rFonts w:ascii="Times New Roman" w:hAnsi="Times New Roman" w:cs="Times New Roman"/>
          <w:noProof/>
          <w:szCs w:val="24"/>
        </w:rPr>
        <w:tab/>
      </w:r>
      <w:r w:rsidRPr="00C003EF">
        <w:rPr>
          <w:rFonts w:ascii="Times New Roman" w:hAnsi="Times New Roman" w:cs="Times New Roman"/>
          <w:noProof/>
          <w:szCs w:val="24"/>
        </w:rPr>
        <w:t>Z. Wu, E. Zhao, H. Xiang, X. Hao, X. Liu, J. Meng, Crystal structures and elastic properties of superhard</w:t>
      </w:r>
      <w:r>
        <w:rPr>
          <w:rFonts w:ascii="Times New Roman" w:hAnsi="Times New Roman" w:cs="Times New Roman"/>
          <w:noProof/>
          <w:szCs w:val="24"/>
        </w:rPr>
        <w:t xml:space="preserve"> IrN</w:t>
      </w:r>
      <w:r w:rsidRPr="00C003EF">
        <w:rPr>
          <w:rFonts w:ascii="Times New Roman" w:hAnsi="Times New Roman" w:cs="Times New Roman"/>
          <w:noProof/>
          <w:szCs w:val="24"/>
          <w:vertAlign w:val="subscript"/>
        </w:rPr>
        <w:t>2</w:t>
      </w:r>
      <w:r>
        <w:rPr>
          <w:rFonts w:ascii="Times New Roman" w:hAnsi="Times New Roman" w:cs="Times New Roman"/>
          <w:noProof/>
          <w:szCs w:val="24"/>
        </w:rPr>
        <w:t xml:space="preserve"> and IrN</w:t>
      </w:r>
      <w:r w:rsidRPr="00C003EF">
        <w:rPr>
          <w:rFonts w:ascii="Times New Roman" w:hAnsi="Times New Roman" w:cs="Times New Roman"/>
          <w:noProof/>
          <w:szCs w:val="24"/>
          <w:vertAlign w:val="subscript"/>
        </w:rPr>
        <w:t>3</w:t>
      </w:r>
      <w:r w:rsidRPr="00C003EF">
        <w:rPr>
          <w:rFonts w:ascii="Times New Roman" w:hAnsi="Times New Roman" w:cs="Times New Roman"/>
          <w:noProof/>
          <w:szCs w:val="24"/>
        </w:rPr>
        <w:t xml:space="preserve"> from first principles, Phys. Rev. B. 76 (2007) 54115. </w:t>
      </w:r>
    </w:p>
    <w:p w14:paraId="57549450"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[44]</w:t>
      </w:r>
      <w:r w:rsidRPr="00BB07C8">
        <w:rPr>
          <w:rFonts w:ascii="Times New Roman" w:hAnsi="Times New Roman" w:cs="Times New Roman"/>
          <w:noProof/>
          <w:szCs w:val="24"/>
        </w:rPr>
        <w:tab/>
        <w:t>R. Hill, The Elastic Behaviour of a Crystalline Aggregate, Proc. Phys. Soc. Sect.</w:t>
      </w:r>
      <w:r>
        <w:rPr>
          <w:rFonts w:ascii="Times New Roman" w:hAnsi="Times New Roman" w:cs="Times New Roman"/>
          <w:noProof/>
          <w:szCs w:val="24"/>
        </w:rPr>
        <w:t xml:space="preserve"> A. 65 (1952) 349.</w:t>
      </w:r>
    </w:p>
    <w:p w14:paraId="62CA99B4"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[45]</w:t>
      </w:r>
      <w:r w:rsidRPr="00BB07C8">
        <w:rPr>
          <w:rFonts w:ascii="Times New Roman" w:hAnsi="Times New Roman" w:cs="Times New Roman"/>
          <w:noProof/>
          <w:szCs w:val="24"/>
        </w:rPr>
        <w:tab/>
        <w:t>M.A. Ghebouli, B. Ghebouli, M. Fatmi, First-principles calculations on structural, elastic, electronic, optical and thermal properties of CsPbCl</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 xml:space="preserve"> perovskite, Phys. B Condens. Matter. 406 (2011) 1837–</w:t>
      </w:r>
      <w:r>
        <w:rPr>
          <w:rFonts w:ascii="Times New Roman" w:hAnsi="Times New Roman" w:cs="Times New Roman"/>
          <w:noProof/>
          <w:szCs w:val="24"/>
        </w:rPr>
        <w:t>1843.</w:t>
      </w:r>
    </w:p>
    <w:p w14:paraId="11777AAA"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[46]</w:t>
      </w:r>
      <w:r w:rsidRPr="00BB07C8">
        <w:rPr>
          <w:rFonts w:ascii="Times New Roman" w:hAnsi="Times New Roman" w:cs="Times New Roman"/>
          <w:noProof/>
          <w:szCs w:val="24"/>
        </w:rPr>
        <w:tab/>
      </w:r>
      <w:r w:rsidRPr="00B76AAA">
        <w:rPr>
          <w:rFonts w:ascii="Times New Roman" w:hAnsi="Times New Roman" w:cs="Times New Roman"/>
        </w:rPr>
        <w:t>O. Anderson, J. Phys. Chem. Solids</w:t>
      </w:r>
      <w:r w:rsidRPr="00B76AAA">
        <w:rPr>
          <w:rFonts w:ascii="Times New Roman" w:hAnsi="Times New Roman" w:cs="Times New Roman"/>
          <w:noProof/>
          <w:szCs w:val="24"/>
        </w:rPr>
        <w:t>, 24 (1963) 909–917.</w:t>
      </w:r>
    </w:p>
    <w:p w14:paraId="2FA9914B"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[47]</w:t>
      </w:r>
      <w:r w:rsidRPr="00BB07C8">
        <w:rPr>
          <w:rFonts w:ascii="Times New Roman" w:hAnsi="Times New Roman" w:cs="Times New Roman"/>
          <w:noProof/>
          <w:szCs w:val="24"/>
        </w:rPr>
        <w:tab/>
        <w:t>M.J. Mehl, B.M. Klein, D.A. Papaconstantopoulos, First principles calculations of elastic properties of metals, 1 (1994) 1–26.</w:t>
      </w:r>
    </w:p>
    <w:p w14:paraId="1737B34E"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[48]</w:t>
      </w:r>
      <w:r w:rsidRPr="00BB07C8">
        <w:rPr>
          <w:rFonts w:ascii="Times New Roman" w:hAnsi="Times New Roman" w:cs="Times New Roman"/>
          <w:noProof/>
          <w:szCs w:val="24"/>
        </w:rPr>
        <w:tab/>
        <w:t>A. Berche, C. Rado, O. Rapaud, C. Guéneau, J. Rogez, Thermodynamic study of the U–Si system, J. Nucl. Mater. 389 (2009) 101–</w:t>
      </w:r>
      <w:r>
        <w:rPr>
          <w:rFonts w:ascii="Times New Roman" w:hAnsi="Times New Roman" w:cs="Times New Roman"/>
          <w:noProof/>
          <w:szCs w:val="24"/>
        </w:rPr>
        <w:t>107.</w:t>
      </w:r>
    </w:p>
    <w:p w14:paraId="4EE66EA2"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[49]</w:t>
      </w:r>
      <w:r w:rsidRPr="00BB07C8">
        <w:rPr>
          <w:rFonts w:ascii="Times New Roman" w:hAnsi="Times New Roman" w:cs="Times New Roman"/>
          <w:noProof/>
          <w:szCs w:val="24"/>
        </w:rPr>
        <w:tab/>
        <w:t>P.K. Schelling, S.R. Phillpot, P. Keblinski, Comparison of atomic-level simulation methods for computing thermal conductivity, Phys. Rev. B. 65 (2002) 144306.</w:t>
      </w:r>
    </w:p>
    <w:p w14:paraId="792F18A3"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[50]</w:t>
      </w:r>
      <w:r w:rsidRPr="00BB07C8">
        <w:rPr>
          <w:rFonts w:ascii="Times New Roman" w:hAnsi="Times New Roman" w:cs="Times New Roman"/>
          <w:noProof/>
          <w:szCs w:val="24"/>
        </w:rPr>
        <w:tab/>
        <w:t>J.E. Turney, E.S. Landry, A.J.H. McGaughey, C.H. Amon, Predicting phonon properties and thermal conductivity from anharmonic lattice dynamics calculations and molecular dynamics simulations, Phys. Rev. B. 79 (2009) 64301.</w:t>
      </w:r>
    </w:p>
    <w:p w14:paraId="1ED1129D" w14:textId="77777777" w:rsidR="00DC1DC2"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[51]</w:t>
      </w:r>
      <w:r w:rsidRPr="00BB07C8">
        <w:rPr>
          <w:rFonts w:ascii="Times New Roman" w:hAnsi="Times New Roman" w:cs="Times New Roman"/>
          <w:noProof/>
          <w:szCs w:val="24"/>
        </w:rPr>
        <w:tab/>
        <w:t>H. Peng, N. Kioussis, D.A. Stewart, H. Peng, N. Kioussis, D.A. Stewart, Anisotropic lattice thermal conductivity in chiral tellurium from first principles Anisotropic lattice thermal conductivity in chiral tellurium from first principles,</w:t>
      </w:r>
      <w:r>
        <w:rPr>
          <w:rFonts w:ascii="Times New Roman" w:hAnsi="Times New Roman" w:cs="Times New Roman"/>
          <w:noProof/>
          <w:szCs w:val="24"/>
        </w:rPr>
        <w:t xml:space="preserve"> J. Appl. Phys. 107,</w:t>
      </w:r>
      <w:r w:rsidRPr="00BB07C8">
        <w:rPr>
          <w:rFonts w:ascii="Times New Roman" w:hAnsi="Times New Roman" w:cs="Times New Roman"/>
          <w:noProof/>
          <w:szCs w:val="24"/>
        </w:rPr>
        <w:t xml:space="preserve"> 25190</w:t>
      </w:r>
      <w:r>
        <w:rPr>
          <w:rFonts w:ascii="Times New Roman" w:hAnsi="Times New Roman" w:cs="Times New Roman"/>
          <w:noProof/>
          <w:szCs w:val="24"/>
        </w:rPr>
        <w:t>4 (2015).</w:t>
      </w:r>
    </w:p>
    <w:p w14:paraId="55C3CC01"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 xml:space="preserve"> [52]</w:t>
      </w:r>
      <w:r w:rsidRPr="00BB07C8">
        <w:rPr>
          <w:rFonts w:ascii="Times New Roman" w:hAnsi="Times New Roman" w:cs="Times New Roman"/>
          <w:noProof/>
          <w:szCs w:val="24"/>
        </w:rPr>
        <w:tab/>
        <w:t xml:space="preserve">H. Shao, X. Tan, G.-Q. Liu, J. Jiang, H. Jiang, A first-principles study on the phonon transport in </w:t>
      </w:r>
      <w:r w:rsidRPr="00BB07C8">
        <w:rPr>
          <w:rFonts w:ascii="Times New Roman" w:hAnsi="Times New Roman" w:cs="Times New Roman"/>
          <w:noProof/>
          <w:szCs w:val="24"/>
        </w:rPr>
        <w:lastRenderedPageBreak/>
        <w:t>layered BiCuO</w:t>
      </w:r>
      <w:r>
        <w:rPr>
          <w:rFonts w:ascii="Times New Roman" w:hAnsi="Times New Roman" w:cs="Times New Roman"/>
          <w:noProof/>
          <w:szCs w:val="24"/>
        </w:rPr>
        <w:t>Se, Sci. Rep. 6 (2016) 21035.</w:t>
      </w:r>
    </w:p>
    <w:p w14:paraId="53761A54"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BB07C8">
        <w:rPr>
          <w:rFonts w:ascii="Times New Roman" w:hAnsi="Times New Roman" w:cs="Times New Roman"/>
          <w:noProof/>
          <w:szCs w:val="24"/>
        </w:rPr>
        <w:t>[53]</w:t>
      </w:r>
      <w:r w:rsidRPr="00BB07C8">
        <w:rPr>
          <w:rFonts w:ascii="Times New Roman" w:hAnsi="Times New Roman" w:cs="Times New Roman"/>
          <w:noProof/>
          <w:szCs w:val="24"/>
        </w:rPr>
        <w:tab/>
        <w:t>A.H</w:t>
      </w:r>
      <w:r>
        <w:rPr>
          <w:rFonts w:ascii="Times New Roman" w:hAnsi="Times New Roman" w:cs="Times New Roman"/>
          <w:noProof/>
          <w:szCs w:val="24"/>
        </w:rPr>
        <w:t>. Wilson, The theory of metals</w:t>
      </w:r>
      <w:r w:rsidRPr="00BB07C8">
        <w:rPr>
          <w:rFonts w:ascii="Times New Roman" w:hAnsi="Times New Roman" w:cs="Times New Roman"/>
          <w:noProof/>
          <w:szCs w:val="24"/>
        </w:rPr>
        <w:t xml:space="preserve"> by A. H. Wilson, Cambridge Uni. Press, Cambridge, England, 1953.</w:t>
      </w:r>
    </w:p>
    <w:p w14:paraId="74DCEBCB" w14:textId="77777777" w:rsidR="00DC1DC2" w:rsidRPr="00BB07C8" w:rsidRDefault="00DC1DC2" w:rsidP="00DC1DC2">
      <w:pPr>
        <w:widowControl w:val="0"/>
        <w:autoSpaceDE w:val="0"/>
        <w:autoSpaceDN w:val="0"/>
        <w:adjustRightInd w:val="0"/>
        <w:spacing w:before="100" w:after="100" w:line="360" w:lineRule="auto"/>
        <w:ind w:left="640" w:hanging="640"/>
        <w:rPr>
          <w:rFonts w:ascii="Times New Roman" w:hAnsi="Times New Roman" w:cs="Times New Roman"/>
          <w:noProof/>
        </w:rPr>
      </w:pPr>
      <w:r w:rsidRPr="00BB07C8">
        <w:rPr>
          <w:rFonts w:ascii="Times New Roman" w:hAnsi="Times New Roman" w:cs="Times New Roman"/>
          <w:noProof/>
          <w:szCs w:val="24"/>
        </w:rPr>
        <w:t>[54]</w:t>
      </w:r>
      <w:r w:rsidRPr="00BB07C8">
        <w:rPr>
          <w:rFonts w:ascii="Times New Roman" w:hAnsi="Times New Roman" w:cs="Times New Roman"/>
          <w:noProof/>
          <w:szCs w:val="24"/>
        </w:rPr>
        <w:tab/>
        <w:t>J.T. White, A.T. Nelson, D.D. Byler, D.J. Safarik, J.T. Dunwoody, K.J. McClellan, Thermophysical properties of U</w:t>
      </w:r>
      <w:r w:rsidRPr="005A7DC4">
        <w:rPr>
          <w:rFonts w:ascii="Times New Roman" w:hAnsi="Times New Roman" w:cs="Times New Roman"/>
          <w:noProof/>
          <w:szCs w:val="24"/>
          <w:vertAlign w:val="subscript"/>
        </w:rPr>
        <w:t>3</w:t>
      </w:r>
      <w:r w:rsidRPr="00BB07C8">
        <w:rPr>
          <w:rFonts w:ascii="Times New Roman" w:hAnsi="Times New Roman" w:cs="Times New Roman"/>
          <w:noProof/>
          <w:szCs w:val="24"/>
        </w:rPr>
        <w:t>Si</w:t>
      </w:r>
      <w:r w:rsidRPr="005A7DC4">
        <w:rPr>
          <w:rFonts w:ascii="Times New Roman" w:hAnsi="Times New Roman" w:cs="Times New Roman"/>
          <w:noProof/>
          <w:szCs w:val="24"/>
          <w:vertAlign w:val="subscript"/>
        </w:rPr>
        <w:t>5</w:t>
      </w:r>
      <w:r w:rsidRPr="00BB07C8">
        <w:rPr>
          <w:rFonts w:ascii="Times New Roman" w:hAnsi="Times New Roman" w:cs="Times New Roman"/>
          <w:noProof/>
          <w:szCs w:val="24"/>
        </w:rPr>
        <w:t xml:space="preserve"> to 1773K, J. Nucl. Mater. 456 (2015) 442–</w:t>
      </w:r>
      <w:r>
        <w:rPr>
          <w:rFonts w:ascii="Times New Roman" w:hAnsi="Times New Roman" w:cs="Times New Roman"/>
          <w:noProof/>
          <w:szCs w:val="24"/>
        </w:rPr>
        <w:t>448.</w:t>
      </w:r>
    </w:p>
    <w:p w14:paraId="5A4EBE6F" w14:textId="77777777" w:rsidR="00F83552" w:rsidRPr="00DC1DC2" w:rsidRDefault="00DC1DC2" w:rsidP="00DC1DC2">
      <w:r w:rsidRPr="00CE07E0">
        <w:rPr>
          <w:rFonts w:ascii="Times New Roman" w:hAnsi="Times New Roman" w:cs="Times New Roman"/>
          <w:b/>
        </w:rPr>
        <w:fldChar w:fldCharType="end"/>
      </w:r>
    </w:p>
    <w:sectPr w:rsidR="00F83552" w:rsidRPr="00DC1DC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 B" w:date="2018-11-08T13:37:00Z" w:initials="BWB">
    <w:p w14:paraId="33EF2EB2" w14:textId="77777777" w:rsidR="00AD4FF2" w:rsidRDefault="00AD4FF2">
      <w:pPr>
        <w:pStyle w:val="CommentText"/>
      </w:pPr>
      <w:r>
        <w:rPr>
          <w:rStyle w:val="CommentReference"/>
        </w:rPr>
        <w:annotationRef/>
      </w:r>
      <w:r>
        <w:t>Also decreases with increasing dose</w:t>
      </w:r>
    </w:p>
  </w:comment>
  <w:comment w:id="6" w:author="Ben B" w:date="2018-11-08T13:38:00Z" w:initials="BWB">
    <w:p w14:paraId="79DF3036" w14:textId="77777777" w:rsidR="000A0AF6" w:rsidRDefault="000A0AF6">
      <w:pPr>
        <w:pStyle w:val="CommentText"/>
      </w:pPr>
      <w:r>
        <w:rPr>
          <w:rStyle w:val="CommentReference"/>
        </w:rPr>
        <w:annotationRef/>
      </w:r>
      <w:r>
        <w:t>I think this statement is incorrect for current applications. It is more that the additional coping time must not be accompanied by a decrease in fuel performance</w:t>
      </w:r>
    </w:p>
  </w:comment>
  <w:comment w:id="11" w:author="Ben B" w:date="2018-11-08T13:40:00Z" w:initials="BWB">
    <w:p w14:paraId="024987C0" w14:textId="77777777" w:rsidR="000A0AF6" w:rsidRDefault="000A0AF6">
      <w:pPr>
        <w:pStyle w:val="CommentText"/>
      </w:pPr>
      <w:r>
        <w:rPr>
          <w:rStyle w:val="CommentReference"/>
        </w:rPr>
        <w:annotationRef/>
      </w:r>
      <w:r>
        <w:t>Not sure if your journal wants England or American style English. I default to American spellings</w:t>
      </w:r>
    </w:p>
  </w:comment>
  <w:comment w:id="12" w:author="Ben B" w:date="2018-11-08T13:41:00Z" w:initials="BWB">
    <w:p w14:paraId="59E9753D" w14:textId="77777777" w:rsidR="000A0AF6" w:rsidRDefault="000A0AF6">
      <w:pPr>
        <w:pStyle w:val="CommentText"/>
      </w:pPr>
      <w:r>
        <w:rPr>
          <w:rStyle w:val="CommentReference"/>
        </w:rPr>
        <w:annotationRef/>
      </w:r>
      <w:r>
        <w:t>Not compared to UO2. The melting point is actually a point against U3Si2 fuels</w:t>
      </w:r>
    </w:p>
  </w:comment>
  <w:comment w:id="14" w:author="Ben B" w:date="2018-11-08T13:43:00Z" w:initials="BWB">
    <w:p w14:paraId="6C43909B" w14:textId="77777777" w:rsidR="000A0AF6" w:rsidRDefault="000A0AF6">
      <w:pPr>
        <w:pStyle w:val="CommentText"/>
      </w:pPr>
      <w:r>
        <w:rPr>
          <w:rStyle w:val="CommentReference"/>
        </w:rPr>
        <w:annotationRef/>
      </w:r>
      <w:r>
        <w:t xml:space="preserve">This is perhaps true for one U atom site, not for the other. </w:t>
      </w:r>
      <w:proofErr w:type="gramStart"/>
      <w:r>
        <w:t>Thus</w:t>
      </w:r>
      <w:proofErr w:type="gramEnd"/>
      <w:r>
        <w:t xml:space="preserve"> I view this as a mischaracterization of the crystal structure</w:t>
      </w:r>
    </w:p>
  </w:comment>
  <w:comment w:id="15" w:author="Ben B" w:date="2018-11-08T13:48:00Z" w:initials="BWB">
    <w:p w14:paraId="770F8D48" w14:textId="77777777" w:rsidR="000A0AF6" w:rsidRDefault="000A0AF6">
      <w:pPr>
        <w:pStyle w:val="CommentText"/>
      </w:pPr>
      <w:r>
        <w:rPr>
          <w:rStyle w:val="CommentReference"/>
        </w:rPr>
        <w:annotationRef/>
      </w:r>
      <w:r>
        <w:t xml:space="preserve">Label which atoms are which colors. </w:t>
      </w:r>
      <w:r w:rsidR="00E842D5">
        <w:t xml:space="preserve">I prefer to have unit cell lines surrounding the atoms to make it </w:t>
      </w:r>
      <w:proofErr w:type="gramStart"/>
      <w:r w:rsidR="00E842D5">
        <w:t>more clear</w:t>
      </w:r>
      <w:proofErr w:type="gramEnd"/>
      <w:r w:rsidR="00E842D5">
        <w:t xml:space="preserve">. This is a complex structure, but the way this figure is laid out makes it hard to distinguish things, even for me. </w:t>
      </w:r>
    </w:p>
  </w:comment>
  <w:comment w:id="16" w:author="Ben B" w:date="2018-11-08T13:51:00Z" w:initials="BWB">
    <w:p w14:paraId="2AABF07A" w14:textId="77777777" w:rsidR="00E842D5" w:rsidRDefault="00E842D5">
      <w:pPr>
        <w:pStyle w:val="CommentText"/>
      </w:pPr>
      <w:r>
        <w:rPr>
          <w:rStyle w:val="CommentReference"/>
        </w:rPr>
        <w:annotationRef/>
      </w:r>
      <w:r>
        <w:t>Did you define ATF?</w:t>
      </w:r>
    </w:p>
  </w:comment>
  <w:comment w:id="34" w:author="Ben B" w:date="2018-11-08T13:54:00Z" w:initials="BWB">
    <w:p w14:paraId="213552C3" w14:textId="77777777" w:rsidR="00E842D5" w:rsidRDefault="00E842D5">
      <w:pPr>
        <w:pStyle w:val="CommentText"/>
      </w:pPr>
      <w:r>
        <w:rPr>
          <w:rStyle w:val="CommentReference"/>
        </w:rPr>
        <w:annotationRef/>
      </w:r>
      <w:r>
        <w:t>I personally don’t like the term force field here. I would say interatomic potential.</w:t>
      </w:r>
    </w:p>
  </w:comment>
  <w:comment w:id="39" w:author="Ben B" w:date="2018-11-08T13:57:00Z" w:initials="BWB">
    <w:p w14:paraId="15B4BF89" w14:textId="77777777" w:rsidR="00E842D5" w:rsidRDefault="00E842D5">
      <w:pPr>
        <w:pStyle w:val="CommentText"/>
      </w:pPr>
      <w:r>
        <w:rPr>
          <w:rStyle w:val="CommentReference"/>
        </w:rPr>
        <w:annotationRef/>
      </w:r>
      <w:r>
        <w:t>This seems like an add-on that doesn’t really fit here. Maybe you can put it in the previous paragraph discussing the literature review?</w:t>
      </w:r>
    </w:p>
  </w:comment>
  <w:comment w:id="40" w:author="Ben B" w:date="2018-11-08T13:58:00Z" w:initials="BWB">
    <w:p w14:paraId="5224A331" w14:textId="77777777" w:rsidR="00E842D5" w:rsidRDefault="00E842D5" w:rsidP="00E842D5">
      <w:pPr>
        <w:pStyle w:val="CommentText"/>
      </w:pPr>
      <w:r>
        <w:rPr>
          <w:rStyle w:val="CommentReference"/>
        </w:rPr>
        <w:annotationRef/>
      </w:r>
      <w:r>
        <w:t>a</w:t>
      </w:r>
      <w:r>
        <w:t>ngular dependent many-body embedding function</w:t>
      </w:r>
    </w:p>
    <w:p w14:paraId="62956005" w14:textId="77777777" w:rsidR="00E842D5" w:rsidRDefault="00E842D5">
      <w:pPr>
        <w:pStyle w:val="CommentText"/>
      </w:pPr>
    </w:p>
  </w:comment>
  <w:comment w:id="45" w:author="Ben B" w:date="2018-11-08T15:54:00Z" w:initials="BWB">
    <w:p w14:paraId="4D3EED22" w14:textId="497487F4" w:rsidR="000C5BAA" w:rsidRDefault="000C5BAA">
      <w:pPr>
        <w:pStyle w:val="CommentText"/>
      </w:pPr>
      <w:r>
        <w:rPr>
          <w:rStyle w:val="CommentReference"/>
        </w:rPr>
        <w:annotationRef/>
      </w:r>
      <w:r>
        <w:t>alpha is an x/z direction? Also, how is the heat current vector determined?</w:t>
      </w:r>
    </w:p>
  </w:comment>
  <w:comment w:id="46" w:author="Ben B" w:date="2018-11-08T15:53:00Z" w:initials="BWB">
    <w:p w14:paraId="056057F5" w14:textId="0D5E36E9" w:rsidR="00CC4408" w:rsidRDefault="00CC4408">
      <w:pPr>
        <w:pStyle w:val="CommentText"/>
      </w:pPr>
      <w:r>
        <w:rPr>
          <w:rStyle w:val="CommentReference"/>
        </w:rPr>
        <w:annotationRef/>
      </w:r>
      <w:r>
        <w:t>you never define what this is or how it is calculated.</w:t>
      </w:r>
    </w:p>
  </w:comment>
  <w:comment w:id="59" w:author="Ben B" w:date="2018-11-08T14:07:00Z" w:initials="BWB">
    <w:p w14:paraId="17919C20" w14:textId="77777777" w:rsidR="0080069E" w:rsidRDefault="0080069E">
      <w:pPr>
        <w:pStyle w:val="CommentText"/>
      </w:pPr>
      <w:r>
        <w:rPr>
          <w:rStyle w:val="CommentReference"/>
        </w:rPr>
        <w:annotationRef/>
      </w:r>
      <w:r>
        <w:t>calculations? Simulations? Computation seems the wrong word choice</w:t>
      </w:r>
    </w:p>
  </w:comment>
  <w:comment w:id="60" w:author="Ben B" w:date="2018-11-08T14:08:00Z" w:initials="BWB">
    <w:p w14:paraId="481F3837" w14:textId="77777777" w:rsidR="0080069E" w:rsidRDefault="0080069E">
      <w:pPr>
        <w:pStyle w:val="CommentText"/>
      </w:pPr>
      <w:r>
        <w:rPr>
          <w:rStyle w:val="CommentReference"/>
        </w:rPr>
        <w:annotationRef/>
      </w:r>
      <w:r>
        <w:t xml:space="preserve">the individual bins are </w:t>
      </w:r>
      <w:proofErr w:type="gramStart"/>
      <w:r>
        <w:t>150 unit</w:t>
      </w:r>
      <w:proofErr w:type="gramEnd"/>
      <w:r>
        <w:t xml:space="preserve"> cells across? </w:t>
      </w:r>
      <w:r w:rsidR="0088487F">
        <w:t xml:space="preserve">How </w:t>
      </w:r>
      <w:proofErr w:type="spellStart"/>
      <w:r w:rsidR="0088487F">
        <w:t>mnay</w:t>
      </w:r>
      <w:proofErr w:type="spellEnd"/>
      <w:r w:rsidR="0088487F">
        <w:t xml:space="preserve"> bins do you </w:t>
      </w:r>
      <w:proofErr w:type="spellStart"/>
      <w:r w:rsidR="0088487F">
        <w:t xml:space="preserve">have? </w:t>
      </w:r>
      <w:proofErr w:type="spellEnd"/>
      <w:r>
        <w:t xml:space="preserve">This </w:t>
      </w:r>
      <w:proofErr w:type="spellStart"/>
      <w:r>
        <w:t>cant</w:t>
      </w:r>
      <w:proofErr w:type="spellEnd"/>
      <w:r>
        <w:t xml:space="preserve"> be right. You mean this is how big your entire system is? </w:t>
      </w:r>
    </w:p>
  </w:comment>
  <w:comment w:id="63" w:author="Ben B" w:date="2018-11-08T14:14:00Z" w:initials="BWB">
    <w:p w14:paraId="70BC5F7C" w14:textId="77777777" w:rsidR="0088487F" w:rsidRDefault="0088487F">
      <w:pPr>
        <w:pStyle w:val="CommentText"/>
      </w:pPr>
      <w:r>
        <w:rPr>
          <w:rStyle w:val="CommentReference"/>
        </w:rPr>
        <w:annotationRef/>
      </w:r>
      <w:r>
        <w:t xml:space="preserve">This is like a paper in itself, or a major portion of a paper. You either need to cite this or show your work. It is unacceptable that this is glossed over. </w:t>
      </w:r>
    </w:p>
  </w:comment>
  <w:comment w:id="67" w:author="Ben B" w:date="2018-11-08T14:19:00Z" w:initials="BWB">
    <w:p w14:paraId="05A7F928" w14:textId="77777777" w:rsidR="002E6C4D" w:rsidRDefault="002E6C4D">
      <w:pPr>
        <w:pStyle w:val="CommentText"/>
      </w:pPr>
      <w:r>
        <w:rPr>
          <w:rStyle w:val="CommentReference"/>
        </w:rPr>
        <w:annotationRef/>
      </w:r>
      <w:r>
        <w:t>I personally would prefer to compare to Noordhoek’s work. But your choice.</w:t>
      </w:r>
    </w:p>
  </w:comment>
  <w:comment w:id="68" w:author="Ben B" w:date="2018-11-08T14:17:00Z" w:initials="BWB">
    <w:p w14:paraId="180E3698" w14:textId="77777777" w:rsidR="0088487F" w:rsidRDefault="0088487F">
      <w:pPr>
        <w:pStyle w:val="CommentText"/>
      </w:pPr>
      <w:r>
        <w:rPr>
          <w:rStyle w:val="CommentReference"/>
        </w:rPr>
        <w:annotationRef/>
      </w:r>
      <w:r>
        <w:t>Check your math. This volume per atom doesn’t make sense based on the reported lattice constants</w:t>
      </w:r>
      <w:r w:rsidR="002E6C4D">
        <w:t xml:space="preserve">. Also, you should be getting EXACTLY what I get. Not just close to what I get. </w:t>
      </w:r>
    </w:p>
  </w:comment>
  <w:comment w:id="69" w:author="Ben B" w:date="2018-11-08T14:22:00Z" w:initials="BWB">
    <w:p w14:paraId="74512E7F" w14:textId="77777777" w:rsidR="002E6C4D" w:rsidRDefault="002E6C4D">
      <w:pPr>
        <w:pStyle w:val="CommentText"/>
      </w:pPr>
      <w:r>
        <w:rPr>
          <w:rStyle w:val="CommentReference"/>
        </w:rPr>
        <w:annotationRef/>
      </w:r>
      <w:r>
        <w:t>You are doing more refined work tha</w:t>
      </w:r>
      <w:r w:rsidR="009F7880">
        <w:t xml:space="preserve">n </w:t>
      </w:r>
      <w:r>
        <w:t xml:space="preserve">my thermal expansion stuff, but you need </w:t>
      </w:r>
      <w:r w:rsidR="009F7880">
        <w:t>refer to the stuff I did. s</w:t>
      </w:r>
      <w:r>
        <w:t xml:space="preserve">ay </w:t>
      </w:r>
      <w:r w:rsidR="009F7880">
        <w:t xml:space="preserve">something like </w:t>
      </w:r>
      <w:r>
        <w:t xml:space="preserve">that Beeler [] calculated an average </w:t>
      </w:r>
      <w:r w:rsidR="009F7880">
        <w:t>LTE but</w:t>
      </w:r>
      <w:r>
        <w:t xml:space="preserve"> did not re</w:t>
      </w:r>
      <w:r w:rsidR="009F7880">
        <w:t xml:space="preserve">port unique a/c expansion coefficients. Additionally, this work utilizes a more refined temperature sampling, which allows for a more intricate analysis of the nature of anisotropic thermal expansion. This work is performed </w:t>
      </w:r>
      <w:r>
        <w:t xml:space="preserve">in order to compare with the experimental results from </w:t>
      </w:r>
      <w:proofErr w:type="spellStart"/>
      <w:r>
        <w:t>Obbard</w:t>
      </w:r>
      <w:proofErr w:type="spellEnd"/>
      <w:r>
        <w:t xml:space="preserve"> [].</w:t>
      </w:r>
    </w:p>
    <w:p w14:paraId="6971B0B3" w14:textId="77777777" w:rsidR="002E6C4D" w:rsidRDefault="002E6C4D">
      <w:pPr>
        <w:pStyle w:val="CommentText"/>
      </w:pPr>
    </w:p>
    <w:p w14:paraId="4994B8E4" w14:textId="77777777" w:rsidR="002E6C4D" w:rsidRDefault="002E6C4D">
      <w:pPr>
        <w:pStyle w:val="CommentText"/>
      </w:pPr>
      <w:r>
        <w:t xml:space="preserve">Also, compare your calculated LTE with mine. </w:t>
      </w:r>
    </w:p>
    <w:p w14:paraId="6985D1F3" w14:textId="77777777" w:rsidR="002E6C4D" w:rsidRDefault="002E6C4D">
      <w:pPr>
        <w:pStyle w:val="CommentText"/>
      </w:pPr>
    </w:p>
    <w:p w14:paraId="4DD45049" w14:textId="77777777" w:rsidR="002E6C4D" w:rsidRDefault="002E6C4D">
      <w:pPr>
        <w:pStyle w:val="CommentText"/>
      </w:pPr>
      <w:r>
        <w:t xml:space="preserve">Finally, I only think that a relative lattice constant is applicable here. So, I would only show f, e, and d, and omit a-c. </w:t>
      </w:r>
    </w:p>
  </w:comment>
  <w:comment w:id="82" w:author="Ben B" w:date="2018-11-08T14:33:00Z" w:initials="BWB">
    <w:p w14:paraId="266BF8D9" w14:textId="77777777" w:rsidR="00BE49C8" w:rsidRDefault="00BE49C8">
      <w:pPr>
        <w:pStyle w:val="CommentText"/>
      </w:pPr>
      <w:r>
        <w:rPr>
          <w:rStyle w:val="CommentReference"/>
        </w:rPr>
        <w:annotationRef/>
      </w:r>
      <w:r>
        <w:t>It is odd to me that you have the jumps out of linear behavior at 900K and 1500K. is this just an artifact of your averaging scheme? This looks weird.</w:t>
      </w:r>
    </w:p>
    <w:p w14:paraId="1D1AB130" w14:textId="77777777" w:rsidR="00BE49C8" w:rsidRDefault="00BE49C8">
      <w:pPr>
        <w:pStyle w:val="CommentText"/>
      </w:pPr>
    </w:p>
    <w:p w14:paraId="3A0277DE" w14:textId="00AB94E8" w:rsidR="00BE49C8" w:rsidRDefault="00BE49C8">
      <w:pPr>
        <w:pStyle w:val="CommentText"/>
      </w:pPr>
      <w:r>
        <w:t xml:space="preserve">Also, I think you should modify your axes so that you aren’t left with a bunch of empty space in the chart. </w:t>
      </w:r>
    </w:p>
  </w:comment>
  <w:comment w:id="83" w:author="Ben B" w:date="2018-11-08T14:35:00Z" w:initials="BWB">
    <w:p w14:paraId="517C3A42" w14:textId="69F253E0" w:rsidR="00BE49C8" w:rsidRDefault="00BE49C8">
      <w:pPr>
        <w:pStyle w:val="CommentText"/>
      </w:pPr>
      <w:r>
        <w:rPr>
          <w:rStyle w:val="CommentReference"/>
        </w:rPr>
        <w:annotationRef/>
      </w:r>
      <w:r>
        <w:t>You should specifically say that there are two different axes and which ones the data belongs to.</w:t>
      </w:r>
    </w:p>
  </w:comment>
  <w:comment w:id="92" w:author="Ben B" w:date="2018-11-08T15:47:00Z" w:initials="BWB">
    <w:p w14:paraId="44D4020C" w14:textId="4275E3F3" w:rsidR="00CC4408" w:rsidRDefault="00CC4408">
      <w:pPr>
        <w:pStyle w:val="CommentText"/>
      </w:pPr>
      <w:r>
        <w:rPr>
          <w:rStyle w:val="CommentReference"/>
        </w:rPr>
        <w:annotationRef/>
      </w:r>
      <w:r>
        <w:t xml:space="preserve">You go straight into an explanation, first list the two sensitivity methods. It is jumbled on a first read through. </w:t>
      </w:r>
    </w:p>
  </w:comment>
  <w:comment w:id="93" w:author="Ben B" w:date="2018-11-08T15:47:00Z" w:initials="BWB">
    <w:p w14:paraId="3FB6BE57" w14:textId="25BD5F72" w:rsidR="00CC4408" w:rsidRDefault="00CC4408">
      <w:pPr>
        <w:pStyle w:val="CommentText"/>
      </w:pPr>
      <w:r>
        <w:rPr>
          <w:rStyle w:val="CommentReference"/>
        </w:rPr>
        <w:annotationRef/>
      </w:r>
      <w:r>
        <w:t>This is an incomplete sentence. Maybe just remove which?</w:t>
      </w:r>
    </w:p>
  </w:comment>
  <w:comment w:id="99" w:author="Ben B" w:date="2018-11-08T15:50:00Z" w:initials="BWB">
    <w:p w14:paraId="07EA8E3F" w14:textId="763E892A" w:rsidR="00CC4408" w:rsidRDefault="00CC4408">
      <w:pPr>
        <w:pStyle w:val="CommentText"/>
      </w:pPr>
      <w:r>
        <w:rPr>
          <w:rStyle w:val="CommentReference"/>
        </w:rPr>
        <w:annotationRef/>
      </w:r>
      <w:r>
        <w:t xml:space="preserve">Above you were talking about </w:t>
      </w:r>
      <w:proofErr w:type="gramStart"/>
      <w:r>
        <w:t>150 unit</w:t>
      </w:r>
      <w:proofErr w:type="gramEnd"/>
      <w:r>
        <w:t xml:space="preserve"> cells. That is a different set of simulations? This does not paint a clear picture. I do not think I could reproduce your work from this paper, as it is unclear what was done and what supercells and how all of this was output from the simulations. </w:t>
      </w:r>
      <w:r w:rsidR="000C5BAA">
        <w:t xml:space="preserve">Perhaps you should be more explicit in your methods section about the various supercells and the specific steps taken for each graph and data set you report. </w:t>
      </w:r>
    </w:p>
  </w:comment>
  <w:comment w:id="102" w:author="Ben B" w:date="2018-11-08T15:58:00Z" w:initials="BWB">
    <w:p w14:paraId="040BF873" w14:textId="0D222E54" w:rsidR="000C5BAA" w:rsidRDefault="000C5BAA">
      <w:pPr>
        <w:pStyle w:val="CommentText"/>
      </w:pPr>
      <w:r>
        <w:rPr>
          <w:rStyle w:val="CommentReference"/>
        </w:rPr>
        <w:annotationRef/>
      </w:r>
      <w:r>
        <w:t xml:space="preserve">The fit for 1500K in 8a looks off. Either there are data points not included on the graph that were included in the fitting, or the fitting was done incorrectly. </w:t>
      </w:r>
    </w:p>
  </w:comment>
  <w:comment w:id="103" w:author="Ben B" w:date="2018-11-08T16:01:00Z" w:initials="BWB">
    <w:p w14:paraId="73580BC1" w14:textId="0048F02C" w:rsidR="000C5BAA" w:rsidRDefault="000C5BAA">
      <w:pPr>
        <w:pStyle w:val="CommentText"/>
      </w:pPr>
      <w:r>
        <w:rPr>
          <w:rStyle w:val="CommentReference"/>
        </w:rPr>
        <w:annotationRef/>
      </w:r>
      <w:r>
        <w:t xml:space="preserve">I think you should introduce figure 8b </w:t>
      </w:r>
      <w:proofErr w:type="spellStart"/>
      <w:r>
        <w:t>first.</w:t>
      </w:r>
      <w:proofErr w:type="spellEnd"/>
      <w:r>
        <w:t xml:space="preserve"> Show that this is what you are doing. Refer back to the equations as to how you are getting thermal cond., then you show that you did the size testing and extrapolated to the intercept. That paints a more coherent story. It feels like </w:t>
      </w:r>
      <w:proofErr w:type="spellStart"/>
      <w:r>
        <w:t>youre</w:t>
      </w:r>
      <w:proofErr w:type="spellEnd"/>
      <w:r>
        <w:t xml:space="preserve"> jumping around a bit the way it is written. </w:t>
      </w:r>
    </w:p>
  </w:comment>
  <w:comment w:id="105" w:author="Ben B" w:date="2018-11-08T16:05:00Z" w:initials="BWB">
    <w:p w14:paraId="3B757853" w14:textId="25955307" w:rsidR="00B41767" w:rsidRDefault="00B41767">
      <w:pPr>
        <w:pStyle w:val="CommentText"/>
      </w:pPr>
      <w:r>
        <w:rPr>
          <w:rStyle w:val="CommentReference"/>
        </w:rPr>
        <w:annotationRef/>
      </w:r>
      <w:r>
        <w:t>One comment. I assume that this is dependent upon the damping parameter you utilize in the thermostat. Have people analyzed the effect of damping parameter on either the EMD or NEMD approaches to thermal conductivity? Did you do any testing?</w:t>
      </w:r>
    </w:p>
  </w:comment>
  <w:comment w:id="106" w:author="Ben B" w:date="2018-11-08T16:14:00Z" w:initials="BWB">
    <w:p w14:paraId="0BAEA80D" w14:textId="6AE040FF" w:rsidR="00B41767" w:rsidRDefault="00B41767">
      <w:pPr>
        <w:pStyle w:val="CommentText"/>
      </w:pPr>
      <w:r>
        <w:rPr>
          <w:rStyle w:val="CommentReference"/>
        </w:rPr>
        <w:annotationRef/>
      </w:r>
      <w:r>
        <w:t xml:space="preserve">Provide the reference numbers for the experiments. </w:t>
      </w:r>
    </w:p>
  </w:comment>
  <w:comment w:id="108" w:author="Ben B" w:date="2018-11-08T16:09:00Z" w:initials="BWB">
    <w:p w14:paraId="01698C41" w14:textId="6CF1056E" w:rsidR="00B41767" w:rsidRDefault="00B41767">
      <w:pPr>
        <w:pStyle w:val="CommentText"/>
      </w:pPr>
      <w:r>
        <w:rPr>
          <w:rStyle w:val="CommentReference"/>
        </w:rPr>
        <w:annotationRef/>
      </w:r>
      <w:r>
        <w:t xml:space="preserve">There is a bigger difference, in total magnitude and in relative magnitude, of the </w:t>
      </w:r>
      <w:proofErr w:type="spellStart"/>
      <w:r>
        <w:t>Kx</w:t>
      </w:r>
      <w:proofErr w:type="spellEnd"/>
      <w:r>
        <w:t xml:space="preserve"> and </w:t>
      </w:r>
      <w:proofErr w:type="spellStart"/>
      <w:r>
        <w:t>Kz</w:t>
      </w:r>
      <w:proofErr w:type="spellEnd"/>
      <w:r>
        <w:t xml:space="preserve"> values at 1500K than at 300K, based on your chart. </w:t>
      </w:r>
      <w:proofErr w:type="gramStart"/>
      <w:r>
        <w:t>So</w:t>
      </w:r>
      <w:proofErr w:type="gramEnd"/>
      <w:r>
        <w:t xml:space="preserve"> your sentence is false. I would fit a linear trendline to each </w:t>
      </w:r>
      <w:proofErr w:type="spellStart"/>
      <w:r>
        <w:t>Kx</w:t>
      </w:r>
      <w:proofErr w:type="spellEnd"/>
      <w:r>
        <w:t xml:space="preserve"> and </w:t>
      </w:r>
      <w:proofErr w:type="spellStart"/>
      <w:r>
        <w:t>Kz</w:t>
      </w:r>
      <w:proofErr w:type="spellEnd"/>
      <w:r>
        <w:t xml:space="preserve"> and see the slope, so you are removing some static, and compare. It looks like the anisotropy will stay relatively consistent across the temperature range.</w:t>
      </w:r>
    </w:p>
  </w:comment>
  <w:comment w:id="113" w:author="Ben B" w:date="2018-11-08T16:14:00Z" w:initials="BWB">
    <w:p w14:paraId="382A7604" w14:textId="2470A84F" w:rsidR="00B41767" w:rsidRDefault="00B41767">
      <w:pPr>
        <w:pStyle w:val="CommentText"/>
      </w:pPr>
      <w:r>
        <w:rPr>
          <w:rStyle w:val="CommentReference"/>
        </w:rPr>
        <w:annotationRef/>
      </w:r>
      <w:r>
        <w:t xml:space="preserve">You barely discuss fig 9b. It should be separate and discussed much more thoroughly. You are taking the el-el interactions from… work you did? That seems to be what you mentioned in the methods. But the pure electron part is not presented. </w:t>
      </w:r>
      <w:r w:rsidR="0049719C">
        <w:t>You should cite and/or show the electron contribution. Then discuss the comparisons between the various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EF2EB2" w15:done="0"/>
  <w15:commentEx w15:paraId="79DF3036" w15:done="0"/>
  <w15:commentEx w15:paraId="024987C0" w15:done="0"/>
  <w15:commentEx w15:paraId="59E9753D" w15:done="0"/>
  <w15:commentEx w15:paraId="6C43909B" w15:done="0"/>
  <w15:commentEx w15:paraId="770F8D48" w15:done="0"/>
  <w15:commentEx w15:paraId="2AABF07A" w15:done="0"/>
  <w15:commentEx w15:paraId="213552C3" w15:done="0"/>
  <w15:commentEx w15:paraId="15B4BF89" w15:done="0"/>
  <w15:commentEx w15:paraId="62956005" w15:done="0"/>
  <w15:commentEx w15:paraId="4D3EED22" w15:done="0"/>
  <w15:commentEx w15:paraId="056057F5" w15:done="0"/>
  <w15:commentEx w15:paraId="17919C20" w15:done="0"/>
  <w15:commentEx w15:paraId="481F3837" w15:done="0"/>
  <w15:commentEx w15:paraId="70BC5F7C" w15:done="0"/>
  <w15:commentEx w15:paraId="05A7F928" w15:done="0"/>
  <w15:commentEx w15:paraId="180E3698" w15:done="0"/>
  <w15:commentEx w15:paraId="4DD45049" w15:done="0"/>
  <w15:commentEx w15:paraId="3A0277DE" w15:done="0"/>
  <w15:commentEx w15:paraId="517C3A42" w15:done="0"/>
  <w15:commentEx w15:paraId="44D4020C" w15:done="0"/>
  <w15:commentEx w15:paraId="3FB6BE57" w15:done="0"/>
  <w15:commentEx w15:paraId="07EA8E3F" w15:done="0"/>
  <w15:commentEx w15:paraId="040BF873" w15:done="0"/>
  <w15:commentEx w15:paraId="73580BC1" w15:done="0"/>
  <w15:commentEx w15:paraId="3B757853" w15:done="0"/>
  <w15:commentEx w15:paraId="0BAEA80D" w15:done="0"/>
  <w15:commentEx w15:paraId="01698C41" w15:done="0"/>
  <w15:commentEx w15:paraId="382A76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EF2EB2" w16cid:durableId="1F8EBA98"/>
  <w16cid:commentId w16cid:paraId="79DF3036" w16cid:durableId="1F8EBAEE"/>
  <w16cid:commentId w16cid:paraId="024987C0" w16cid:durableId="1F8EBB5D"/>
  <w16cid:commentId w16cid:paraId="59E9753D" w16cid:durableId="1F8EBB94"/>
  <w16cid:commentId w16cid:paraId="6C43909B" w16cid:durableId="1F8EBC05"/>
  <w16cid:commentId w16cid:paraId="770F8D48" w16cid:durableId="1F8EBD2A"/>
  <w16cid:commentId w16cid:paraId="2AABF07A" w16cid:durableId="1F8EBDE7"/>
  <w16cid:commentId w16cid:paraId="213552C3" w16cid:durableId="1F8EBE87"/>
  <w16cid:commentId w16cid:paraId="15B4BF89" w16cid:durableId="1F8EBF2D"/>
  <w16cid:commentId w16cid:paraId="62956005" w16cid:durableId="1F8EBF9D"/>
  <w16cid:commentId w16cid:paraId="4D3EED22" w16cid:durableId="1F8EDAB7"/>
  <w16cid:commentId w16cid:paraId="056057F5" w16cid:durableId="1F8EDA81"/>
  <w16cid:commentId w16cid:paraId="17919C20" w16cid:durableId="1F8EC1A9"/>
  <w16cid:commentId w16cid:paraId="481F3837" w16cid:durableId="1F8EC1F7"/>
  <w16cid:commentId w16cid:paraId="70BC5F7C" w16cid:durableId="1F8EC361"/>
  <w16cid:commentId w16cid:paraId="05A7F928" w16cid:durableId="1F8EC47C"/>
  <w16cid:commentId w16cid:paraId="180E3698" w16cid:durableId="1F8EC414"/>
  <w16cid:commentId w16cid:paraId="4DD45049" w16cid:durableId="1F8EC509"/>
  <w16cid:commentId w16cid:paraId="3A0277DE" w16cid:durableId="1F8EC7D5"/>
  <w16cid:commentId w16cid:paraId="517C3A42" w16cid:durableId="1F8EC830"/>
  <w16cid:commentId w16cid:paraId="44D4020C" w16cid:durableId="1F8ED8F9"/>
  <w16cid:commentId w16cid:paraId="3FB6BE57" w16cid:durableId="1F8ED914"/>
  <w16cid:commentId w16cid:paraId="07EA8E3F" w16cid:durableId="1F8ED9CC"/>
  <w16cid:commentId w16cid:paraId="040BF873" w16cid:durableId="1F8EDBB4"/>
  <w16cid:commentId w16cid:paraId="73580BC1" w16cid:durableId="1F8EDC43"/>
  <w16cid:commentId w16cid:paraId="3B757853" w16cid:durableId="1F8EDD52"/>
  <w16cid:commentId w16cid:paraId="0BAEA80D" w16cid:durableId="1F8EDF6E"/>
  <w16cid:commentId w16cid:paraId="01698C41" w16cid:durableId="1F8EDE48"/>
  <w16cid:commentId w16cid:paraId="382A7604" w16cid:durableId="1F8EDF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Frutiger Neue LT W1G Light">
    <w:altName w:val="Frutiger Neue LT W1G Light"/>
    <w:panose1 w:val="020B0604020202020204"/>
    <w:charset w:val="00"/>
    <w:family w:val="swiss"/>
    <w:notTrueType/>
    <w:pitch w:val="default"/>
    <w:sig w:usb0="00000003" w:usb1="00000000" w:usb2="00000000" w:usb3="00000000" w:csb0="00000001" w:csb1="00000000"/>
  </w:font>
  <w:font w:name="AdvP6975">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uclidSymbol">
    <w:altName w:val="MS Gothic"/>
    <w:panose1 w:val="020B0604020202020204"/>
    <w:charset w:val="80"/>
    <w:family w:val="auto"/>
    <w:notTrueType/>
    <w:pitch w:val="default"/>
    <w:sig w:usb0="00000001" w:usb1="08070000" w:usb2="00000010" w:usb3="00000000" w:csb0="00020000" w:csb1="00000000"/>
  </w:font>
  <w:font w:name="Times-Roman">
    <w:altName w:val="Malgun Gothic Semilight"/>
    <w:panose1 w:val="00000500000000020000"/>
    <w:charset w:val="86"/>
    <w:family w:val="auto"/>
    <w:notTrueType/>
    <w:pitch w:val="default"/>
    <w:sig w:usb0="00000003" w:usb1="090E0000" w:usb2="00000010" w:usb3="00000000" w:csb0="000C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456B17"/>
    <w:multiLevelType w:val="hybridMultilevel"/>
    <w:tmpl w:val="B3C06FE6"/>
    <w:lvl w:ilvl="0" w:tplc="F202B9FE">
      <w:start w:val="1"/>
      <w:numFmt w:val="decimal"/>
      <w:lvlText w:val="%1."/>
      <w:lvlJc w:val="left"/>
      <w:pPr>
        <w:ind w:left="360" w:hanging="360"/>
      </w:pPr>
      <w:rPr>
        <w:rFonts w:hint="default"/>
      </w:rPr>
    </w:lvl>
    <w:lvl w:ilvl="1" w:tplc="C750FABA" w:tentative="1">
      <w:start w:val="1"/>
      <w:numFmt w:val="lowerLetter"/>
      <w:lvlText w:val="%2."/>
      <w:lvlJc w:val="left"/>
      <w:pPr>
        <w:ind w:left="1080" w:hanging="360"/>
      </w:pPr>
    </w:lvl>
    <w:lvl w:ilvl="2" w:tplc="653296BA" w:tentative="1">
      <w:start w:val="1"/>
      <w:numFmt w:val="lowerRoman"/>
      <w:lvlText w:val="%3."/>
      <w:lvlJc w:val="right"/>
      <w:pPr>
        <w:ind w:left="1800" w:hanging="180"/>
      </w:pPr>
    </w:lvl>
    <w:lvl w:ilvl="3" w:tplc="EE7A447E" w:tentative="1">
      <w:start w:val="1"/>
      <w:numFmt w:val="decimal"/>
      <w:lvlText w:val="%4."/>
      <w:lvlJc w:val="left"/>
      <w:pPr>
        <w:ind w:left="2520" w:hanging="360"/>
      </w:pPr>
    </w:lvl>
    <w:lvl w:ilvl="4" w:tplc="143818BA" w:tentative="1">
      <w:start w:val="1"/>
      <w:numFmt w:val="lowerLetter"/>
      <w:lvlText w:val="%5."/>
      <w:lvlJc w:val="left"/>
      <w:pPr>
        <w:ind w:left="3240" w:hanging="360"/>
      </w:pPr>
    </w:lvl>
    <w:lvl w:ilvl="5" w:tplc="FA8EB3A6" w:tentative="1">
      <w:start w:val="1"/>
      <w:numFmt w:val="lowerRoman"/>
      <w:lvlText w:val="%6."/>
      <w:lvlJc w:val="right"/>
      <w:pPr>
        <w:ind w:left="3960" w:hanging="180"/>
      </w:pPr>
    </w:lvl>
    <w:lvl w:ilvl="6" w:tplc="7EEA419A" w:tentative="1">
      <w:start w:val="1"/>
      <w:numFmt w:val="decimal"/>
      <w:lvlText w:val="%7."/>
      <w:lvlJc w:val="left"/>
      <w:pPr>
        <w:ind w:left="4680" w:hanging="360"/>
      </w:pPr>
    </w:lvl>
    <w:lvl w:ilvl="7" w:tplc="233ABE82" w:tentative="1">
      <w:start w:val="1"/>
      <w:numFmt w:val="lowerLetter"/>
      <w:lvlText w:val="%8."/>
      <w:lvlJc w:val="left"/>
      <w:pPr>
        <w:ind w:left="5400" w:hanging="360"/>
      </w:pPr>
    </w:lvl>
    <w:lvl w:ilvl="8" w:tplc="F432B628"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wNDEyNLU0NzUxNDdX0lEKTi0uzszPAykwqgUAqj02ySwAAAA="/>
  </w:docVars>
  <w:rsids>
    <w:rsidRoot w:val="00185C9F"/>
    <w:rsid w:val="000A0AF6"/>
    <w:rsid w:val="000C5BAA"/>
    <w:rsid w:val="00185C9F"/>
    <w:rsid w:val="001F0C6D"/>
    <w:rsid w:val="002B1AB4"/>
    <w:rsid w:val="002E6C4D"/>
    <w:rsid w:val="00433226"/>
    <w:rsid w:val="0049719C"/>
    <w:rsid w:val="006D5E46"/>
    <w:rsid w:val="00730F5D"/>
    <w:rsid w:val="0080069E"/>
    <w:rsid w:val="00833ABF"/>
    <w:rsid w:val="00875259"/>
    <w:rsid w:val="0088487F"/>
    <w:rsid w:val="009B6384"/>
    <w:rsid w:val="009F7880"/>
    <w:rsid w:val="00A256F2"/>
    <w:rsid w:val="00AD4FF2"/>
    <w:rsid w:val="00B41767"/>
    <w:rsid w:val="00BE49C8"/>
    <w:rsid w:val="00CC4408"/>
    <w:rsid w:val="00DC1DC2"/>
    <w:rsid w:val="00E842D5"/>
    <w:rsid w:val="00EA342E"/>
    <w:rsid w:val="00EF20D7"/>
    <w:rsid w:val="00F260F0"/>
    <w:rsid w:val="00F83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B8BA"/>
  <w15:chartTrackingRefBased/>
  <w15:docId w15:val="{A0FE31F3-361F-46B3-ACA3-EC5DC210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DC2"/>
  </w:style>
  <w:style w:type="paragraph" w:styleId="Heading3">
    <w:name w:val="heading 3"/>
    <w:basedOn w:val="Normal"/>
    <w:link w:val="Heading3Char"/>
    <w:uiPriority w:val="9"/>
    <w:qFormat/>
    <w:rsid w:val="00185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C9F"/>
    <w:rPr>
      <w:rFonts w:ascii="Times New Roman" w:eastAsia="Times New Roman" w:hAnsi="Times New Roman" w:cs="Times New Roman"/>
      <w:b/>
      <w:bCs/>
      <w:sz w:val="27"/>
      <w:szCs w:val="27"/>
    </w:rPr>
  </w:style>
  <w:style w:type="paragraph" w:customStyle="1" w:styleId="History">
    <w:name w:val="History"/>
    <w:basedOn w:val="Normal"/>
    <w:rsid w:val="00185C9F"/>
    <w:pPr>
      <w:tabs>
        <w:tab w:val="right" w:pos="7200"/>
      </w:tabs>
      <w:spacing w:before="160" w:after="200" w:line="200" w:lineRule="exact"/>
      <w:jc w:val="center"/>
    </w:pPr>
    <w:rPr>
      <w:rFonts w:ascii="Times New Roman" w:eastAsia="Times New Roman" w:hAnsi="Times New Roman" w:cs="Times New Roman"/>
      <w:sz w:val="16"/>
      <w:szCs w:val="24"/>
    </w:rPr>
  </w:style>
  <w:style w:type="character" w:customStyle="1" w:styleId="apple-converted-space">
    <w:name w:val="apple-converted-space"/>
    <w:rsid w:val="00185C9F"/>
  </w:style>
  <w:style w:type="character" w:customStyle="1" w:styleId="institution">
    <w:name w:val="institution"/>
    <w:rsid w:val="00185C9F"/>
  </w:style>
  <w:style w:type="character" w:customStyle="1" w:styleId="country">
    <w:name w:val="country"/>
    <w:rsid w:val="00185C9F"/>
  </w:style>
  <w:style w:type="character" w:customStyle="1" w:styleId="rpc41">
    <w:name w:val="_rpc_41"/>
    <w:rsid w:val="00185C9F"/>
  </w:style>
  <w:style w:type="character" w:styleId="Hyperlink">
    <w:name w:val="Hyperlink"/>
    <w:basedOn w:val="DefaultParagraphFont"/>
    <w:uiPriority w:val="99"/>
    <w:unhideWhenUsed/>
    <w:rsid w:val="00185C9F"/>
    <w:rPr>
      <w:color w:val="0563C1" w:themeColor="hyperlink"/>
      <w:u w:val="single"/>
    </w:rPr>
  </w:style>
  <w:style w:type="character" w:styleId="PlaceholderText">
    <w:name w:val="Placeholder Text"/>
    <w:basedOn w:val="DefaultParagraphFont"/>
    <w:uiPriority w:val="99"/>
    <w:semiHidden/>
    <w:rsid w:val="00185C9F"/>
    <w:rPr>
      <w:color w:val="808080"/>
    </w:rPr>
  </w:style>
  <w:style w:type="character" w:styleId="Emphasis">
    <w:name w:val="Emphasis"/>
    <w:basedOn w:val="DefaultParagraphFont"/>
    <w:uiPriority w:val="20"/>
    <w:qFormat/>
    <w:rsid w:val="00185C9F"/>
    <w:rPr>
      <w:i/>
      <w:iCs/>
    </w:rPr>
  </w:style>
  <w:style w:type="paragraph" w:styleId="NormalWeb">
    <w:name w:val="Normal (Web)"/>
    <w:basedOn w:val="Normal"/>
    <w:uiPriority w:val="99"/>
    <w:semiHidden/>
    <w:unhideWhenUsed/>
    <w:rsid w:val="00185C9F"/>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18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5">
    <w:name w:val="ff5"/>
    <w:basedOn w:val="DefaultParagraphFont"/>
    <w:rsid w:val="00185C9F"/>
  </w:style>
  <w:style w:type="character" w:customStyle="1" w:styleId="a">
    <w:name w:val="_"/>
    <w:basedOn w:val="DefaultParagraphFont"/>
    <w:rsid w:val="00185C9F"/>
  </w:style>
  <w:style w:type="character" w:customStyle="1" w:styleId="ff7">
    <w:name w:val="ff7"/>
    <w:basedOn w:val="DefaultParagraphFont"/>
    <w:rsid w:val="00185C9F"/>
  </w:style>
  <w:style w:type="character" w:customStyle="1" w:styleId="ff1">
    <w:name w:val="ff1"/>
    <w:basedOn w:val="DefaultParagraphFont"/>
    <w:rsid w:val="00185C9F"/>
  </w:style>
  <w:style w:type="character" w:customStyle="1" w:styleId="current-selection">
    <w:name w:val="current-selection"/>
    <w:basedOn w:val="DefaultParagraphFont"/>
    <w:rsid w:val="00185C9F"/>
  </w:style>
  <w:style w:type="character" w:customStyle="1" w:styleId="enhanced-reference">
    <w:name w:val="enhanced-reference"/>
    <w:basedOn w:val="DefaultParagraphFont"/>
    <w:rsid w:val="00185C9F"/>
  </w:style>
  <w:style w:type="character" w:customStyle="1" w:styleId="ff3">
    <w:name w:val="ff3"/>
    <w:basedOn w:val="DefaultParagraphFont"/>
    <w:rsid w:val="00185C9F"/>
  </w:style>
  <w:style w:type="character" w:customStyle="1" w:styleId="ffa">
    <w:name w:val="ffa"/>
    <w:basedOn w:val="DefaultParagraphFont"/>
    <w:rsid w:val="00185C9F"/>
  </w:style>
  <w:style w:type="character" w:styleId="CommentReference">
    <w:name w:val="annotation reference"/>
    <w:basedOn w:val="DefaultParagraphFont"/>
    <w:uiPriority w:val="99"/>
    <w:semiHidden/>
    <w:unhideWhenUsed/>
    <w:rsid w:val="00185C9F"/>
    <w:rPr>
      <w:sz w:val="16"/>
      <w:szCs w:val="16"/>
    </w:rPr>
  </w:style>
  <w:style w:type="paragraph" w:styleId="CommentText">
    <w:name w:val="annotation text"/>
    <w:basedOn w:val="Normal"/>
    <w:link w:val="CommentTextChar"/>
    <w:uiPriority w:val="99"/>
    <w:semiHidden/>
    <w:unhideWhenUsed/>
    <w:rsid w:val="00185C9F"/>
    <w:pPr>
      <w:spacing w:line="240" w:lineRule="auto"/>
    </w:pPr>
    <w:rPr>
      <w:sz w:val="20"/>
      <w:szCs w:val="20"/>
    </w:rPr>
  </w:style>
  <w:style w:type="character" w:customStyle="1" w:styleId="CommentTextChar">
    <w:name w:val="Comment Text Char"/>
    <w:basedOn w:val="DefaultParagraphFont"/>
    <w:link w:val="CommentText"/>
    <w:uiPriority w:val="99"/>
    <w:semiHidden/>
    <w:rsid w:val="00185C9F"/>
    <w:rPr>
      <w:sz w:val="20"/>
      <w:szCs w:val="20"/>
    </w:rPr>
  </w:style>
  <w:style w:type="paragraph" w:styleId="CommentSubject">
    <w:name w:val="annotation subject"/>
    <w:basedOn w:val="CommentText"/>
    <w:next w:val="CommentText"/>
    <w:link w:val="CommentSubjectChar"/>
    <w:uiPriority w:val="99"/>
    <w:semiHidden/>
    <w:unhideWhenUsed/>
    <w:rsid w:val="00185C9F"/>
    <w:rPr>
      <w:b/>
      <w:bCs/>
    </w:rPr>
  </w:style>
  <w:style w:type="character" w:customStyle="1" w:styleId="CommentSubjectChar">
    <w:name w:val="Comment Subject Char"/>
    <w:basedOn w:val="CommentTextChar"/>
    <w:link w:val="CommentSubject"/>
    <w:uiPriority w:val="99"/>
    <w:semiHidden/>
    <w:rsid w:val="00185C9F"/>
    <w:rPr>
      <w:b/>
      <w:bCs/>
      <w:sz w:val="20"/>
      <w:szCs w:val="20"/>
    </w:rPr>
  </w:style>
  <w:style w:type="paragraph" w:styleId="BalloonText">
    <w:name w:val="Balloon Text"/>
    <w:basedOn w:val="Normal"/>
    <w:link w:val="BalloonTextChar"/>
    <w:uiPriority w:val="99"/>
    <w:semiHidden/>
    <w:unhideWhenUsed/>
    <w:rsid w:val="00185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C9F"/>
    <w:rPr>
      <w:rFonts w:ascii="Segoe UI" w:hAnsi="Segoe UI" w:cs="Segoe UI"/>
      <w:sz w:val="18"/>
      <w:szCs w:val="18"/>
    </w:rPr>
  </w:style>
  <w:style w:type="paragraph" w:styleId="ListParagraph">
    <w:name w:val="List Paragraph"/>
    <w:basedOn w:val="Normal"/>
    <w:uiPriority w:val="34"/>
    <w:qFormat/>
    <w:rsid w:val="00185C9F"/>
    <w:pPr>
      <w:spacing w:line="252" w:lineRule="auto"/>
      <w:ind w:left="720"/>
      <w:contextualSpacing/>
      <w:jc w:val="both"/>
    </w:pPr>
    <w:rPr>
      <w:rFonts w:eastAsiaTheme="minorEastAsia"/>
    </w:rPr>
  </w:style>
  <w:style w:type="character" w:customStyle="1" w:styleId="A3">
    <w:name w:val="A3"/>
    <w:uiPriority w:val="99"/>
    <w:rsid w:val="00185C9F"/>
    <w:rPr>
      <w:rFonts w:cs="Frutiger Neue LT W1G Light"/>
      <w:color w:val="000000"/>
      <w:sz w:val="20"/>
      <w:szCs w:val="20"/>
    </w:rPr>
  </w:style>
  <w:style w:type="character" w:customStyle="1" w:styleId="mjx-char">
    <w:name w:val="mjx-char"/>
    <w:basedOn w:val="DefaultParagraphFont"/>
    <w:rsid w:val="00185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hyperlink" Target="mailto:ericmoore.jossou@usask.ca" TargetMode="Externa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23</Pages>
  <Words>29515</Words>
  <Characters>168241</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197362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Jossou, Ericmoore</dc:creator>
  <cp:keywords/>
  <dc:description/>
  <cp:lastModifiedBy>Ben B</cp:lastModifiedBy>
  <cp:revision>7</cp:revision>
  <dcterms:created xsi:type="dcterms:W3CDTF">2018-11-08T21:32:00Z</dcterms:created>
  <dcterms:modified xsi:type="dcterms:W3CDTF">2018-11-08T23:18:00Z</dcterms:modified>
</cp:coreProperties>
</file>