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6777" w14:textId="77777777" w:rsidR="005605E0" w:rsidRPr="002E19A8" w:rsidRDefault="005605E0" w:rsidP="00383570">
      <w:pPr>
        <w:rPr>
          <w:color w:val="000000" w:themeColor="text1"/>
          <w:sz w:val="24"/>
        </w:rPr>
      </w:pPr>
    </w:p>
    <w:p w14:paraId="32E7247C" w14:textId="5457D916" w:rsidR="00383570" w:rsidRPr="002E19A8" w:rsidRDefault="00876936" w:rsidP="00383570">
      <w:pPr>
        <w:rPr>
          <w:rFonts w:ascii="Arial" w:hAnsi="Arial" w:cs="Arial"/>
          <w:b/>
          <w:bCs/>
          <w:color w:val="000000" w:themeColor="text1"/>
          <w:sz w:val="28"/>
          <w:szCs w:val="28"/>
        </w:rPr>
      </w:pPr>
      <w:r>
        <w:rPr>
          <w:rFonts w:ascii="Arial" w:hAnsi="Arial" w:cs="Arial"/>
          <w:b/>
          <w:bCs/>
          <w:color w:val="000000" w:themeColor="text1"/>
          <w:sz w:val="28"/>
          <w:szCs w:val="28"/>
        </w:rPr>
        <w:t xml:space="preserve">Defect cluster and </w:t>
      </w:r>
      <w:r w:rsidR="00D856D5">
        <w:rPr>
          <w:rFonts w:ascii="Arial" w:hAnsi="Arial" w:cs="Arial"/>
          <w:b/>
          <w:bCs/>
          <w:color w:val="000000" w:themeColor="text1"/>
          <w:sz w:val="28"/>
          <w:szCs w:val="28"/>
        </w:rPr>
        <w:t xml:space="preserve">non-equilibrium </w:t>
      </w:r>
      <w:r>
        <w:rPr>
          <w:rFonts w:ascii="Arial" w:hAnsi="Arial" w:cs="Arial"/>
          <w:b/>
          <w:bCs/>
          <w:color w:val="000000" w:themeColor="text1"/>
          <w:sz w:val="28"/>
          <w:szCs w:val="28"/>
        </w:rPr>
        <w:t>gas bubble associat</w:t>
      </w:r>
      <w:r w:rsidR="00D856D5">
        <w:rPr>
          <w:rFonts w:ascii="Arial" w:hAnsi="Arial" w:cs="Arial"/>
          <w:b/>
          <w:bCs/>
          <w:color w:val="000000" w:themeColor="text1"/>
          <w:sz w:val="28"/>
          <w:szCs w:val="28"/>
        </w:rPr>
        <w:t>ed</w:t>
      </w:r>
      <w:r>
        <w:rPr>
          <w:rFonts w:ascii="Arial" w:hAnsi="Arial" w:cs="Arial"/>
          <w:b/>
          <w:bCs/>
          <w:color w:val="000000" w:themeColor="text1"/>
          <w:sz w:val="28"/>
          <w:szCs w:val="28"/>
        </w:rPr>
        <w:t xml:space="preserve"> growth </w:t>
      </w:r>
      <w:r w:rsidR="00383570" w:rsidRPr="002E19A8">
        <w:rPr>
          <w:rFonts w:ascii="Arial" w:hAnsi="Arial" w:cs="Arial"/>
          <w:b/>
          <w:bCs/>
          <w:color w:val="000000" w:themeColor="text1"/>
          <w:sz w:val="28"/>
          <w:szCs w:val="28"/>
        </w:rPr>
        <w:t xml:space="preserve">in </w:t>
      </w:r>
      <w:r w:rsidR="006A2833" w:rsidRPr="002E19A8">
        <w:rPr>
          <w:rFonts w:ascii="Arial" w:hAnsi="Arial" w:cs="Arial"/>
          <w:b/>
          <w:bCs/>
          <w:color w:val="000000" w:themeColor="text1"/>
          <w:sz w:val="28"/>
          <w:szCs w:val="28"/>
        </w:rPr>
        <w:t>irradiated</w:t>
      </w:r>
      <w:r w:rsidR="00383570" w:rsidRPr="002E19A8">
        <w:rPr>
          <w:rFonts w:ascii="Arial" w:hAnsi="Arial" w:cs="Arial"/>
          <w:b/>
          <w:bCs/>
          <w:color w:val="000000" w:themeColor="text1"/>
          <w:sz w:val="28"/>
          <w:szCs w:val="28"/>
        </w:rPr>
        <w:t xml:space="preserve"> UMo fuels</w:t>
      </w:r>
      <w:r>
        <w:rPr>
          <w:rFonts w:ascii="Arial" w:hAnsi="Arial" w:cs="Arial"/>
          <w:b/>
          <w:bCs/>
          <w:color w:val="000000" w:themeColor="text1"/>
          <w:sz w:val="28"/>
          <w:szCs w:val="28"/>
        </w:rPr>
        <w:t xml:space="preserve"> – a c</w:t>
      </w:r>
      <w:r w:rsidRPr="002E19A8">
        <w:rPr>
          <w:rFonts w:ascii="Arial" w:hAnsi="Arial" w:cs="Arial"/>
          <w:b/>
          <w:bCs/>
          <w:color w:val="000000" w:themeColor="text1"/>
          <w:sz w:val="28"/>
          <w:szCs w:val="28"/>
        </w:rPr>
        <w:t>luster dynamics and phase field model</w:t>
      </w:r>
    </w:p>
    <w:p w14:paraId="686F843C" w14:textId="77777777" w:rsidR="00383570" w:rsidRPr="002E19A8" w:rsidRDefault="00383570" w:rsidP="00383570">
      <w:pPr>
        <w:rPr>
          <w:color w:val="000000" w:themeColor="text1"/>
          <w:sz w:val="24"/>
        </w:rPr>
      </w:pPr>
    </w:p>
    <w:p w14:paraId="00545A24" w14:textId="554C0307" w:rsidR="00555247" w:rsidRPr="002E19A8" w:rsidRDefault="00383570" w:rsidP="000C604B">
      <w:pPr>
        <w:widowControl w:val="0"/>
        <w:rPr>
          <w:rFonts w:ascii="Times New Roman" w:hAnsi="Times New Roman" w:cs="Times New Roman"/>
          <w:i/>
          <w:color w:val="000000" w:themeColor="text1"/>
          <w:kern w:val="2"/>
          <w:sz w:val="24"/>
          <w:shd w:val="clear" w:color="auto" w:fill="FFFFFF"/>
          <w:lang w:eastAsia="zh-CN"/>
        </w:rPr>
      </w:pPr>
      <w:r w:rsidRPr="002E19A8">
        <w:rPr>
          <w:rFonts w:ascii="Times New Roman" w:hAnsi="Times New Roman" w:cs="Times New Roman"/>
          <w:i/>
          <w:color w:val="000000" w:themeColor="text1"/>
          <w:kern w:val="2"/>
          <w:sz w:val="24"/>
          <w:lang w:eastAsia="zh-CN"/>
        </w:rPr>
        <w:t>Shenyang Hu</w:t>
      </w:r>
      <w:r w:rsidR="004546C5" w:rsidRPr="002E19A8">
        <w:rPr>
          <w:rFonts w:ascii="Times New Roman" w:hAnsi="Times New Roman" w:cs="Times New Roman"/>
          <w:i/>
          <w:color w:val="000000" w:themeColor="text1"/>
          <w:kern w:val="2"/>
          <w:sz w:val="24"/>
          <w:vertAlign w:val="superscript"/>
          <w:lang w:eastAsia="zh-CN"/>
        </w:rPr>
        <w:t>1</w:t>
      </w:r>
      <w:r w:rsidRPr="002E19A8">
        <w:rPr>
          <w:rFonts w:ascii="Times New Roman" w:hAnsi="Times New Roman" w:cs="Times New Roman"/>
          <w:i/>
          <w:color w:val="000000" w:themeColor="text1"/>
          <w:kern w:val="2"/>
          <w:sz w:val="24"/>
          <w:lang w:eastAsia="zh-CN"/>
        </w:rPr>
        <w:t xml:space="preserve">, </w:t>
      </w:r>
      <w:r w:rsidR="0013463A" w:rsidRPr="002E19A8">
        <w:rPr>
          <w:rFonts w:ascii="Times New Roman" w:hAnsi="Times New Roman" w:cs="Times New Roman"/>
          <w:i/>
          <w:color w:val="000000" w:themeColor="text1"/>
          <w:kern w:val="2"/>
          <w:sz w:val="24"/>
          <w:lang w:eastAsia="zh-CN"/>
        </w:rPr>
        <w:t xml:space="preserve">Wahyu </w:t>
      </w:r>
      <w:r w:rsidR="0033585C" w:rsidRPr="002E19A8">
        <w:rPr>
          <w:rFonts w:ascii="Times New Roman" w:hAnsi="Times New Roman" w:cs="Times New Roman"/>
          <w:i/>
          <w:color w:val="000000" w:themeColor="text1"/>
          <w:kern w:val="2"/>
          <w:sz w:val="24"/>
          <w:lang w:eastAsia="zh-CN"/>
        </w:rPr>
        <w:t>Setyawan</w:t>
      </w:r>
      <w:r w:rsidR="0033585C" w:rsidRPr="002E19A8">
        <w:rPr>
          <w:rFonts w:ascii="Times New Roman" w:hAnsi="Times New Roman" w:cs="Times New Roman"/>
          <w:i/>
          <w:color w:val="000000" w:themeColor="text1"/>
          <w:kern w:val="2"/>
          <w:sz w:val="24"/>
          <w:vertAlign w:val="superscript"/>
          <w:lang w:eastAsia="zh-CN"/>
        </w:rPr>
        <w:t>1</w:t>
      </w:r>
      <w:r w:rsidR="0033585C" w:rsidRPr="002E19A8">
        <w:rPr>
          <w:rFonts w:ascii="Times New Roman" w:hAnsi="Times New Roman" w:cs="Times New Roman"/>
          <w:i/>
          <w:color w:val="000000" w:themeColor="text1"/>
          <w:kern w:val="2"/>
          <w:sz w:val="24"/>
          <w:lang w:eastAsia="zh-CN"/>
        </w:rPr>
        <w:t xml:space="preserve">, </w:t>
      </w:r>
      <w:r w:rsidR="004546C5" w:rsidRPr="002E19A8">
        <w:rPr>
          <w:rFonts w:ascii="Times New Roman" w:hAnsi="Times New Roman" w:cs="Times New Roman"/>
          <w:i/>
          <w:color w:val="000000" w:themeColor="text1"/>
          <w:kern w:val="2"/>
          <w:sz w:val="24"/>
          <w:lang w:eastAsia="zh-CN"/>
        </w:rPr>
        <w:t>Benjamin</w:t>
      </w:r>
      <w:r w:rsidR="001370DC" w:rsidRPr="002E19A8">
        <w:rPr>
          <w:rFonts w:ascii="Times New Roman" w:hAnsi="Times New Roman" w:cs="Times New Roman"/>
          <w:i/>
          <w:color w:val="000000" w:themeColor="text1"/>
          <w:kern w:val="2"/>
          <w:sz w:val="24"/>
          <w:lang w:eastAsia="zh-CN"/>
        </w:rPr>
        <w:t xml:space="preserve"> W. Beeler</w:t>
      </w:r>
      <w:r w:rsidR="004546C5" w:rsidRPr="002E19A8">
        <w:rPr>
          <w:rFonts w:ascii="Times New Roman" w:hAnsi="Times New Roman" w:cs="Times New Roman"/>
          <w:i/>
          <w:color w:val="000000" w:themeColor="text1"/>
          <w:kern w:val="2"/>
          <w:sz w:val="24"/>
          <w:vertAlign w:val="superscript"/>
          <w:lang w:eastAsia="zh-CN"/>
        </w:rPr>
        <w:t>2</w:t>
      </w:r>
      <w:r w:rsidR="005F33C5" w:rsidRPr="002E19A8">
        <w:rPr>
          <w:rFonts w:ascii="Times New Roman" w:hAnsi="Times New Roman" w:cs="Times New Roman"/>
          <w:i/>
          <w:color w:val="000000" w:themeColor="text1"/>
          <w:kern w:val="2"/>
          <w:sz w:val="24"/>
          <w:vertAlign w:val="superscript"/>
          <w:lang w:eastAsia="zh-CN"/>
        </w:rPr>
        <w:t>,3</w:t>
      </w:r>
      <w:r w:rsidR="004546C5" w:rsidRPr="002E19A8">
        <w:rPr>
          <w:rFonts w:ascii="Times New Roman" w:hAnsi="Times New Roman" w:cs="Times New Roman"/>
          <w:i/>
          <w:color w:val="000000" w:themeColor="text1"/>
          <w:kern w:val="2"/>
          <w:sz w:val="24"/>
          <w:lang w:eastAsia="zh-CN"/>
        </w:rPr>
        <w:t xml:space="preserve">, </w:t>
      </w:r>
      <w:r w:rsidR="00883BDB" w:rsidRPr="002E19A8">
        <w:rPr>
          <w:rFonts w:ascii="Times New Roman" w:hAnsi="Times New Roman" w:cs="Times New Roman"/>
          <w:i/>
          <w:color w:val="000000" w:themeColor="text1"/>
          <w:kern w:val="2"/>
          <w:sz w:val="24"/>
          <w:lang w:eastAsia="zh-CN"/>
        </w:rPr>
        <w:t>and Douglas E Burkes</w:t>
      </w:r>
      <w:r w:rsidR="004546C5" w:rsidRPr="002E19A8">
        <w:rPr>
          <w:rFonts w:ascii="Times New Roman" w:hAnsi="Times New Roman" w:cs="Times New Roman"/>
          <w:i/>
          <w:color w:val="000000" w:themeColor="text1"/>
          <w:kern w:val="2"/>
          <w:sz w:val="24"/>
          <w:vertAlign w:val="superscript"/>
          <w:lang w:eastAsia="zh-CN"/>
        </w:rPr>
        <w:t>1</w:t>
      </w:r>
    </w:p>
    <w:p w14:paraId="3F12C5AF" w14:textId="77777777" w:rsidR="00383570" w:rsidRPr="002E19A8" w:rsidRDefault="004546C5" w:rsidP="000C604B">
      <w:pPr>
        <w:spacing w:after="120"/>
        <w:rPr>
          <w:rFonts w:ascii="Times New Roman" w:hAnsi="Times New Roman" w:cs="Times New Roman"/>
          <w:i/>
          <w:color w:val="000000" w:themeColor="text1"/>
          <w:kern w:val="2"/>
          <w:sz w:val="24"/>
          <w:lang w:eastAsia="zh-CN"/>
        </w:rPr>
      </w:pPr>
      <w:r w:rsidRPr="002E19A8">
        <w:rPr>
          <w:rFonts w:ascii="Times New Roman" w:hAnsi="Times New Roman" w:cs="Times New Roman"/>
          <w:i/>
          <w:color w:val="000000" w:themeColor="text1"/>
          <w:kern w:val="2"/>
          <w:sz w:val="24"/>
          <w:vertAlign w:val="superscript"/>
          <w:lang w:eastAsia="zh-CN"/>
        </w:rPr>
        <w:t>1</w:t>
      </w:r>
      <w:r w:rsidR="00383570" w:rsidRPr="002E19A8">
        <w:rPr>
          <w:rFonts w:ascii="Times New Roman" w:hAnsi="Times New Roman" w:cs="Times New Roman"/>
          <w:i/>
          <w:color w:val="000000" w:themeColor="text1"/>
          <w:kern w:val="2"/>
          <w:sz w:val="24"/>
          <w:lang w:eastAsia="zh-CN"/>
        </w:rPr>
        <w:t>Pacific Northwest National Laboratory, 902 Battelle Blvd., Richland, WA 99352, USA</w:t>
      </w:r>
    </w:p>
    <w:p w14:paraId="4E36A3AA" w14:textId="601D180E" w:rsidR="00555247" w:rsidRPr="002E19A8" w:rsidRDefault="004546C5" w:rsidP="000C604B">
      <w:pPr>
        <w:pStyle w:val="xxxmsonormal"/>
        <w:shd w:val="clear" w:color="auto" w:fill="FFFFFF"/>
        <w:rPr>
          <w:rFonts w:ascii="Times New Roman" w:hAnsi="Times New Roman" w:cs="Times New Roman"/>
          <w:bCs/>
          <w:i/>
          <w:color w:val="000000" w:themeColor="text1"/>
        </w:rPr>
      </w:pPr>
      <w:r w:rsidRPr="002E19A8">
        <w:rPr>
          <w:rFonts w:ascii="Times New Roman" w:hAnsi="Times New Roman" w:cs="Times New Roman"/>
          <w:i/>
          <w:color w:val="000000" w:themeColor="text1"/>
          <w:kern w:val="2"/>
          <w:vertAlign w:val="superscript"/>
          <w:lang w:eastAsia="zh-CN"/>
        </w:rPr>
        <w:t xml:space="preserve">2 </w:t>
      </w:r>
      <w:r w:rsidRPr="002E19A8">
        <w:rPr>
          <w:rFonts w:ascii="Times New Roman" w:hAnsi="Times New Roman" w:cs="Times New Roman"/>
          <w:i/>
          <w:color w:val="000000" w:themeColor="text1"/>
          <w:kern w:val="2"/>
          <w:lang w:eastAsia="zh-CN"/>
        </w:rPr>
        <w:t xml:space="preserve">Idaho National Laboratory, </w:t>
      </w:r>
      <w:r w:rsidR="00555247" w:rsidRPr="002E19A8">
        <w:rPr>
          <w:rFonts w:ascii="Times New Roman" w:hAnsi="Times New Roman" w:cs="Times New Roman"/>
          <w:bCs/>
          <w:i/>
          <w:color w:val="000000" w:themeColor="text1"/>
        </w:rPr>
        <w:t>PO Box 1625, MS 3740, Idaho Falls, ID 83415, USA</w:t>
      </w:r>
    </w:p>
    <w:p w14:paraId="06DD1912" w14:textId="5EC40A06" w:rsidR="005F33C5" w:rsidRPr="002E19A8" w:rsidRDefault="005F33C5" w:rsidP="005F33C5">
      <w:pPr>
        <w:pStyle w:val="xxxmsonormal"/>
        <w:shd w:val="clear" w:color="auto" w:fill="FFFFFF"/>
        <w:rPr>
          <w:rFonts w:ascii="Times New Roman" w:hAnsi="Times New Roman" w:cs="Times New Roman"/>
          <w:bCs/>
          <w:i/>
          <w:color w:val="000000" w:themeColor="text1"/>
        </w:rPr>
      </w:pPr>
      <w:r w:rsidRPr="002E19A8">
        <w:rPr>
          <w:rFonts w:ascii="Times New Roman" w:hAnsi="Times New Roman" w:cs="Times New Roman"/>
          <w:i/>
          <w:color w:val="000000" w:themeColor="text1"/>
          <w:kern w:val="2"/>
          <w:vertAlign w:val="superscript"/>
          <w:lang w:eastAsia="zh-CN"/>
        </w:rPr>
        <w:t xml:space="preserve">3 </w:t>
      </w:r>
      <w:r w:rsidRPr="002E19A8">
        <w:rPr>
          <w:rFonts w:ascii="Times New Roman" w:hAnsi="Times New Roman" w:cs="Times New Roman"/>
          <w:i/>
          <w:color w:val="000000" w:themeColor="text1"/>
          <w:kern w:val="2"/>
          <w:lang w:eastAsia="zh-CN"/>
        </w:rPr>
        <w:t>North Carolina State University, 2500 Stinson Dr, Raleigh, NC 27607</w:t>
      </w:r>
      <w:r w:rsidRPr="002E19A8">
        <w:rPr>
          <w:rFonts w:ascii="Times New Roman" w:hAnsi="Times New Roman" w:cs="Times New Roman"/>
          <w:bCs/>
          <w:i/>
          <w:color w:val="000000" w:themeColor="text1"/>
        </w:rPr>
        <w:t>, USA</w:t>
      </w:r>
    </w:p>
    <w:p w14:paraId="213197DD" w14:textId="77777777" w:rsidR="004546C5" w:rsidRPr="002E19A8" w:rsidRDefault="004546C5" w:rsidP="00383570">
      <w:pPr>
        <w:spacing w:after="120" w:line="360" w:lineRule="auto"/>
        <w:rPr>
          <w:color w:val="000000" w:themeColor="text1"/>
          <w:sz w:val="24"/>
        </w:rPr>
      </w:pPr>
    </w:p>
    <w:p w14:paraId="069BAA5E" w14:textId="2B818A51" w:rsidR="00383570" w:rsidRPr="002E19A8" w:rsidRDefault="001370DC" w:rsidP="000C604B">
      <w:pPr>
        <w:spacing w:after="120"/>
        <w:rPr>
          <w:color w:val="000000" w:themeColor="text1"/>
          <w:sz w:val="24"/>
        </w:rPr>
      </w:pPr>
      <w:r w:rsidRPr="002E19A8">
        <w:rPr>
          <w:rFonts w:ascii="Arial" w:hAnsi="Arial" w:cs="Arial"/>
          <w:b/>
          <w:color w:val="000000" w:themeColor="text1"/>
          <w:sz w:val="24"/>
        </w:rPr>
        <w:t>Abstract:</w:t>
      </w:r>
      <w:r w:rsidRPr="002E19A8">
        <w:rPr>
          <w:color w:val="000000" w:themeColor="text1"/>
          <w:sz w:val="24"/>
        </w:rPr>
        <w:t xml:space="preserve"> </w:t>
      </w:r>
      <w:r w:rsidR="00D17BD8" w:rsidRPr="002E19A8">
        <w:rPr>
          <w:rFonts w:ascii="Times New Roman" w:hAnsi="Times New Roman" w:cs="Times New Roman"/>
          <w:color w:val="000000" w:themeColor="text1"/>
          <w:sz w:val="24"/>
        </w:rPr>
        <w:t xml:space="preserve">Irradiation examination shows that gas bubble swelling kinetics </w:t>
      </w:r>
      <w:del w:id="0" w:author="Benjamin W. Beeler" w:date="2019-12-11T10:04:00Z">
        <w:r w:rsidR="00D17BD8" w:rsidRPr="002E19A8" w:rsidDel="00792115">
          <w:rPr>
            <w:rFonts w:ascii="Times New Roman" w:hAnsi="Times New Roman" w:cs="Times New Roman"/>
            <w:color w:val="000000" w:themeColor="text1"/>
            <w:sz w:val="24"/>
          </w:rPr>
          <w:delText xml:space="preserve">is </w:delText>
        </w:r>
      </w:del>
      <w:ins w:id="1" w:author="Benjamin W. Beeler" w:date="2019-12-11T10:04:00Z">
        <w:r w:rsidR="00792115">
          <w:rPr>
            <w:rFonts w:ascii="Times New Roman" w:hAnsi="Times New Roman" w:cs="Times New Roman"/>
            <w:color w:val="000000" w:themeColor="text1"/>
            <w:sz w:val="24"/>
          </w:rPr>
          <w:t>are</w:t>
        </w:r>
        <w:r w:rsidR="00792115" w:rsidRPr="002E19A8">
          <w:rPr>
            <w:rFonts w:ascii="Times New Roman" w:hAnsi="Times New Roman" w:cs="Times New Roman"/>
            <w:color w:val="000000" w:themeColor="text1"/>
            <w:sz w:val="24"/>
          </w:rPr>
          <w:t xml:space="preserve"> </w:t>
        </w:r>
      </w:ins>
      <w:r w:rsidR="00D17BD8" w:rsidRPr="002E19A8">
        <w:rPr>
          <w:rFonts w:ascii="Times New Roman" w:hAnsi="Times New Roman" w:cs="Times New Roman"/>
          <w:color w:val="000000" w:themeColor="text1"/>
          <w:sz w:val="24"/>
        </w:rPr>
        <w:t>much faster after irradiation-induced recrystallization</w:t>
      </w:r>
      <w:r w:rsidR="00EB13F3">
        <w:rPr>
          <w:rFonts w:ascii="Times New Roman" w:hAnsi="Times New Roman" w:cs="Times New Roman"/>
          <w:color w:val="000000" w:themeColor="text1"/>
          <w:sz w:val="24"/>
        </w:rPr>
        <w:t xml:space="preserve"> </w:t>
      </w:r>
      <w:r w:rsidR="00D17BD8" w:rsidRPr="002E19A8">
        <w:rPr>
          <w:rFonts w:ascii="Times New Roman" w:hAnsi="Times New Roman" w:cs="Times New Roman"/>
          <w:color w:val="000000" w:themeColor="text1"/>
          <w:sz w:val="24"/>
        </w:rPr>
        <w:t xml:space="preserve">than that prior </w:t>
      </w:r>
      <w:ins w:id="2" w:author="Benjamin W. Beeler" w:date="2019-12-11T10:04:00Z">
        <w:r w:rsidR="00792115">
          <w:rPr>
            <w:rFonts w:ascii="Times New Roman" w:hAnsi="Times New Roman" w:cs="Times New Roman"/>
            <w:color w:val="000000" w:themeColor="text1"/>
            <w:sz w:val="24"/>
          </w:rPr>
          <w:t>to</w:t>
        </w:r>
      </w:ins>
      <w:ins w:id="3" w:author="Benjamin W. Beeler" w:date="2019-12-11T10:05:00Z">
        <w:r w:rsidR="00792115">
          <w:rPr>
            <w:rFonts w:ascii="Times New Roman" w:hAnsi="Times New Roman" w:cs="Times New Roman"/>
            <w:color w:val="000000" w:themeColor="text1"/>
            <w:sz w:val="24"/>
          </w:rPr>
          <w:t xml:space="preserve"> </w:t>
        </w:r>
      </w:ins>
      <w:r w:rsidR="00D17BD8" w:rsidRPr="002E19A8">
        <w:rPr>
          <w:rFonts w:ascii="Times New Roman" w:hAnsi="Times New Roman" w:cs="Times New Roman"/>
          <w:color w:val="000000" w:themeColor="text1"/>
          <w:sz w:val="24"/>
        </w:rPr>
        <w:t>recrystallization in UMo fuels. It implies that gas bubbles in coarse grains and small recrystallized grains have different growth behavior.</w:t>
      </w:r>
      <w:r w:rsidR="00FE4D09" w:rsidRPr="002E19A8">
        <w:rPr>
          <w:rFonts w:ascii="Times New Roman" w:hAnsi="Times New Roman" w:cs="Times New Roman"/>
          <w:color w:val="000000" w:themeColor="text1"/>
          <w:sz w:val="24"/>
        </w:rPr>
        <w:t xml:space="preserve">  In this work, </w:t>
      </w:r>
      <w:r w:rsidR="00F91E78" w:rsidRPr="002E19A8">
        <w:rPr>
          <w:rFonts w:ascii="Times New Roman" w:hAnsi="Times New Roman" w:cs="Times New Roman"/>
          <w:color w:val="000000" w:themeColor="text1"/>
          <w:sz w:val="24"/>
        </w:rPr>
        <w:t>a phase-field model of gas bubble evolution integrating microstructure dependent cluster dynamics has been</w:t>
      </w:r>
      <w:r w:rsidR="00FE4D09" w:rsidRPr="002E19A8">
        <w:rPr>
          <w:rFonts w:ascii="Times New Roman" w:hAnsi="Times New Roman" w:cs="Times New Roman"/>
          <w:color w:val="000000" w:themeColor="text1"/>
          <w:sz w:val="24"/>
        </w:rPr>
        <w:t xml:space="preserve"> developed</w:t>
      </w:r>
      <w:r w:rsidR="007A2BBB">
        <w:rPr>
          <w:rFonts w:ascii="Times New Roman" w:hAnsi="Times New Roman" w:cs="Times New Roman"/>
          <w:color w:val="000000" w:themeColor="text1"/>
          <w:sz w:val="24"/>
        </w:rPr>
        <w:t>, for the first time,</w:t>
      </w:r>
      <w:r w:rsidR="00FE4D09" w:rsidRPr="002E19A8">
        <w:rPr>
          <w:rFonts w:ascii="Times New Roman" w:hAnsi="Times New Roman" w:cs="Times New Roman"/>
          <w:color w:val="000000" w:themeColor="text1"/>
          <w:sz w:val="24"/>
        </w:rPr>
        <w:t xml:space="preserve"> to study </w:t>
      </w:r>
      <w:r w:rsidR="00EB13F3">
        <w:rPr>
          <w:rFonts w:ascii="Times New Roman" w:hAnsi="Times New Roman" w:cs="Times New Roman"/>
          <w:color w:val="000000" w:themeColor="text1"/>
          <w:sz w:val="24"/>
        </w:rPr>
        <w:t>the gas bubble</w:t>
      </w:r>
      <w:r w:rsidR="00FE4D09" w:rsidRPr="002E19A8">
        <w:rPr>
          <w:rFonts w:ascii="Times New Roman" w:hAnsi="Times New Roman" w:cs="Times New Roman"/>
          <w:color w:val="000000" w:themeColor="text1"/>
          <w:sz w:val="24"/>
        </w:rPr>
        <w:t xml:space="preserve"> swelling </w:t>
      </w:r>
      <w:r w:rsidR="00EB13F3">
        <w:rPr>
          <w:rFonts w:ascii="Times New Roman" w:hAnsi="Times New Roman" w:cs="Times New Roman"/>
          <w:color w:val="000000" w:themeColor="text1"/>
          <w:sz w:val="24"/>
        </w:rPr>
        <w:t>behavior</w:t>
      </w:r>
      <w:r w:rsidR="00FE4D09" w:rsidRPr="002E19A8">
        <w:rPr>
          <w:rFonts w:ascii="Times New Roman" w:hAnsi="Times New Roman" w:cs="Times New Roman"/>
          <w:color w:val="000000" w:themeColor="text1"/>
          <w:sz w:val="24"/>
        </w:rPr>
        <w:t xml:space="preserve"> in </w:t>
      </w:r>
      <w:r w:rsidR="00F91E78" w:rsidRPr="002E19A8">
        <w:rPr>
          <w:rFonts w:ascii="Times New Roman" w:hAnsi="Times New Roman" w:cs="Times New Roman"/>
          <w:color w:val="000000" w:themeColor="text1"/>
          <w:sz w:val="24"/>
        </w:rPr>
        <w:t>the recrystallization zone of</w:t>
      </w:r>
      <w:r w:rsidR="00FE4D09" w:rsidRPr="002E19A8">
        <w:rPr>
          <w:rFonts w:ascii="Times New Roman" w:hAnsi="Times New Roman" w:cs="Times New Roman"/>
          <w:color w:val="000000" w:themeColor="text1"/>
          <w:sz w:val="24"/>
        </w:rPr>
        <w:t xml:space="preserve"> UMo fuel</w:t>
      </w:r>
      <w:r w:rsidR="00F91E78" w:rsidRPr="002E19A8">
        <w:rPr>
          <w:rFonts w:ascii="Times New Roman" w:hAnsi="Times New Roman" w:cs="Times New Roman"/>
          <w:color w:val="000000" w:themeColor="text1"/>
          <w:sz w:val="24"/>
        </w:rPr>
        <w:t>s</w:t>
      </w:r>
      <w:r w:rsidR="00FE4D09" w:rsidRPr="002E19A8">
        <w:rPr>
          <w:rFonts w:ascii="Times New Roman" w:hAnsi="Times New Roman" w:cs="Times New Roman"/>
          <w:color w:val="000000" w:themeColor="text1"/>
          <w:sz w:val="24"/>
        </w:rPr>
        <w:t xml:space="preserve">.  </w:t>
      </w:r>
      <w:r w:rsidR="00A27EBE" w:rsidRPr="002E19A8">
        <w:rPr>
          <w:rFonts w:ascii="Times New Roman" w:hAnsi="Times New Roman" w:cs="Times New Roman"/>
          <w:color w:val="000000" w:themeColor="text1"/>
          <w:sz w:val="24"/>
        </w:rPr>
        <w:t xml:space="preserve">Generation, diffusion, reaction, sink, emission and clustering of vacancies and interstitials are described by </w:t>
      </w:r>
      <w:r w:rsidR="005C1C16">
        <w:rPr>
          <w:rFonts w:ascii="Times New Roman" w:hAnsi="Times New Roman" w:cs="Times New Roman"/>
          <w:color w:val="000000" w:themeColor="text1"/>
          <w:sz w:val="24"/>
        </w:rPr>
        <w:t xml:space="preserve">the </w:t>
      </w:r>
      <w:r w:rsidR="004B7BFE" w:rsidRPr="002E19A8">
        <w:rPr>
          <w:rFonts w:ascii="Times New Roman" w:hAnsi="Times New Roman" w:cs="Times New Roman"/>
          <w:color w:val="000000" w:themeColor="text1"/>
          <w:sz w:val="24"/>
        </w:rPr>
        <w:t>cluster dynamics</w:t>
      </w:r>
      <w:r w:rsidR="005C1C16">
        <w:rPr>
          <w:rFonts w:ascii="Times New Roman" w:hAnsi="Times New Roman" w:cs="Times New Roman"/>
          <w:color w:val="000000" w:themeColor="text1"/>
          <w:sz w:val="24"/>
        </w:rPr>
        <w:t xml:space="preserve"> model</w:t>
      </w:r>
      <w:r w:rsidR="00A27EBE" w:rsidRPr="002E19A8">
        <w:rPr>
          <w:rFonts w:ascii="Times New Roman" w:hAnsi="Times New Roman" w:cs="Times New Roman"/>
          <w:color w:val="000000" w:themeColor="text1"/>
          <w:sz w:val="24"/>
        </w:rPr>
        <w:t xml:space="preserve"> while </w:t>
      </w:r>
      <w:r w:rsidR="005D68EE">
        <w:rPr>
          <w:rFonts w:ascii="Times New Roman" w:hAnsi="Times New Roman" w:cs="Times New Roman"/>
          <w:color w:val="000000" w:themeColor="text1"/>
          <w:sz w:val="24"/>
        </w:rPr>
        <w:t>a</w:t>
      </w:r>
      <w:r w:rsidR="004B7BFE" w:rsidRPr="002E19A8">
        <w:rPr>
          <w:rFonts w:ascii="Times New Roman" w:hAnsi="Times New Roman" w:cs="Times New Roman"/>
          <w:color w:val="000000" w:themeColor="text1"/>
          <w:sz w:val="24"/>
        </w:rPr>
        <w:t xml:space="preserve"> phase</w:t>
      </w:r>
      <w:r w:rsidR="003F283D" w:rsidRPr="002E19A8">
        <w:rPr>
          <w:rFonts w:ascii="Times New Roman" w:hAnsi="Times New Roman" w:cs="Times New Roman"/>
          <w:color w:val="000000" w:themeColor="text1"/>
          <w:sz w:val="24"/>
        </w:rPr>
        <w:t>-</w:t>
      </w:r>
      <w:r w:rsidR="004B7BFE" w:rsidRPr="002E19A8">
        <w:rPr>
          <w:rFonts w:ascii="Times New Roman" w:hAnsi="Times New Roman" w:cs="Times New Roman"/>
          <w:color w:val="000000" w:themeColor="text1"/>
          <w:sz w:val="24"/>
        </w:rPr>
        <w:t>field model is used to describe the</w:t>
      </w:r>
      <w:r w:rsidR="00357FE1">
        <w:rPr>
          <w:rFonts w:ascii="Times New Roman" w:hAnsi="Times New Roman" w:cs="Times New Roman"/>
          <w:color w:val="000000" w:themeColor="text1"/>
          <w:sz w:val="24"/>
        </w:rPr>
        <w:t xml:space="preserve"> evolution of non-equilibrium</w:t>
      </w:r>
      <w:r w:rsidR="004B7BFE" w:rsidRPr="002E19A8">
        <w:rPr>
          <w:rFonts w:ascii="Times New Roman" w:hAnsi="Times New Roman" w:cs="Times New Roman"/>
          <w:color w:val="000000" w:themeColor="text1"/>
          <w:sz w:val="24"/>
        </w:rPr>
        <w:t xml:space="preserve"> gas bubble</w:t>
      </w:r>
      <w:r w:rsidR="00357FE1">
        <w:rPr>
          <w:rFonts w:ascii="Times New Roman" w:hAnsi="Times New Roman" w:cs="Times New Roman"/>
          <w:color w:val="000000" w:themeColor="text1"/>
          <w:sz w:val="24"/>
        </w:rPr>
        <w:t xml:space="preserve">s including </w:t>
      </w:r>
      <w:r w:rsidR="004B7BFE" w:rsidRPr="002E19A8">
        <w:rPr>
          <w:rFonts w:ascii="Times New Roman" w:hAnsi="Times New Roman" w:cs="Times New Roman"/>
          <w:color w:val="000000" w:themeColor="text1"/>
          <w:sz w:val="24"/>
        </w:rPr>
        <w:t xml:space="preserve">nucleation and growth. </w:t>
      </w:r>
      <w:r w:rsidR="005D68EE">
        <w:rPr>
          <w:rFonts w:ascii="Times New Roman" w:hAnsi="Times New Roman" w:cs="Times New Roman"/>
          <w:color w:val="000000" w:themeColor="text1"/>
          <w:sz w:val="24"/>
        </w:rPr>
        <w:t xml:space="preserve">With the </w:t>
      </w:r>
      <w:r w:rsidR="005C046B" w:rsidRPr="002E19A8">
        <w:rPr>
          <w:rFonts w:ascii="Times New Roman" w:hAnsi="Times New Roman" w:cs="Times New Roman"/>
          <w:color w:val="000000" w:themeColor="text1"/>
          <w:sz w:val="24"/>
        </w:rPr>
        <w:t>coupled model</w:t>
      </w:r>
      <w:r w:rsidR="005D68EE">
        <w:rPr>
          <w:rFonts w:ascii="Times New Roman" w:hAnsi="Times New Roman" w:cs="Times New Roman"/>
          <w:color w:val="000000" w:themeColor="text1"/>
          <w:sz w:val="24"/>
        </w:rPr>
        <w:t>,</w:t>
      </w:r>
      <w:r w:rsidR="005C046B" w:rsidRPr="002E19A8">
        <w:rPr>
          <w:rFonts w:ascii="Times New Roman" w:hAnsi="Times New Roman" w:cs="Times New Roman"/>
          <w:color w:val="000000" w:themeColor="text1"/>
          <w:sz w:val="24"/>
        </w:rPr>
        <w:t xml:space="preserve"> </w:t>
      </w:r>
      <w:r w:rsidR="005D68EE">
        <w:rPr>
          <w:rFonts w:ascii="Times New Roman" w:hAnsi="Times New Roman" w:cs="Times New Roman"/>
          <w:color w:val="000000" w:themeColor="text1"/>
          <w:sz w:val="24"/>
        </w:rPr>
        <w:t>the</w:t>
      </w:r>
      <w:r w:rsidR="004B7BFE" w:rsidRPr="002E19A8">
        <w:rPr>
          <w:rFonts w:ascii="Times New Roman" w:hAnsi="Times New Roman" w:cs="Times New Roman"/>
          <w:color w:val="000000" w:themeColor="text1"/>
          <w:sz w:val="24"/>
        </w:rPr>
        <w:t xml:space="preserve"> effect o</w:t>
      </w:r>
      <w:r w:rsidR="00DA0837" w:rsidRPr="002E19A8">
        <w:rPr>
          <w:rFonts w:ascii="Times New Roman" w:hAnsi="Times New Roman" w:cs="Times New Roman"/>
          <w:color w:val="000000" w:themeColor="text1"/>
          <w:sz w:val="24"/>
        </w:rPr>
        <w:t>f</w:t>
      </w:r>
      <w:r w:rsidR="004B7BFE" w:rsidRPr="002E19A8">
        <w:rPr>
          <w:rFonts w:ascii="Times New Roman" w:hAnsi="Times New Roman" w:cs="Times New Roman"/>
          <w:color w:val="000000" w:themeColor="text1"/>
          <w:sz w:val="24"/>
        </w:rPr>
        <w:t xml:space="preserve"> </w:t>
      </w:r>
      <w:r w:rsidR="00DA0837" w:rsidRPr="002E19A8">
        <w:rPr>
          <w:rFonts w:ascii="Times New Roman" w:hAnsi="Times New Roman" w:cs="Times New Roman"/>
          <w:color w:val="000000" w:themeColor="text1"/>
          <w:sz w:val="24"/>
        </w:rPr>
        <w:t xml:space="preserve">defect generation rate, </w:t>
      </w:r>
      <w:r w:rsidR="004B7BFE" w:rsidRPr="002E19A8">
        <w:rPr>
          <w:rFonts w:ascii="Times New Roman" w:hAnsi="Times New Roman" w:cs="Times New Roman"/>
          <w:color w:val="000000" w:themeColor="text1"/>
          <w:sz w:val="24"/>
        </w:rPr>
        <w:t>clustering rate, inte</w:t>
      </w:r>
      <w:r w:rsidR="00A27EBE" w:rsidRPr="002E19A8">
        <w:rPr>
          <w:rFonts w:ascii="Times New Roman" w:hAnsi="Times New Roman" w:cs="Times New Roman"/>
          <w:color w:val="000000" w:themeColor="text1"/>
          <w:sz w:val="24"/>
        </w:rPr>
        <w:t>rstitial emission</w:t>
      </w:r>
      <w:r w:rsidR="0068597C" w:rsidRPr="002E19A8">
        <w:rPr>
          <w:rFonts w:ascii="Times New Roman" w:hAnsi="Times New Roman" w:cs="Times New Roman"/>
          <w:color w:val="000000" w:themeColor="text1"/>
          <w:sz w:val="24"/>
        </w:rPr>
        <w:t xml:space="preserve"> and sink rates</w:t>
      </w:r>
      <w:r w:rsidR="005C1C16">
        <w:rPr>
          <w:rFonts w:ascii="Times New Roman" w:hAnsi="Times New Roman" w:cs="Times New Roman"/>
          <w:color w:val="000000" w:themeColor="text1"/>
          <w:sz w:val="24"/>
        </w:rPr>
        <w:t xml:space="preserve"> on grain boundaries</w:t>
      </w:r>
      <w:r w:rsidR="004B7BFE" w:rsidRPr="002E19A8">
        <w:rPr>
          <w:rFonts w:ascii="Times New Roman" w:hAnsi="Times New Roman" w:cs="Times New Roman"/>
          <w:color w:val="000000" w:themeColor="text1"/>
          <w:sz w:val="24"/>
        </w:rPr>
        <w:t xml:space="preserve"> on </w:t>
      </w:r>
      <w:r w:rsidR="005C1C16">
        <w:rPr>
          <w:rFonts w:ascii="Times New Roman" w:hAnsi="Times New Roman" w:cs="Times New Roman"/>
          <w:color w:val="000000" w:themeColor="text1"/>
          <w:sz w:val="24"/>
        </w:rPr>
        <w:t xml:space="preserve">the </w:t>
      </w:r>
      <w:r w:rsidR="004B7BFE" w:rsidRPr="002E19A8">
        <w:rPr>
          <w:rFonts w:ascii="Times New Roman" w:hAnsi="Times New Roman" w:cs="Times New Roman"/>
          <w:color w:val="000000" w:themeColor="text1"/>
          <w:sz w:val="24"/>
        </w:rPr>
        <w:t>gas bubble evolution</w:t>
      </w:r>
      <w:r w:rsidR="005D68EE">
        <w:rPr>
          <w:rFonts w:ascii="Times New Roman" w:hAnsi="Times New Roman" w:cs="Times New Roman"/>
          <w:color w:val="000000" w:themeColor="text1"/>
          <w:sz w:val="24"/>
        </w:rPr>
        <w:t xml:space="preserve"> are systematically simulated</w:t>
      </w:r>
      <w:r w:rsidR="004B7BFE" w:rsidRPr="002E19A8">
        <w:rPr>
          <w:rFonts w:ascii="Times New Roman" w:hAnsi="Times New Roman" w:cs="Times New Roman"/>
          <w:color w:val="000000" w:themeColor="text1"/>
          <w:sz w:val="24"/>
        </w:rPr>
        <w:t xml:space="preserve">. </w:t>
      </w:r>
      <w:r w:rsidR="003E44CB">
        <w:rPr>
          <w:rFonts w:ascii="Times New Roman" w:hAnsi="Times New Roman" w:cs="Times New Roman"/>
          <w:color w:val="000000" w:themeColor="text1"/>
          <w:sz w:val="24"/>
        </w:rPr>
        <w:t>A</w:t>
      </w:r>
      <w:r w:rsidR="000656EB" w:rsidRPr="002E19A8">
        <w:rPr>
          <w:rFonts w:ascii="Times New Roman" w:hAnsi="Times New Roman" w:cs="Times New Roman"/>
          <w:color w:val="000000" w:themeColor="text1"/>
          <w:sz w:val="24"/>
        </w:rPr>
        <w:t xml:space="preserve"> set of model parameters (defect generation rate, clustering rate, interstitial emission</w:t>
      </w:r>
      <w:r w:rsidR="0068597C" w:rsidRPr="002E19A8">
        <w:rPr>
          <w:rFonts w:ascii="Times New Roman" w:hAnsi="Times New Roman" w:cs="Times New Roman"/>
          <w:color w:val="000000" w:themeColor="text1"/>
          <w:sz w:val="24"/>
        </w:rPr>
        <w:t xml:space="preserve"> and sink rates</w:t>
      </w:r>
      <w:r w:rsidR="000656EB" w:rsidRPr="002E19A8">
        <w:rPr>
          <w:rFonts w:ascii="Times New Roman" w:hAnsi="Times New Roman" w:cs="Times New Roman"/>
          <w:color w:val="000000" w:themeColor="text1"/>
          <w:sz w:val="24"/>
        </w:rPr>
        <w:t xml:space="preserve">) is determined by comparing </w:t>
      </w:r>
      <w:r w:rsidR="003E44CB">
        <w:rPr>
          <w:rFonts w:ascii="Times New Roman" w:hAnsi="Times New Roman" w:cs="Times New Roman"/>
          <w:color w:val="000000" w:themeColor="text1"/>
          <w:sz w:val="24"/>
        </w:rPr>
        <w:t>measured and simulated gas bubble</w:t>
      </w:r>
      <w:r w:rsidR="000656EB" w:rsidRPr="002E19A8">
        <w:rPr>
          <w:rFonts w:ascii="Times New Roman" w:hAnsi="Times New Roman" w:cs="Times New Roman"/>
          <w:color w:val="000000" w:themeColor="text1"/>
          <w:sz w:val="24"/>
        </w:rPr>
        <w:t xml:space="preserve"> swelling kinetics. The results demonstrate </w:t>
      </w:r>
      <w:r w:rsidR="00883BDB" w:rsidRPr="002E19A8">
        <w:rPr>
          <w:rFonts w:ascii="Times New Roman" w:hAnsi="Times New Roman" w:cs="Times New Roman"/>
          <w:color w:val="000000" w:themeColor="text1"/>
          <w:sz w:val="24"/>
        </w:rPr>
        <w:t>t</w:t>
      </w:r>
      <w:r w:rsidR="00A27EBE" w:rsidRPr="002E19A8">
        <w:rPr>
          <w:rFonts w:ascii="Times New Roman" w:hAnsi="Times New Roman" w:cs="Times New Roman"/>
          <w:color w:val="000000" w:themeColor="text1"/>
          <w:sz w:val="24"/>
        </w:rPr>
        <w:t>hat interstitial clustering</w:t>
      </w:r>
      <w:r w:rsidR="00883BDB" w:rsidRPr="002E19A8">
        <w:rPr>
          <w:rFonts w:ascii="Times New Roman" w:hAnsi="Times New Roman" w:cs="Times New Roman"/>
          <w:color w:val="000000" w:themeColor="text1"/>
          <w:sz w:val="24"/>
        </w:rPr>
        <w:t xml:space="preserve"> is </w:t>
      </w:r>
      <w:r w:rsidR="000656EB" w:rsidRPr="002E19A8">
        <w:rPr>
          <w:rFonts w:ascii="Times New Roman" w:hAnsi="Times New Roman" w:cs="Times New Roman"/>
          <w:color w:val="000000" w:themeColor="text1"/>
          <w:sz w:val="24"/>
        </w:rPr>
        <w:t xml:space="preserve">one of </w:t>
      </w:r>
      <w:r w:rsidR="005C046B" w:rsidRPr="002E19A8">
        <w:rPr>
          <w:rFonts w:ascii="Times New Roman" w:hAnsi="Times New Roman" w:cs="Times New Roman"/>
          <w:color w:val="000000" w:themeColor="text1"/>
          <w:sz w:val="24"/>
        </w:rPr>
        <w:t xml:space="preserve">the </w:t>
      </w:r>
      <w:r w:rsidR="000656EB" w:rsidRPr="002E19A8">
        <w:rPr>
          <w:rFonts w:ascii="Times New Roman" w:hAnsi="Times New Roman" w:cs="Times New Roman"/>
          <w:color w:val="000000" w:themeColor="text1"/>
          <w:sz w:val="24"/>
        </w:rPr>
        <w:t xml:space="preserve">important </w:t>
      </w:r>
      <w:r w:rsidR="00883BDB" w:rsidRPr="002E19A8">
        <w:rPr>
          <w:rFonts w:ascii="Times New Roman" w:hAnsi="Times New Roman" w:cs="Times New Roman"/>
          <w:color w:val="000000" w:themeColor="text1"/>
          <w:sz w:val="24"/>
        </w:rPr>
        <w:t>physic</w:t>
      </w:r>
      <w:r w:rsidR="005C046B" w:rsidRPr="002E19A8">
        <w:rPr>
          <w:rFonts w:ascii="Times New Roman" w:hAnsi="Times New Roman" w:cs="Times New Roman"/>
          <w:color w:val="000000" w:themeColor="text1"/>
          <w:sz w:val="24"/>
        </w:rPr>
        <w:t>al mechanisms</w:t>
      </w:r>
      <w:r w:rsidR="00883BDB" w:rsidRPr="002E19A8">
        <w:rPr>
          <w:rFonts w:ascii="Times New Roman" w:hAnsi="Times New Roman" w:cs="Times New Roman"/>
          <w:color w:val="000000" w:themeColor="text1"/>
          <w:sz w:val="24"/>
        </w:rPr>
        <w:t xml:space="preserve"> </w:t>
      </w:r>
      <w:r w:rsidR="000656EB" w:rsidRPr="002E19A8">
        <w:rPr>
          <w:rFonts w:ascii="Times New Roman" w:hAnsi="Times New Roman" w:cs="Times New Roman"/>
          <w:color w:val="000000" w:themeColor="text1"/>
          <w:sz w:val="24"/>
        </w:rPr>
        <w:t>which results in</w:t>
      </w:r>
      <w:del w:id="4" w:author="Benjamin W. Beeler" w:date="2019-12-11T10:06:00Z">
        <w:r w:rsidR="000656EB" w:rsidRPr="002E19A8" w:rsidDel="00977319">
          <w:rPr>
            <w:rFonts w:ascii="Times New Roman" w:hAnsi="Times New Roman" w:cs="Times New Roman"/>
            <w:color w:val="000000" w:themeColor="text1"/>
            <w:sz w:val="24"/>
          </w:rPr>
          <w:delText xml:space="preserve"> </w:delText>
        </w:r>
        <w:r w:rsidR="005C1C16" w:rsidDel="00977319">
          <w:rPr>
            <w:rFonts w:ascii="Times New Roman" w:hAnsi="Times New Roman" w:cs="Times New Roman"/>
            <w:color w:val="000000" w:themeColor="text1"/>
            <w:sz w:val="24"/>
          </w:rPr>
          <w:delText>a</w:delText>
        </w:r>
      </w:del>
      <w:r w:rsidR="005C1C16">
        <w:rPr>
          <w:rFonts w:ascii="Times New Roman" w:hAnsi="Times New Roman" w:cs="Times New Roman"/>
          <w:color w:val="000000" w:themeColor="text1"/>
          <w:sz w:val="24"/>
        </w:rPr>
        <w:t xml:space="preserve"> </w:t>
      </w:r>
      <w:r w:rsidR="000656EB" w:rsidRPr="002E19A8">
        <w:rPr>
          <w:rFonts w:ascii="Times New Roman" w:hAnsi="Times New Roman" w:cs="Times New Roman"/>
          <w:color w:val="000000" w:themeColor="text1"/>
          <w:sz w:val="24"/>
        </w:rPr>
        <w:t>fast gas bubble swelling kinetics</w:t>
      </w:r>
      <w:r w:rsidR="00883BDB" w:rsidRPr="002E19A8">
        <w:rPr>
          <w:rFonts w:ascii="Times New Roman" w:hAnsi="Times New Roman" w:cs="Times New Roman"/>
          <w:color w:val="000000" w:themeColor="text1"/>
          <w:sz w:val="24"/>
        </w:rPr>
        <w:t xml:space="preserve"> in </w:t>
      </w:r>
      <w:r w:rsidR="00A27EBE" w:rsidRPr="002E19A8">
        <w:rPr>
          <w:rFonts w:ascii="Times New Roman" w:hAnsi="Times New Roman" w:cs="Times New Roman"/>
          <w:color w:val="000000" w:themeColor="text1"/>
          <w:sz w:val="24"/>
        </w:rPr>
        <w:t>the recrystallization zone. T</w:t>
      </w:r>
      <w:r w:rsidR="00383570" w:rsidRPr="002E19A8">
        <w:rPr>
          <w:rFonts w:ascii="Times New Roman" w:hAnsi="Times New Roman" w:cs="Times New Roman"/>
          <w:color w:val="000000" w:themeColor="text1"/>
          <w:sz w:val="24"/>
        </w:rPr>
        <w:t xml:space="preserve">he developed model </w:t>
      </w:r>
      <w:r w:rsidR="00A27EBE" w:rsidRPr="002E19A8">
        <w:rPr>
          <w:rFonts w:ascii="Times New Roman" w:hAnsi="Times New Roman" w:cs="Times New Roman"/>
          <w:color w:val="000000" w:themeColor="text1"/>
          <w:sz w:val="24"/>
        </w:rPr>
        <w:t>can</w:t>
      </w:r>
      <w:r w:rsidR="0068597C" w:rsidRPr="002E19A8">
        <w:rPr>
          <w:rFonts w:ascii="Times New Roman" w:hAnsi="Times New Roman" w:cs="Times New Roman"/>
          <w:color w:val="000000" w:themeColor="text1"/>
          <w:sz w:val="24"/>
        </w:rPr>
        <w:t xml:space="preserve"> </w:t>
      </w:r>
      <w:r w:rsidR="005C1C16">
        <w:rPr>
          <w:rFonts w:ascii="Times New Roman" w:hAnsi="Times New Roman" w:cs="Times New Roman"/>
          <w:color w:val="000000" w:themeColor="text1"/>
          <w:sz w:val="24"/>
        </w:rPr>
        <w:t xml:space="preserve">also </w:t>
      </w:r>
      <w:r w:rsidR="00A27EBE" w:rsidRPr="002E19A8">
        <w:rPr>
          <w:rFonts w:ascii="Times New Roman" w:hAnsi="Times New Roman" w:cs="Times New Roman"/>
          <w:color w:val="000000" w:themeColor="text1"/>
          <w:sz w:val="24"/>
        </w:rPr>
        <w:t xml:space="preserve">be extended to study the </w:t>
      </w:r>
      <w:r w:rsidR="005C046B" w:rsidRPr="002E19A8">
        <w:rPr>
          <w:rFonts w:ascii="Times New Roman" w:hAnsi="Times New Roman" w:cs="Times New Roman"/>
          <w:color w:val="000000" w:themeColor="text1"/>
          <w:sz w:val="24"/>
        </w:rPr>
        <w:t>associat</w:t>
      </w:r>
      <w:r w:rsidR="00C056ED">
        <w:rPr>
          <w:rFonts w:ascii="Times New Roman" w:hAnsi="Times New Roman" w:cs="Times New Roman"/>
          <w:color w:val="000000" w:themeColor="text1"/>
          <w:sz w:val="24"/>
        </w:rPr>
        <w:t xml:space="preserve">ed </w:t>
      </w:r>
      <w:r w:rsidR="00A27EBE" w:rsidRPr="002E19A8">
        <w:rPr>
          <w:rFonts w:ascii="Times New Roman" w:hAnsi="Times New Roman" w:cs="Times New Roman"/>
          <w:color w:val="000000" w:themeColor="text1"/>
          <w:sz w:val="24"/>
        </w:rPr>
        <w:t xml:space="preserve">growth of </w:t>
      </w:r>
      <w:r w:rsidR="0068597C" w:rsidRPr="002E19A8">
        <w:rPr>
          <w:rFonts w:ascii="Times New Roman" w:hAnsi="Times New Roman" w:cs="Times New Roman"/>
          <w:color w:val="000000" w:themeColor="text1"/>
          <w:sz w:val="24"/>
        </w:rPr>
        <w:t>defect</w:t>
      </w:r>
      <w:r w:rsidR="00A27EBE" w:rsidRPr="002E19A8">
        <w:rPr>
          <w:rFonts w:ascii="Times New Roman" w:hAnsi="Times New Roman" w:cs="Times New Roman"/>
          <w:color w:val="000000" w:themeColor="text1"/>
          <w:sz w:val="24"/>
        </w:rPr>
        <w:t xml:space="preserve"> and</w:t>
      </w:r>
      <w:r w:rsidR="0068597C" w:rsidRPr="002E19A8">
        <w:rPr>
          <w:rFonts w:ascii="Times New Roman" w:hAnsi="Times New Roman" w:cs="Times New Roman"/>
          <w:color w:val="000000" w:themeColor="text1"/>
          <w:sz w:val="24"/>
        </w:rPr>
        <w:t xml:space="preserve"> second phase </w:t>
      </w:r>
      <w:r w:rsidR="00A27EBE" w:rsidRPr="002E19A8">
        <w:rPr>
          <w:rFonts w:ascii="Times New Roman" w:hAnsi="Times New Roman" w:cs="Times New Roman"/>
          <w:color w:val="000000" w:themeColor="text1"/>
          <w:sz w:val="24"/>
        </w:rPr>
        <w:t xml:space="preserve">precipitates </w:t>
      </w:r>
      <w:r w:rsidR="00EE5E0B" w:rsidRPr="002E19A8">
        <w:rPr>
          <w:rFonts w:ascii="Times New Roman" w:hAnsi="Times New Roman" w:cs="Times New Roman"/>
          <w:color w:val="000000" w:themeColor="text1"/>
          <w:sz w:val="24"/>
        </w:rPr>
        <w:t xml:space="preserve">often </w:t>
      </w:r>
      <w:r w:rsidR="00A27EBE" w:rsidRPr="002E19A8">
        <w:rPr>
          <w:rFonts w:ascii="Times New Roman" w:hAnsi="Times New Roman" w:cs="Times New Roman"/>
          <w:color w:val="000000" w:themeColor="text1"/>
          <w:sz w:val="24"/>
        </w:rPr>
        <w:t>observed in irradiated materials</w:t>
      </w:r>
      <w:r w:rsidR="00383570" w:rsidRPr="002E19A8">
        <w:rPr>
          <w:rFonts w:ascii="Times New Roman" w:hAnsi="Times New Roman" w:cs="Times New Roman"/>
          <w:color w:val="000000" w:themeColor="text1"/>
          <w:sz w:val="24"/>
        </w:rPr>
        <w:t>.</w:t>
      </w:r>
    </w:p>
    <w:p w14:paraId="1CE38AA7" w14:textId="77777777" w:rsidR="00215D7E" w:rsidRPr="002E19A8" w:rsidRDefault="00215D7E">
      <w:pPr>
        <w:rPr>
          <w:color w:val="000000" w:themeColor="text1"/>
          <w:sz w:val="24"/>
        </w:rPr>
      </w:pPr>
    </w:p>
    <w:p w14:paraId="496BD743" w14:textId="044DE461" w:rsidR="001370DC" w:rsidRPr="002E19A8" w:rsidRDefault="001370DC" w:rsidP="007D00FA">
      <w:pPr>
        <w:pStyle w:val="Heading1"/>
        <w:jc w:val="left"/>
        <w:rPr>
          <w:color w:val="000000" w:themeColor="text1"/>
        </w:rPr>
      </w:pPr>
      <w:bookmarkStart w:id="5" w:name="_Toc524617841"/>
      <w:r w:rsidRPr="002E19A8">
        <w:rPr>
          <w:color w:val="000000" w:themeColor="text1"/>
        </w:rPr>
        <w:t>Introduction</w:t>
      </w:r>
      <w:bookmarkEnd w:id="5"/>
    </w:p>
    <w:p w14:paraId="30183911" w14:textId="31A709C3" w:rsidR="00126A87" w:rsidRPr="002E19A8" w:rsidRDefault="00EB13F3" w:rsidP="001370DC">
      <w:pPr>
        <w:rPr>
          <w:rFonts w:ascii="Times New Roman" w:hAnsi="Times New Roman" w:cs="Times New Roman"/>
          <w:color w:val="000000" w:themeColor="text1"/>
          <w:sz w:val="24"/>
        </w:rPr>
      </w:pPr>
      <w:r w:rsidRPr="002E19A8">
        <w:rPr>
          <w:rFonts w:ascii="Times New Roman" w:hAnsi="Times New Roman" w:cs="Times New Roman"/>
          <w:color w:val="000000" w:themeColor="text1"/>
          <w:sz w:val="24"/>
        </w:rPr>
        <w:t xml:space="preserve">U-10 </w:t>
      </w:r>
      <w:proofErr w:type="spellStart"/>
      <w:r w:rsidRPr="002E19A8">
        <w:rPr>
          <w:rFonts w:ascii="Times New Roman" w:hAnsi="Times New Roman" w:cs="Times New Roman"/>
          <w:color w:val="000000" w:themeColor="text1"/>
          <w:sz w:val="24"/>
        </w:rPr>
        <w:t>wt</w:t>
      </w:r>
      <w:proofErr w:type="spellEnd"/>
      <w:r w:rsidRPr="002E19A8">
        <w:rPr>
          <w:rFonts w:ascii="Times New Roman" w:hAnsi="Times New Roman" w:cs="Times New Roman"/>
          <w:color w:val="000000" w:themeColor="text1"/>
          <w:sz w:val="24"/>
        </w:rPr>
        <w:t xml:space="preserve">% Mo alloys (UMo), with less than 20 </w:t>
      </w:r>
      <w:proofErr w:type="spellStart"/>
      <w:r w:rsidRPr="002E19A8">
        <w:rPr>
          <w:rFonts w:ascii="Times New Roman" w:hAnsi="Times New Roman" w:cs="Times New Roman"/>
          <w:color w:val="000000" w:themeColor="text1"/>
          <w:sz w:val="24"/>
        </w:rPr>
        <w:t>wt</w:t>
      </w:r>
      <w:proofErr w:type="spellEnd"/>
      <w:r w:rsidRPr="002E19A8">
        <w:rPr>
          <w:rFonts w:ascii="Times New Roman" w:hAnsi="Times New Roman" w:cs="Times New Roman"/>
          <w:color w:val="000000" w:themeColor="text1"/>
          <w:sz w:val="24"/>
        </w:rPr>
        <w:t xml:space="preserve">% </w:t>
      </w:r>
      <w:r w:rsidRPr="002E19A8">
        <w:rPr>
          <w:rFonts w:ascii="Times New Roman" w:hAnsi="Times New Roman" w:cs="Times New Roman"/>
          <w:color w:val="000000" w:themeColor="text1"/>
          <w:sz w:val="24"/>
          <w:vertAlign w:val="superscript"/>
        </w:rPr>
        <w:t>235</w:t>
      </w:r>
      <w:r w:rsidRPr="002E19A8">
        <w:rPr>
          <w:rFonts w:ascii="Times New Roman" w:hAnsi="Times New Roman" w:cs="Times New Roman"/>
          <w:color w:val="000000" w:themeColor="text1"/>
          <w:sz w:val="24"/>
        </w:rPr>
        <w:t xml:space="preserve">U enrichment, are considered a candidate for replacing highly enriched </w:t>
      </w:r>
      <w:r w:rsidRPr="002E19A8">
        <w:rPr>
          <w:rFonts w:ascii="Times New Roman" w:hAnsi="Times New Roman" w:cs="Times New Roman"/>
          <w:color w:val="000000" w:themeColor="text1"/>
          <w:sz w:val="24"/>
          <w:vertAlign w:val="superscript"/>
        </w:rPr>
        <w:t>235</w:t>
      </w:r>
      <w:r w:rsidRPr="002E19A8">
        <w:rPr>
          <w:rFonts w:ascii="Times New Roman" w:hAnsi="Times New Roman" w:cs="Times New Roman"/>
          <w:color w:val="000000" w:themeColor="text1"/>
          <w:sz w:val="24"/>
        </w:rPr>
        <w:t xml:space="preserve">U fuels currently used in high performance research and test reactors in the USA. Irradiation examination of UMo monolithic fuels showed that irradiation-induced </w:t>
      </w:r>
      <w:r>
        <w:rPr>
          <w:rFonts w:ascii="Times New Roman" w:hAnsi="Times New Roman" w:cs="Times New Roman"/>
          <w:color w:val="000000" w:themeColor="text1"/>
          <w:sz w:val="24"/>
        </w:rPr>
        <w:t>recrystallization</w:t>
      </w:r>
      <w:r w:rsidRPr="002E19A8">
        <w:rPr>
          <w:rFonts w:ascii="Times New Roman" w:hAnsi="Times New Roman" w:cs="Times New Roman"/>
          <w:color w:val="000000" w:themeColor="text1"/>
          <w:sz w:val="24"/>
        </w:rPr>
        <w:t xml:space="preserve"> dramatically speeds up the </w:t>
      </w:r>
      <w:r>
        <w:rPr>
          <w:rFonts w:ascii="Times New Roman" w:hAnsi="Times New Roman" w:cs="Times New Roman"/>
          <w:color w:val="000000" w:themeColor="text1"/>
          <w:sz w:val="24"/>
        </w:rPr>
        <w:t xml:space="preserve">gas bubble </w:t>
      </w:r>
      <w:r w:rsidRPr="002E19A8">
        <w:rPr>
          <w:rFonts w:ascii="Times New Roman" w:hAnsi="Times New Roman" w:cs="Times New Roman"/>
          <w:color w:val="000000" w:themeColor="text1"/>
          <w:sz w:val="24"/>
        </w:rPr>
        <w:t>swelling kinetics</w:t>
      </w:r>
      <w:r w:rsidR="007F5192">
        <w:rPr>
          <w:rFonts w:ascii="Times New Roman" w:hAnsi="Times New Roman" w:cs="Times New Roman"/>
          <w:color w:val="000000" w:themeColor="text1"/>
          <w:sz w:val="24"/>
        </w:rPr>
        <w:fldChar w:fldCharType="begin">
          <w:fldData xml:space="preserve">PEVuZE5vdGU+PENpdGU+PEF1dGhvcj5LaW08L0F1dGhvcj48WWVhcj4yMDExPC9ZZWFyPjxSZWNO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PEVuZE5vdGU+PENpdGU+PEF1dGhvcj5LaW08L0F1dGhvcj48WWVhcj4yMDExPC9ZZWFyPjxSZWNO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7F5192">
        <w:rPr>
          <w:rFonts w:ascii="Times New Roman" w:hAnsi="Times New Roman" w:cs="Times New Roman"/>
          <w:color w:val="000000" w:themeColor="text1"/>
          <w:sz w:val="24"/>
        </w:rPr>
      </w:r>
      <w:r w:rsidR="007F5192">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1-6</w:t>
      </w:r>
      <w:r w:rsidR="007F5192">
        <w:rPr>
          <w:rFonts w:ascii="Times New Roman" w:hAnsi="Times New Roman" w:cs="Times New Roman"/>
          <w:color w:val="000000" w:themeColor="text1"/>
          <w:sz w:val="24"/>
        </w:rPr>
        <w:fldChar w:fldCharType="end"/>
      </w:r>
      <w:r w:rsidRPr="002E19A8">
        <w:rPr>
          <w:rFonts w:ascii="Times New Roman" w:hAnsi="Times New Roman" w:cs="Times New Roman"/>
          <w:color w:val="000000" w:themeColor="text1"/>
          <w:sz w:val="24"/>
        </w:rPr>
        <w:t xml:space="preserve">. Recrystallization refines grain sizes from several micrometer coarse grains to </w:t>
      </w:r>
      <w:r>
        <w:rPr>
          <w:rFonts w:ascii="Times New Roman" w:hAnsi="Times New Roman" w:cs="Times New Roman"/>
          <w:color w:val="000000" w:themeColor="text1"/>
          <w:sz w:val="24"/>
        </w:rPr>
        <w:t>200</w:t>
      </w:r>
      <w:ins w:id="6" w:author="Benjamin W. Beeler" w:date="2019-12-11T10:47:00Z">
        <w:r w:rsidR="00620899">
          <w:rPr>
            <w:rFonts w:ascii="Times New Roman" w:hAnsi="Times New Roman" w:cs="Times New Roman"/>
            <w:color w:val="000000" w:themeColor="text1"/>
            <w:sz w:val="24"/>
          </w:rPr>
          <w:t>-</w:t>
        </w:r>
      </w:ins>
      <w:del w:id="7" w:author="Benjamin W. Beeler" w:date="2019-12-11T10:47:00Z">
        <w:r w:rsidDel="00620899">
          <w:rPr>
            <w:rFonts w:ascii="Times New Roman" w:hAnsi="Times New Roman" w:cs="Times New Roman"/>
            <w:color w:val="000000" w:themeColor="text1"/>
            <w:sz w:val="24"/>
          </w:rPr>
          <w:delText>~</w:delText>
        </w:r>
      </w:del>
      <w:r w:rsidRPr="002E19A8">
        <w:rPr>
          <w:rFonts w:ascii="Times New Roman" w:hAnsi="Times New Roman" w:cs="Times New Roman"/>
          <w:color w:val="000000" w:themeColor="text1"/>
          <w:sz w:val="24"/>
        </w:rPr>
        <w:t>300</w:t>
      </w:r>
      <w:ins w:id="8" w:author="Benjamin W. Beeler" w:date="2019-12-11T10:47:00Z">
        <w:r w:rsidR="00620899">
          <w:rPr>
            <w:rFonts w:ascii="Times New Roman" w:hAnsi="Times New Roman" w:cs="Times New Roman"/>
            <w:color w:val="000000" w:themeColor="text1"/>
            <w:sz w:val="24"/>
          </w:rPr>
          <w:t xml:space="preserve"> </w:t>
        </w:r>
      </w:ins>
      <w:r w:rsidRPr="002E19A8">
        <w:rPr>
          <w:rFonts w:ascii="Times New Roman" w:hAnsi="Times New Roman" w:cs="Times New Roman"/>
          <w:color w:val="000000" w:themeColor="text1"/>
          <w:sz w:val="24"/>
        </w:rPr>
        <w:t>nm fine grains.</w:t>
      </w:r>
      <w:r>
        <w:rPr>
          <w:rFonts w:ascii="Times New Roman" w:hAnsi="Times New Roman" w:cs="Times New Roman"/>
          <w:color w:val="000000" w:themeColor="text1"/>
          <w:sz w:val="24"/>
        </w:rPr>
        <w:t xml:space="preserve"> </w:t>
      </w:r>
      <w:r w:rsidR="009412E3" w:rsidRPr="002E19A8">
        <w:rPr>
          <w:rFonts w:ascii="Times New Roman" w:hAnsi="Times New Roman" w:cs="Times New Roman"/>
          <w:color w:val="000000" w:themeColor="text1"/>
          <w:sz w:val="24"/>
        </w:rPr>
        <w:t>It imp</w:t>
      </w:r>
      <w:r w:rsidR="00955BB0" w:rsidRPr="002E19A8">
        <w:rPr>
          <w:rFonts w:ascii="Times New Roman" w:hAnsi="Times New Roman" w:cs="Times New Roman"/>
          <w:color w:val="000000" w:themeColor="text1"/>
          <w:sz w:val="24"/>
        </w:rPr>
        <w:t>lies that the gas bubble</w:t>
      </w:r>
      <w:r w:rsidR="00C116C8" w:rsidRPr="002E19A8">
        <w:rPr>
          <w:rFonts w:ascii="Times New Roman" w:hAnsi="Times New Roman" w:cs="Times New Roman"/>
          <w:color w:val="000000" w:themeColor="text1"/>
          <w:sz w:val="24"/>
        </w:rPr>
        <w:t>s in coarse grain</w:t>
      </w:r>
      <w:r w:rsidR="0088014C" w:rsidRPr="002E19A8">
        <w:rPr>
          <w:rFonts w:ascii="Times New Roman" w:hAnsi="Times New Roman" w:cs="Times New Roman"/>
          <w:color w:val="000000" w:themeColor="text1"/>
          <w:sz w:val="24"/>
        </w:rPr>
        <w:t>s</w:t>
      </w:r>
      <w:r w:rsidR="00C116C8" w:rsidRPr="002E19A8">
        <w:rPr>
          <w:rFonts w:ascii="Times New Roman" w:hAnsi="Times New Roman" w:cs="Times New Roman"/>
          <w:color w:val="000000" w:themeColor="text1"/>
          <w:sz w:val="24"/>
        </w:rPr>
        <w:t xml:space="preserve"> and </w:t>
      </w:r>
      <w:r w:rsidR="0088014C" w:rsidRPr="002E19A8">
        <w:rPr>
          <w:rFonts w:ascii="Times New Roman" w:hAnsi="Times New Roman" w:cs="Times New Roman"/>
          <w:color w:val="000000" w:themeColor="text1"/>
          <w:sz w:val="24"/>
        </w:rPr>
        <w:t>small</w:t>
      </w:r>
      <w:r w:rsidR="007D1404" w:rsidRPr="002E19A8">
        <w:rPr>
          <w:rFonts w:ascii="Times New Roman" w:hAnsi="Times New Roman" w:cs="Times New Roman"/>
          <w:color w:val="000000" w:themeColor="text1"/>
          <w:sz w:val="24"/>
        </w:rPr>
        <w:t xml:space="preserve"> </w:t>
      </w:r>
      <w:r w:rsidR="0088014C" w:rsidRPr="002E19A8">
        <w:rPr>
          <w:rFonts w:ascii="Times New Roman" w:hAnsi="Times New Roman" w:cs="Times New Roman"/>
          <w:color w:val="000000" w:themeColor="text1"/>
          <w:sz w:val="24"/>
        </w:rPr>
        <w:t xml:space="preserve">recrystallized grains have different growth </w:t>
      </w:r>
      <w:r w:rsidR="008548BB" w:rsidRPr="002E19A8">
        <w:rPr>
          <w:rFonts w:ascii="Times New Roman" w:hAnsi="Times New Roman" w:cs="Times New Roman"/>
          <w:color w:val="000000" w:themeColor="text1"/>
          <w:sz w:val="24"/>
        </w:rPr>
        <w:t>behavior</w:t>
      </w:r>
      <w:r w:rsidR="0088014C" w:rsidRPr="002E19A8">
        <w:rPr>
          <w:rFonts w:ascii="Times New Roman" w:hAnsi="Times New Roman" w:cs="Times New Roman"/>
          <w:color w:val="000000" w:themeColor="text1"/>
          <w:sz w:val="24"/>
        </w:rPr>
        <w:t xml:space="preserve">. </w:t>
      </w:r>
      <w:r w:rsidR="00126A87" w:rsidRPr="002E19A8">
        <w:rPr>
          <w:rFonts w:ascii="Times New Roman" w:hAnsi="Times New Roman" w:cs="Times New Roman"/>
          <w:color w:val="000000" w:themeColor="text1"/>
          <w:sz w:val="24"/>
        </w:rPr>
        <w:t xml:space="preserve">As we know, </w:t>
      </w:r>
      <w:r w:rsidR="00170CE9" w:rsidRPr="002E19A8">
        <w:rPr>
          <w:rFonts w:ascii="Times New Roman" w:hAnsi="Times New Roman" w:cs="Times New Roman"/>
          <w:color w:val="000000" w:themeColor="text1"/>
          <w:sz w:val="24"/>
        </w:rPr>
        <w:t>fission reaction</w:t>
      </w:r>
      <w:r w:rsidR="00FC5216" w:rsidRPr="002E19A8">
        <w:rPr>
          <w:rFonts w:ascii="Times New Roman" w:hAnsi="Times New Roman" w:cs="Times New Roman"/>
          <w:color w:val="000000" w:themeColor="text1"/>
          <w:sz w:val="24"/>
        </w:rPr>
        <w:t>s</w:t>
      </w:r>
      <w:r w:rsidR="00170CE9" w:rsidRPr="002E19A8">
        <w:rPr>
          <w:rFonts w:ascii="Times New Roman" w:hAnsi="Times New Roman" w:cs="Times New Roman"/>
          <w:color w:val="000000" w:themeColor="text1"/>
          <w:sz w:val="24"/>
        </w:rPr>
        <w:t xml:space="preserve"> continuously generate</w:t>
      </w:r>
      <w:r w:rsidR="00012A4E" w:rsidRPr="002E19A8">
        <w:rPr>
          <w:rFonts w:ascii="Times New Roman" w:hAnsi="Times New Roman" w:cs="Times New Roman"/>
          <w:color w:val="000000" w:themeColor="text1"/>
          <w:sz w:val="24"/>
        </w:rPr>
        <w:t xml:space="preserve"> fission gas atoms, </w:t>
      </w:r>
      <w:r w:rsidR="009942CB" w:rsidRPr="002E19A8">
        <w:rPr>
          <w:rFonts w:ascii="Times New Roman" w:hAnsi="Times New Roman" w:cs="Times New Roman"/>
          <w:color w:val="000000" w:themeColor="text1"/>
          <w:sz w:val="24"/>
        </w:rPr>
        <w:t xml:space="preserve">vacancies, interstitials, and their clusters. </w:t>
      </w:r>
      <w:r w:rsidR="00FC5216" w:rsidRPr="002E19A8">
        <w:rPr>
          <w:rFonts w:ascii="Times New Roman" w:hAnsi="Times New Roman" w:cs="Times New Roman"/>
          <w:color w:val="000000" w:themeColor="text1"/>
          <w:sz w:val="24"/>
        </w:rPr>
        <w:t>Gas</w:t>
      </w:r>
      <w:r w:rsidR="009942CB" w:rsidRPr="002E19A8">
        <w:rPr>
          <w:rFonts w:ascii="Times New Roman" w:hAnsi="Times New Roman" w:cs="Times New Roman"/>
          <w:color w:val="000000" w:themeColor="text1"/>
          <w:sz w:val="24"/>
        </w:rPr>
        <w:t xml:space="preserve"> bubble growth requires </w:t>
      </w:r>
      <w:r w:rsidR="00FC5216" w:rsidRPr="002E19A8">
        <w:rPr>
          <w:rFonts w:ascii="Times New Roman" w:hAnsi="Times New Roman" w:cs="Times New Roman"/>
          <w:color w:val="000000" w:themeColor="text1"/>
          <w:sz w:val="24"/>
        </w:rPr>
        <w:t xml:space="preserve">both </w:t>
      </w:r>
      <w:r w:rsidR="008E2D6A" w:rsidRPr="002E19A8">
        <w:rPr>
          <w:rFonts w:ascii="Times New Roman" w:hAnsi="Times New Roman" w:cs="Times New Roman"/>
          <w:color w:val="000000" w:themeColor="text1"/>
          <w:sz w:val="24"/>
        </w:rPr>
        <w:t xml:space="preserve">gas atoms and vacancies. </w:t>
      </w:r>
      <w:r w:rsidR="00E72945" w:rsidRPr="002E19A8">
        <w:rPr>
          <w:rFonts w:ascii="Times New Roman" w:hAnsi="Times New Roman" w:cs="Times New Roman"/>
          <w:color w:val="000000" w:themeColor="text1"/>
          <w:sz w:val="24"/>
        </w:rPr>
        <w:t>Gas bubble</w:t>
      </w:r>
      <w:r w:rsidR="005D6BAE" w:rsidRPr="002E19A8">
        <w:rPr>
          <w:rFonts w:ascii="Times New Roman" w:hAnsi="Times New Roman" w:cs="Times New Roman"/>
          <w:color w:val="000000" w:themeColor="text1"/>
          <w:sz w:val="24"/>
        </w:rPr>
        <w:t>s grow</w:t>
      </w:r>
      <w:r w:rsidR="00E87C7A" w:rsidRPr="002E19A8">
        <w:rPr>
          <w:rFonts w:ascii="Times New Roman" w:hAnsi="Times New Roman" w:cs="Times New Roman"/>
          <w:color w:val="000000" w:themeColor="text1"/>
          <w:sz w:val="24"/>
        </w:rPr>
        <w:t xml:space="preserve"> with absorption of vacancies and shrink with absorption of interstitials. Therefore, </w:t>
      </w:r>
      <w:r w:rsidR="00DE717D" w:rsidRPr="002E19A8">
        <w:rPr>
          <w:rFonts w:ascii="Times New Roman" w:hAnsi="Times New Roman" w:cs="Times New Roman"/>
          <w:color w:val="000000" w:themeColor="text1"/>
          <w:sz w:val="24"/>
        </w:rPr>
        <w:t>vacancy and interstitial concentrations</w:t>
      </w:r>
      <w:r w:rsidR="00FB38A7" w:rsidRPr="002E19A8">
        <w:rPr>
          <w:rFonts w:ascii="Times New Roman" w:hAnsi="Times New Roman" w:cs="Times New Roman"/>
          <w:color w:val="000000" w:themeColor="text1"/>
          <w:sz w:val="24"/>
        </w:rPr>
        <w:t xml:space="preserve"> affect the gas bubble growth kinetics. In coarse grains, </w:t>
      </w:r>
      <w:r w:rsidR="001052A6" w:rsidRPr="002E19A8">
        <w:rPr>
          <w:rFonts w:ascii="Times New Roman" w:hAnsi="Times New Roman" w:cs="Times New Roman"/>
          <w:color w:val="000000" w:themeColor="text1"/>
          <w:sz w:val="24"/>
        </w:rPr>
        <w:t>experiments</w:t>
      </w:r>
      <w:r w:rsidR="002F50B9">
        <w:rPr>
          <w:rFonts w:ascii="Times New Roman" w:hAnsi="Times New Roman" w:cs="Times New Roman"/>
          <w:color w:val="000000" w:themeColor="text1"/>
          <w:sz w:val="24"/>
        </w:rPr>
        <w:t xml:space="preserve"> and modeling</w:t>
      </w:r>
      <w:r w:rsidR="001052A6" w:rsidRPr="002E19A8">
        <w:rPr>
          <w:rFonts w:ascii="Times New Roman" w:hAnsi="Times New Roman" w:cs="Times New Roman"/>
          <w:color w:val="000000" w:themeColor="text1"/>
          <w:sz w:val="24"/>
        </w:rPr>
        <w:t xml:space="preserve"> show that </w:t>
      </w:r>
      <w:proofErr w:type="spellStart"/>
      <w:r w:rsidR="001052A6" w:rsidRPr="002E19A8">
        <w:rPr>
          <w:rFonts w:ascii="Times New Roman" w:hAnsi="Times New Roman" w:cs="Times New Roman"/>
          <w:color w:val="000000" w:themeColor="text1"/>
          <w:sz w:val="24"/>
        </w:rPr>
        <w:t>nano</w:t>
      </w:r>
      <w:proofErr w:type="spellEnd"/>
      <w:r w:rsidR="008548BB" w:rsidRPr="002E19A8">
        <w:rPr>
          <w:rFonts w:ascii="Times New Roman" w:hAnsi="Times New Roman" w:cs="Times New Roman"/>
          <w:color w:val="000000" w:themeColor="text1"/>
          <w:sz w:val="24"/>
        </w:rPr>
        <w:t>-</w:t>
      </w:r>
      <w:r w:rsidR="001052A6" w:rsidRPr="002E19A8">
        <w:rPr>
          <w:rFonts w:ascii="Times New Roman" w:hAnsi="Times New Roman" w:cs="Times New Roman"/>
          <w:color w:val="000000" w:themeColor="text1"/>
          <w:sz w:val="24"/>
        </w:rPr>
        <w:t xml:space="preserve">sized gas bubbles form </w:t>
      </w:r>
      <w:r w:rsidR="00FC5216" w:rsidRPr="002E19A8">
        <w:rPr>
          <w:rFonts w:ascii="Times New Roman" w:hAnsi="Times New Roman" w:cs="Times New Roman"/>
          <w:color w:val="000000" w:themeColor="text1"/>
          <w:sz w:val="24"/>
        </w:rPr>
        <w:t>a face-centered cubic (</w:t>
      </w:r>
      <w:proofErr w:type="spellStart"/>
      <w:r w:rsidR="00FF69FC" w:rsidRPr="002E19A8">
        <w:rPr>
          <w:rFonts w:ascii="Times New Roman" w:hAnsi="Times New Roman" w:cs="Times New Roman"/>
          <w:color w:val="000000" w:themeColor="text1"/>
          <w:sz w:val="24"/>
        </w:rPr>
        <w:t>fcc</w:t>
      </w:r>
      <w:proofErr w:type="spellEnd"/>
      <w:r w:rsidR="00FC5216" w:rsidRPr="002E19A8">
        <w:rPr>
          <w:rFonts w:ascii="Times New Roman" w:hAnsi="Times New Roman" w:cs="Times New Roman"/>
          <w:color w:val="000000" w:themeColor="text1"/>
          <w:sz w:val="24"/>
        </w:rPr>
        <w:t>)</w:t>
      </w:r>
      <w:r w:rsidR="00FF69FC" w:rsidRPr="002E19A8">
        <w:rPr>
          <w:rFonts w:ascii="Times New Roman" w:hAnsi="Times New Roman" w:cs="Times New Roman"/>
          <w:color w:val="000000" w:themeColor="text1"/>
          <w:sz w:val="24"/>
        </w:rPr>
        <w:t xml:space="preserve"> superlattice</w:t>
      </w:r>
      <w:r w:rsidR="00AE5293" w:rsidRPr="002E19A8">
        <w:rPr>
          <w:rFonts w:ascii="Times New Roman" w:hAnsi="Times New Roman" w:cs="Times New Roman"/>
          <w:color w:val="000000" w:themeColor="text1"/>
          <w:sz w:val="24"/>
        </w:rPr>
        <w:fldChar w:fldCharType="begin">
          <w:fldData xml:space="preserve">PEVuZE5vdGU+PENpdGU+PEF1dGhvcj5HYW48L0F1dGhvcj48WWVhcj4yMDE1PC9ZZWFyPjxSZWNO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PEVuZE5vdGU+PENpdGU+PEF1dGhvcj5HYW48L0F1dGhvcj48WWVhcj4yMDE1PC9ZZWFyPjxSZWNO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AE5293" w:rsidRPr="002E19A8">
        <w:rPr>
          <w:rFonts w:ascii="Times New Roman" w:hAnsi="Times New Roman" w:cs="Times New Roman"/>
          <w:color w:val="000000" w:themeColor="text1"/>
          <w:sz w:val="24"/>
        </w:rPr>
      </w:r>
      <w:r w:rsidR="00AE5293"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7-9</w:t>
      </w:r>
      <w:r w:rsidR="00AE5293" w:rsidRPr="002E19A8">
        <w:rPr>
          <w:rFonts w:ascii="Times New Roman" w:hAnsi="Times New Roman" w:cs="Times New Roman"/>
          <w:color w:val="000000" w:themeColor="text1"/>
          <w:sz w:val="24"/>
        </w:rPr>
        <w:fldChar w:fldCharType="end"/>
      </w:r>
      <w:r w:rsidR="00F61F58" w:rsidRPr="002E19A8">
        <w:rPr>
          <w:rFonts w:ascii="Times New Roman" w:hAnsi="Times New Roman" w:cs="Times New Roman"/>
          <w:color w:val="000000" w:themeColor="text1"/>
          <w:sz w:val="24"/>
        </w:rPr>
        <w:t>.</w:t>
      </w:r>
      <w:r w:rsidR="00FF69FC" w:rsidRPr="002E19A8">
        <w:rPr>
          <w:rFonts w:ascii="Times New Roman" w:hAnsi="Times New Roman" w:cs="Times New Roman"/>
          <w:color w:val="000000" w:themeColor="text1"/>
          <w:sz w:val="24"/>
        </w:rPr>
        <w:t xml:space="preserve"> </w:t>
      </w:r>
      <w:r w:rsidR="00F61F58" w:rsidRPr="002E19A8">
        <w:rPr>
          <w:rFonts w:ascii="Times New Roman" w:hAnsi="Times New Roman" w:cs="Times New Roman"/>
          <w:color w:val="000000" w:themeColor="text1"/>
          <w:sz w:val="24"/>
        </w:rPr>
        <w:t>T</w:t>
      </w:r>
      <w:r w:rsidR="00FF69FC" w:rsidRPr="002E19A8">
        <w:rPr>
          <w:rFonts w:ascii="Times New Roman" w:hAnsi="Times New Roman" w:cs="Times New Roman"/>
          <w:color w:val="000000" w:themeColor="text1"/>
          <w:sz w:val="24"/>
        </w:rPr>
        <w:t>he gas bubble</w:t>
      </w:r>
      <w:r w:rsidR="00F61F58" w:rsidRPr="002E19A8">
        <w:rPr>
          <w:rFonts w:ascii="Times New Roman" w:hAnsi="Times New Roman" w:cs="Times New Roman"/>
          <w:color w:val="000000" w:themeColor="text1"/>
          <w:sz w:val="24"/>
        </w:rPr>
        <w:t xml:space="preserve"> density is about </w:t>
      </w:r>
      <m:oMath>
        <m:r>
          <w:rPr>
            <w:rFonts w:ascii="Cambria Math" w:hAnsi="Cambria Math" w:cs="Times New Roman"/>
            <w:color w:val="000000" w:themeColor="text1"/>
            <w:sz w:val="24"/>
          </w:rPr>
          <m:t>1</m:t>
        </m:r>
        <m:r>
          <w:ins w:id="9" w:author="Benjamin W. Beeler" w:date="2019-12-11T10:48:00Z">
            <w:rPr>
              <w:rFonts w:ascii="Cambria Math" w:hAnsi="Cambria Math" w:cs="Times New Roman"/>
              <w:color w:val="000000" w:themeColor="text1"/>
              <w:sz w:val="24"/>
            </w:rPr>
            <m:t>-</m:t>
          </w:ins>
        </m:r>
        <m:r>
          <w:del w:id="10" w:author="Benjamin W. Beeler" w:date="2019-12-11T10:48:00Z">
            <w:rPr>
              <w:rFonts w:ascii="Cambria Math" w:hAnsi="Cambria Math" w:cs="Times New Roman"/>
              <w:color w:val="000000" w:themeColor="text1"/>
              <w:sz w:val="24"/>
            </w:rPr>
            <m:t>~</m:t>
          </w:del>
        </m:r>
        <m:r>
          <w:rPr>
            <w:rFonts w:ascii="Cambria Math" w:hAnsi="Cambria Math" w:cs="Times New Roman"/>
            <w:color w:val="000000" w:themeColor="text1"/>
            <w:sz w:val="24"/>
          </w:rPr>
          <m:t>4×</m:t>
        </m:r>
        <m:sSup>
          <m:sSupPr>
            <m:ctrlPr>
              <w:rPr>
                <w:rFonts w:ascii="Cambria Math" w:eastAsia="SimSun" w:hAnsi="Cambria Math" w:cs="Times New Roman"/>
                <w:i/>
                <w:color w:val="000000" w:themeColor="text1"/>
                <w:sz w:val="24"/>
                <w:szCs w:val="24"/>
                <w:lang w:val="en-GB"/>
              </w:rPr>
            </m:ctrlPr>
          </m:sSupPr>
          <m:e>
            <m:r>
              <w:rPr>
                <w:rFonts w:ascii="Cambria Math" w:hAnsi="Cambria Math" w:cs="Times New Roman"/>
                <w:color w:val="000000" w:themeColor="text1"/>
                <w:sz w:val="24"/>
              </w:rPr>
              <m:t>10</m:t>
            </m:r>
          </m:e>
          <m:sup>
            <m:r>
              <w:rPr>
                <w:rFonts w:ascii="Cambria Math" w:hAnsi="Cambria Math" w:cs="Times New Roman"/>
                <w:color w:val="000000" w:themeColor="text1"/>
                <w:sz w:val="24"/>
              </w:rPr>
              <m:t>24</m:t>
            </m:r>
          </m:sup>
        </m:sSup>
        <m:r>
          <w:rPr>
            <w:rFonts w:ascii="Cambria Math" w:hAnsi="Cambria Math" w:cs="Times New Roman"/>
            <w:color w:val="000000" w:themeColor="text1"/>
            <w:sz w:val="24"/>
          </w:rPr>
          <m:t>/</m:t>
        </m:r>
        <m:sSup>
          <m:sSupPr>
            <m:ctrlPr>
              <w:rPr>
                <w:rFonts w:ascii="Cambria Math" w:eastAsia="SimSun" w:hAnsi="Cambria Math" w:cs="Times New Roman"/>
                <w:i/>
                <w:color w:val="000000" w:themeColor="text1"/>
                <w:sz w:val="24"/>
                <w:szCs w:val="24"/>
                <w:lang w:val="en-GB"/>
              </w:rPr>
            </m:ctrlPr>
          </m:sSupPr>
          <m:e>
            <m:r>
              <w:rPr>
                <w:rFonts w:ascii="Cambria Math" w:hAnsi="Cambria Math" w:cs="Times New Roman"/>
                <w:color w:val="000000" w:themeColor="text1"/>
                <w:sz w:val="24"/>
              </w:rPr>
              <m:t>m</m:t>
            </m:r>
          </m:e>
          <m:sup>
            <m:r>
              <w:rPr>
                <w:rFonts w:ascii="Cambria Math" w:hAnsi="Cambria Math" w:cs="Times New Roman"/>
                <w:color w:val="000000" w:themeColor="text1"/>
                <w:sz w:val="24"/>
              </w:rPr>
              <m:t>3</m:t>
            </m:r>
          </m:sup>
        </m:sSup>
      </m:oMath>
      <w:r w:rsidR="005C5685" w:rsidRPr="002E19A8">
        <w:rPr>
          <w:rFonts w:ascii="Times New Roman" w:hAnsi="Times New Roman" w:cs="Times New Roman"/>
          <w:color w:val="000000" w:themeColor="text1"/>
          <w:sz w:val="24"/>
        </w:rPr>
        <w:t xml:space="preserve">. </w:t>
      </w:r>
      <w:r w:rsidR="00A759EA" w:rsidRPr="002E19A8">
        <w:rPr>
          <w:rFonts w:ascii="Times New Roman" w:hAnsi="Times New Roman" w:cs="Times New Roman"/>
          <w:color w:val="000000" w:themeColor="text1"/>
          <w:sz w:val="24"/>
        </w:rPr>
        <w:t>Atomistic simulations of e</w:t>
      </w:r>
      <w:r w:rsidR="0001206D" w:rsidRPr="002E19A8">
        <w:rPr>
          <w:rFonts w:ascii="Times New Roman" w:hAnsi="Times New Roman" w:cs="Times New Roman"/>
          <w:color w:val="000000" w:themeColor="text1"/>
          <w:sz w:val="24"/>
        </w:rPr>
        <w:t xml:space="preserve">quation </w:t>
      </w:r>
      <w:r w:rsidR="00CC44BB" w:rsidRPr="002E19A8">
        <w:rPr>
          <w:rFonts w:ascii="Times New Roman" w:hAnsi="Times New Roman" w:cs="Times New Roman"/>
          <w:color w:val="000000" w:themeColor="text1"/>
          <w:sz w:val="24"/>
        </w:rPr>
        <w:t>of states for gas bubbles in UMo fuels</w:t>
      </w:r>
      <w:r w:rsidR="00DC3684" w:rsidRPr="002E19A8">
        <w:rPr>
          <w:rFonts w:ascii="Times New Roman" w:hAnsi="Times New Roman" w:cs="Times New Roman"/>
          <w:color w:val="000000" w:themeColor="text1"/>
          <w:sz w:val="24"/>
        </w:rPr>
        <w:t xml:space="preserve"> </w:t>
      </w:r>
      <w:r w:rsidR="0001206D" w:rsidRPr="002E19A8">
        <w:rPr>
          <w:rFonts w:ascii="Times New Roman" w:hAnsi="Times New Roman" w:cs="Times New Roman"/>
          <w:color w:val="000000" w:themeColor="text1"/>
          <w:sz w:val="24"/>
        </w:rPr>
        <w:t xml:space="preserve">show that </w:t>
      </w:r>
      <w:r w:rsidR="00C5160B" w:rsidRPr="002E19A8">
        <w:rPr>
          <w:rFonts w:ascii="Times New Roman" w:hAnsi="Times New Roman" w:cs="Times New Roman"/>
          <w:color w:val="000000" w:themeColor="text1"/>
          <w:sz w:val="24"/>
        </w:rPr>
        <w:t xml:space="preserve">internal pressure inside the </w:t>
      </w:r>
      <w:proofErr w:type="spellStart"/>
      <w:r w:rsidR="00C5160B" w:rsidRPr="002E19A8">
        <w:rPr>
          <w:rFonts w:ascii="Times New Roman" w:hAnsi="Times New Roman" w:cs="Times New Roman"/>
          <w:color w:val="000000" w:themeColor="text1"/>
          <w:sz w:val="24"/>
        </w:rPr>
        <w:t>nano</w:t>
      </w:r>
      <w:proofErr w:type="spellEnd"/>
      <w:r w:rsidR="00C5160B" w:rsidRPr="002E19A8">
        <w:rPr>
          <w:rFonts w:ascii="Times New Roman" w:hAnsi="Times New Roman" w:cs="Times New Roman"/>
          <w:color w:val="000000" w:themeColor="text1"/>
          <w:sz w:val="24"/>
        </w:rPr>
        <w:t xml:space="preserve">-sized Xe gas bubbles is </w:t>
      </w:r>
      <w:r w:rsidR="00FC5216" w:rsidRPr="002E19A8">
        <w:rPr>
          <w:rFonts w:ascii="Times New Roman" w:hAnsi="Times New Roman" w:cs="Times New Roman"/>
          <w:color w:val="000000" w:themeColor="text1"/>
          <w:sz w:val="24"/>
        </w:rPr>
        <w:t xml:space="preserve">on the order of a </w:t>
      </w:r>
      <w:r w:rsidR="000D6249" w:rsidRPr="002E19A8">
        <w:rPr>
          <w:rFonts w:ascii="Times New Roman" w:hAnsi="Times New Roman" w:cs="Times New Roman"/>
          <w:color w:val="000000" w:themeColor="text1"/>
          <w:sz w:val="24"/>
        </w:rPr>
        <w:t>few GPa</w:t>
      </w:r>
      <w:r w:rsidR="006E0833" w:rsidRPr="002E19A8">
        <w:rPr>
          <w:rFonts w:ascii="Times New Roman" w:hAnsi="Times New Roman" w:cs="Times New Roman"/>
          <w:color w:val="000000" w:themeColor="text1"/>
          <w:sz w:val="24"/>
        </w:rPr>
        <w:fldChar w:fldCharType="begin">
          <w:fldData xml:space="preserve">PEVuZE5vdGU+PENpdGU+PEF1dGhvcj5YaWFvPC9BdXRob3I+PFllYXI+MjAxNTwvWWVhcj48UmVj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PEVuZE5vdGU+PENpdGU+PEF1dGhvcj5YaWFvPC9BdXRob3I+PFllYXI+MjAxNTwvWWVhcj48UmVj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6E0833" w:rsidRPr="002E19A8">
        <w:rPr>
          <w:rFonts w:ascii="Times New Roman" w:hAnsi="Times New Roman" w:cs="Times New Roman"/>
          <w:color w:val="000000" w:themeColor="text1"/>
          <w:sz w:val="24"/>
        </w:rPr>
      </w:r>
      <w:r w:rsidR="006E0833"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10,11</w:t>
      </w:r>
      <w:r w:rsidR="006E0833" w:rsidRPr="002E19A8">
        <w:rPr>
          <w:rFonts w:ascii="Times New Roman" w:hAnsi="Times New Roman" w:cs="Times New Roman"/>
          <w:color w:val="000000" w:themeColor="text1"/>
          <w:sz w:val="24"/>
        </w:rPr>
        <w:fldChar w:fldCharType="end"/>
      </w:r>
      <w:r w:rsidR="00FC5216" w:rsidRPr="002E19A8">
        <w:rPr>
          <w:rFonts w:ascii="Times New Roman" w:hAnsi="Times New Roman" w:cs="Times New Roman"/>
          <w:color w:val="000000" w:themeColor="text1"/>
          <w:sz w:val="24"/>
        </w:rPr>
        <w:t xml:space="preserve"> a</w:t>
      </w:r>
      <w:r w:rsidR="0037605F" w:rsidRPr="002E19A8">
        <w:rPr>
          <w:rFonts w:ascii="Times New Roman" w:hAnsi="Times New Roman" w:cs="Times New Roman"/>
          <w:color w:val="000000" w:themeColor="text1"/>
          <w:sz w:val="24"/>
        </w:rPr>
        <w:t>nd the gas bubble superlattice generate</w:t>
      </w:r>
      <w:r w:rsidR="00FC5216" w:rsidRPr="002E19A8">
        <w:rPr>
          <w:rFonts w:ascii="Times New Roman" w:hAnsi="Times New Roman" w:cs="Times New Roman"/>
          <w:color w:val="000000" w:themeColor="text1"/>
          <w:sz w:val="24"/>
        </w:rPr>
        <w:t>s</w:t>
      </w:r>
      <w:r w:rsidR="0037605F" w:rsidRPr="002E19A8">
        <w:rPr>
          <w:rFonts w:ascii="Times New Roman" w:hAnsi="Times New Roman" w:cs="Times New Roman"/>
          <w:color w:val="000000" w:themeColor="text1"/>
          <w:sz w:val="24"/>
        </w:rPr>
        <w:t xml:space="preserve"> a compressive stress in the matrix</w:t>
      </w:r>
      <w:r w:rsidR="00AE5293" w:rsidRPr="002E19A8">
        <w:rPr>
          <w:rFonts w:ascii="Times New Roman" w:hAnsi="Times New Roman" w:cs="Times New Roman"/>
          <w:color w:val="000000" w:themeColor="text1"/>
          <w:sz w:val="24"/>
        </w:rPr>
        <w:fldChar w:fldCharType="begin"/>
      </w:r>
      <w:r w:rsidR="002F50B9">
        <w:rPr>
          <w:rFonts w:ascii="Times New Roman" w:hAnsi="Times New Roman" w:cs="Times New Roman"/>
          <w:color w:val="000000" w:themeColor="text1"/>
          <w:sz w:val="24"/>
        </w:rPr>
        <w:instrText xml:space="preserve"> ADDIN EN.CITE &lt;EndNote&gt;&lt;Cite&gt;&lt;Author&gt;Hu&lt;/Author&gt;&lt;Year&gt;2016&lt;/Year&gt;&lt;RecNum&gt;1648&lt;/RecNum&gt;&lt;DisplayText&gt;&lt;style face="superscript"&gt;9&lt;/style&gt;&lt;/DisplayText&gt;&lt;record&gt;&lt;rec-number&gt;1648&lt;/rec-number&gt;&lt;foreign-keys&gt;&lt;key app="EN" db-id="z2dws5pr0dxws8exxvxpxp2u05s5ps9w2rtz" timestamp="0"&gt;1648&lt;/key&gt;&lt;/foreign-keys&gt;&lt;ref-type name="Journal Article"&gt;17&lt;/ref-type&gt;&lt;contributors&gt;&lt;authors&gt;&lt;author&gt;Hu, S. Y.&lt;/author&gt;&lt;author&gt;Burkes, D. E.&lt;/author&gt;&lt;author&gt;Lavender, C. A.&lt;/author&gt;&lt;author&gt;Senor, D. J.&lt;/author&gt;&lt;author&gt;Setyawan, W.&lt;/author&gt;&lt;author&gt;Xu, Z. J.&lt;/author&gt;&lt;/authors&gt;&lt;/contributors&gt;&lt;auth-address&gt;Pacific Northwest Natl Lab, POB 999, Richland, WA 99352 USA&lt;/auth-address&gt;&lt;titles&gt;&lt;title&gt;Formation mechanism of gas bubble superlattice in UMo metal fuels: Phase-field modeling investigation&lt;/title&gt;&lt;secondary-title&gt;Journal of Nuclear Materials&lt;/secondary-title&gt;&lt;alt-title&gt;J Nucl Mater&amp;#xD;J Nucl Mater&lt;/alt-title&gt;&lt;/titles&gt;&lt;periodical&gt;&lt;full-title&gt;Journal of Nuclear Materials&lt;/full-title&gt;&lt;abbr-1&gt;J Nucl Mater&lt;/abbr-1&gt;&lt;/periodical&gt;&lt;pages&gt;202-215&lt;/pages&gt;&lt;volume&gt;479&lt;/volume&gt;&lt;keywords&gt;&lt;keyword&gt;umo metal fuels&lt;/keyword&gt;&lt;keyword&gt;gas bubble superlattice&lt;/keyword&gt;&lt;keyword&gt;one-dimensional migration&lt;/keyword&gt;&lt;keyword&gt;radiation effects&lt;/keyword&gt;&lt;keyword&gt;phase-field method&lt;/keyword&gt;&lt;keyword&gt;void-lattice formation&lt;/keyword&gt;&lt;keyword&gt;molecular-dynamics simulation&lt;/keyword&gt;&lt;keyword&gt;augmented-wave method&lt;/keyword&gt;&lt;keyword&gt;equation-of-state&lt;/keyword&gt;&lt;keyword&gt;mo alloy fuel&lt;/keyword&gt;&lt;keyword&gt;u-mo&lt;/keyword&gt;&lt;keyword&gt;fission-gas&lt;/keyword&gt;&lt;keyword&gt;dispersion fuel&lt;/keyword&gt;&lt;keyword&gt;interstitial diffusion&lt;/keyword&gt;&lt;keyword&gt;thermal-conductivity&lt;/keyword&gt;&lt;/keywords&gt;&lt;dates&gt;&lt;year&gt;2016&lt;/year&gt;&lt;pub-dates&gt;&lt;date&gt;Oct&lt;/date&gt;&lt;/pub-dates&gt;&lt;/dates&gt;&lt;isbn&gt;0022-3115&lt;/isbn&gt;&lt;accession-num&gt;ISI:000383552200025&lt;/accession-num&gt;&lt;urls&gt;&lt;related-urls&gt;&lt;url&gt;&amp;lt;Go to ISI&amp;gt;://000383552200025&lt;/url&gt;&lt;/related-urls&gt;&lt;/urls&gt;&lt;language&gt;English&lt;/language&gt;&lt;/record&gt;&lt;/Cite&gt;&lt;/EndNote&gt;</w:instrText>
      </w:r>
      <w:r w:rsidR="00AE5293"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9</w:t>
      </w:r>
      <w:r w:rsidR="00AE5293" w:rsidRPr="002E19A8">
        <w:rPr>
          <w:rFonts w:ascii="Times New Roman" w:hAnsi="Times New Roman" w:cs="Times New Roman"/>
          <w:color w:val="000000" w:themeColor="text1"/>
          <w:sz w:val="24"/>
        </w:rPr>
        <w:fldChar w:fldCharType="end"/>
      </w:r>
      <w:r w:rsidR="002A171A" w:rsidRPr="002E19A8">
        <w:rPr>
          <w:rFonts w:ascii="Times New Roman" w:hAnsi="Times New Roman" w:cs="Times New Roman"/>
          <w:color w:val="000000" w:themeColor="text1"/>
          <w:sz w:val="24"/>
        </w:rPr>
        <w:t>.</w:t>
      </w:r>
      <w:r w:rsidR="00C50C8B" w:rsidRPr="002E19A8">
        <w:rPr>
          <w:rFonts w:ascii="Times New Roman" w:hAnsi="Times New Roman" w:cs="Times New Roman"/>
          <w:color w:val="000000" w:themeColor="text1"/>
          <w:sz w:val="24"/>
        </w:rPr>
        <w:t xml:space="preserve"> The formation of interstitials and interstitial loops causes volume expansion of lattices. A compressive stress is not </w:t>
      </w:r>
      <w:r w:rsidR="00C50C8B" w:rsidRPr="002E19A8">
        <w:rPr>
          <w:rFonts w:ascii="Times New Roman" w:hAnsi="Times New Roman" w:cs="Times New Roman"/>
          <w:color w:val="000000" w:themeColor="text1"/>
          <w:sz w:val="24"/>
        </w:rPr>
        <w:lastRenderedPageBreak/>
        <w:t xml:space="preserve">energetically </w:t>
      </w:r>
      <w:r w:rsidR="00FC5216" w:rsidRPr="002E19A8">
        <w:rPr>
          <w:rFonts w:ascii="Times New Roman" w:hAnsi="Times New Roman" w:cs="Times New Roman"/>
          <w:color w:val="000000" w:themeColor="text1"/>
          <w:sz w:val="24"/>
        </w:rPr>
        <w:t>favor</w:t>
      </w:r>
      <w:r w:rsidR="004736C5">
        <w:rPr>
          <w:rFonts w:ascii="Times New Roman" w:hAnsi="Times New Roman" w:cs="Times New Roman"/>
          <w:color w:val="000000" w:themeColor="text1"/>
          <w:sz w:val="24"/>
        </w:rPr>
        <w:t>ed</w:t>
      </w:r>
      <w:r w:rsidR="00FC5216" w:rsidRPr="002E19A8">
        <w:rPr>
          <w:rFonts w:ascii="Times New Roman" w:hAnsi="Times New Roman" w:cs="Times New Roman"/>
          <w:color w:val="000000" w:themeColor="text1"/>
          <w:sz w:val="24"/>
        </w:rPr>
        <w:t xml:space="preserve"> </w:t>
      </w:r>
      <w:r w:rsidR="00C50C8B" w:rsidRPr="002E19A8">
        <w:rPr>
          <w:rFonts w:ascii="Times New Roman" w:hAnsi="Times New Roman" w:cs="Times New Roman"/>
          <w:color w:val="000000" w:themeColor="text1"/>
          <w:sz w:val="24"/>
        </w:rPr>
        <w:t xml:space="preserve">for interstitial accumulation and interstitial loop growth. </w:t>
      </w:r>
      <w:r w:rsidR="00D14349" w:rsidRPr="002E19A8">
        <w:rPr>
          <w:rFonts w:ascii="Times New Roman" w:hAnsi="Times New Roman" w:cs="Times New Roman"/>
          <w:color w:val="000000" w:themeColor="text1"/>
          <w:sz w:val="24"/>
        </w:rPr>
        <w:t xml:space="preserve">The compressive stress associated with dense </w:t>
      </w:r>
      <w:proofErr w:type="spellStart"/>
      <w:r w:rsidR="00D14349" w:rsidRPr="002E19A8">
        <w:rPr>
          <w:rFonts w:ascii="Times New Roman" w:hAnsi="Times New Roman" w:cs="Times New Roman"/>
          <w:color w:val="000000" w:themeColor="text1"/>
          <w:sz w:val="24"/>
        </w:rPr>
        <w:t>nano</w:t>
      </w:r>
      <w:proofErr w:type="spellEnd"/>
      <w:r w:rsidR="00D14349" w:rsidRPr="002E19A8">
        <w:rPr>
          <w:rFonts w:ascii="Times New Roman" w:hAnsi="Times New Roman" w:cs="Times New Roman"/>
          <w:color w:val="000000" w:themeColor="text1"/>
          <w:sz w:val="24"/>
        </w:rPr>
        <w:t>-sized gas bubble</w:t>
      </w:r>
      <w:r w:rsidR="00FC5216" w:rsidRPr="002E19A8">
        <w:rPr>
          <w:rFonts w:ascii="Times New Roman" w:hAnsi="Times New Roman" w:cs="Times New Roman"/>
          <w:color w:val="000000" w:themeColor="text1"/>
          <w:sz w:val="24"/>
        </w:rPr>
        <w:t>s</w:t>
      </w:r>
      <w:r w:rsidR="00D14349" w:rsidRPr="002E19A8">
        <w:rPr>
          <w:rFonts w:ascii="Times New Roman" w:hAnsi="Times New Roman" w:cs="Times New Roman"/>
          <w:color w:val="000000" w:themeColor="text1"/>
          <w:sz w:val="24"/>
        </w:rPr>
        <w:t xml:space="preserve"> prevent</w:t>
      </w:r>
      <w:r w:rsidR="00FC5216" w:rsidRPr="002E19A8">
        <w:rPr>
          <w:rFonts w:ascii="Times New Roman" w:hAnsi="Times New Roman" w:cs="Times New Roman"/>
          <w:color w:val="000000" w:themeColor="text1"/>
          <w:sz w:val="24"/>
        </w:rPr>
        <w:t>s</w:t>
      </w:r>
      <w:r w:rsidR="00D14349" w:rsidRPr="002E19A8">
        <w:rPr>
          <w:rFonts w:ascii="Times New Roman" w:hAnsi="Times New Roman" w:cs="Times New Roman"/>
          <w:color w:val="000000" w:themeColor="text1"/>
          <w:sz w:val="24"/>
        </w:rPr>
        <w:t xml:space="preserve"> interstitial accumulation and interstitial loop growth which largely </w:t>
      </w:r>
      <w:r w:rsidR="0059013F" w:rsidRPr="002E19A8">
        <w:rPr>
          <w:rFonts w:ascii="Times New Roman" w:hAnsi="Times New Roman" w:cs="Times New Roman"/>
          <w:color w:val="000000" w:themeColor="text1"/>
          <w:sz w:val="24"/>
        </w:rPr>
        <w:t>r</w:t>
      </w:r>
      <w:r w:rsidR="00D14349" w:rsidRPr="002E19A8">
        <w:rPr>
          <w:rFonts w:ascii="Times New Roman" w:hAnsi="Times New Roman" w:cs="Times New Roman"/>
          <w:color w:val="000000" w:themeColor="text1"/>
          <w:sz w:val="24"/>
        </w:rPr>
        <w:t>educes the vacancy concentration. The low vacancy concentration cause</w:t>
      </w:r>
      <w:r w:rsidR="0002781C" w:rsidRPr="002E19A8">
        <w:rPr>
          <w:rFonts w:ascii="Times New Roman" w:hAnsi="Times New Roman" w:cs="Times New Roman"/>
          <w:color w:val="000000" w:themeColor="text1"/>
          <w:sz w:val="24"/>
        </w:rPr>
        <w:t>s</w:t>
      </w:r>
      <w:r w:rsidR="00D14349" w:rsidRPr="002E19A8">
        <w:rPr>
          <w:rFonts w:ascii="Times New Roman" w:hAnsi="Times New Roman" w:cs="Times New Roman"/>
          <w:color w:val="000000" w:themeColor="text1"/>
          <w:sz w:val="24"/>
        </w:rPr>
        <w:t xml:space="preserve"> slow gas bubble growth kinetics</w:t>
      </w:r>
      <w:r w:rsidR="004736C5">
        <w:rPr>
          <w:rFonts w:ascii="Times New Roman" w:hAnsi="Times New Roman" w:cs="Times New Roman"/>
          <w:color w:val="000000" w:themeColor="text1"/>
          <w:sz w:val="24"/>
        </w:rPr>
        <w:t xml:space="preserve"> in coarse grains</w:t>
      </w:r>
      <w:r w:rsidR="00D14349" w:rsidRPr="002E19A8">
        <w:rPr>
          <w:rFonts w:ascii="Times New Roman" w:hAnsi="Times New Roman" w:cs="Times New Roman"/>
          <w:color w:val="000000" w:themeColor="text1"/>
          <w:sz w:val="24"/>
        </w:rPr>
        <w:t xml:space="preserve">. </w:t>
      </w:r>
      <w:r w:rsidR="002A171A" w:rsidRPr="002E19A8">
        <w:rPr>
          <w:rFonts w:ascii="Times New Roman" w:hAnsi="Times New Roman" w:cs="Times New Roman"/>
          <w:color w:val="000000" w:themeColor="text1"/>
          <w:sz w:val="24"/>
        </w:rPr>
        <w:t xml:space="preserve"> </w:t>
      </w:r>
      <w:r w:rsidR="00BA5F9C" w:rsidRPr="002E19A8">
        <w:rPr>
          <w:rFonts w:ascii="Times New Roman" w:hAnsi="Times New Roman" w:cs="Times New Roman"/>
          <w:color w:val="000000" w:themeColor="text1"/>
          <w:sz w:val="24"/>
        </w:rPr>
        <w:t xml:space="preserve">On the other hand, </w:t>
      </w:r>
      <w:r w:rsidR="00A50CD7" w:rsidRPr="002E19A8">
        <w:rPr>
          <w:rFonts w:ascii="Times New Roman" w:hAnsi="Times New Roman" w:cs="Times New Roman"/>
          <w:color w:val="000000" w:themeColor="text1"/>
          <w:sz w:val="24"/>
        </w:rPr>
        <w:t xml:space="preserve">the </w:t>
      </w:r>
      <w:r w:rsidR="00BA5F9C" w:rsidRPr="002E19A8">
        <w:rPr>
          <w:rFonts w:ascii="Times New Roman" w:hAnsi="Times New Roman" w:cs="Times New Roman"/>
          <w:color w:val="000000" w:themeColor="text1"/>
          <w:sz w:val="24"/>
        </w:rPr>
        <w:t>grain</w:t>
      </w:r>
      <w:r w:rsidR="00A50CD7" w:rsidRPr="002E19A8">
        <w:rPr>
          <w:rFonts w:ascii="Times New Roman" w:hAnsi="Times New Roman" w:cs="Times New Roman"/>
          <w:color w:val="000000" w:themeColor="text1"/>
          <w:sz w:val="24"/>
        </w:rPr>
        <w:t xml:space="preserve"> size</w:t>
      </w:r>
      <w:r w:rsidR="00BA5F9C" w:rsidRPr="002E19A8">
        <w:rPr>
          <w:rFonts w:ascii="Times New Roman" w:hAnsi="Times New Roman" w:cs="Times New Roman"/>
          <w:color w:val="000000" w:themeColor="text1"/>
          <w:sz w:val="24"/>
        </w:rPr>
        <w:t xml:space="preserve"> in </w:t>
      </w:r>
      <w:r w:rsidR="00FC5216" w:rsidRPr="002E19A8">
        <w:rPr>
          <w:rFonts w:ascii="Times New Roman" w:hAnsi="Times New Roman" w:cs="Times New Roman"/>
          <w:color w:val="000000" w:themeColor="text1"/>
          <w:sz w:val="24"/>
        </w:rPr>
        <w:t xml:space="preserve">the </w:t>
      </w:r>
      <w:r w:rsidR="00BA5F9C" w:rsidRPr="002E19A8">
        <w:rPr>
          <w:rFonts w:ascii="Times New Roman" w:hAnsi="Times New Roman" w:cs="Times New Roman"/>
          <w:color w:val="000000" w:themeColor="text1"/>
          <w:sz w:val="24"/>
        </w:rPr>
        <w:t>recrystallization zone</w:t>
      </w:r>
      <w:r w:rsidR="00A50CD7" w:rsidRPr="002E19A8">
        <w:rPr>
          <w:rFonts w:ascii="Times New Roman" w:hAnsi="Times New Roman" w:cs="Times New Roman"/>
          <w:color w:val="000000" w:themeColor="text1"/>
          <w:sz w:val="24"/>
        </w:rPr>
        <w:t xml:space="preserve"> is about </w:t>
      </w:r>
      <w:r w:rsidR="005A0601" w:rsidRPr="002E19A8">
        <w:rPr>
          <w:rFonts w:ascii="Times New Roman" w:hAnsi="Times New Roman" w:cs="Times New Roman"/>
          <w:color w:val="000000" w:themeColor="text1"/>
          <w:sz w:val="24"/>
        </w:rPr>
        <w:t>200</w:t>
      </w:r>
      <w:ins w:id="11" w:author="Benjamin W. Beeler" w:date="2019-12-11T10:48:00Z">
        <w:r w:rsidR="00DF0DCF">
          <w:rPr>
            <w:rFonts w:ascii="Times New Roman" w:hAnsi="Times New Roman" w:cs="Times New Roman"/>
            <w:color w:val="000000" w:themeColor="text1"/>
            <w:sz w:val="24"/>
          </w:rPr>
          <w:t>-</w:t>
        </w:r>
      </w:ins>
      <w:del w:id="12" w:author="Benjamin W. Beeler" w:date="2019-12-11T10:48:00Z">
        <w:r w:rsidR="005A0601" w:rsidRPr="002E19A8" w:rsidDel="00DF0DCF">
          <w:rPr>
            <w:rFonts w:ascii="Times New Roman" w:hAnsi="Times New Roman" w:cs="Times New Roman"/>
            <w:color w:val="000000" w:themeColor="text1"/>
            <w:sz w:val="24"/>
          </w:rPr>
          <w:delText>~</w:delText>
        </w:r>
      </w:del>
      <w:r w:rsidR="005A0601" w:rsidRPr="002E19A8">
        <w:rPr>
          <w:rFonts w:ascii="Times New Roman" w:hAnsi="Times New Roman" w:cs="Times New Roman"/>
          <w:color w:val="000000" w:themeColor="text1"/>
          <w:sz w:val="24"/>
        </w:rPr>
        <w:t>300nm</w:t>
      </w:r>
      <w:r w:rsidR="00AE5293" w:rsidRPr="002E19A8">
        <w:rPr>
          <w:rFonts w:ascii="Times New Roman" w:hAnsi="Times New Roman" w:cs="Times New Roman"/>
          <w:color w:val="000000" w:themeColor="text1"/>
          <w:sz w:val="24"/>
        </w:rPr>
        <w:fldChar w:fldCharType="begin"/>
      </w:r>
      <w:r w:rsidR="002F50B9">
        <w:rPr>
          <w:rFonts w:ascii="Times New Roman" w:hAnsi="Times New Roman" w:cs="Times New Roman"/>
          <w:color w:val="000000" w:themeColor="text1"/>
          <w:sz w:val="24"/>
        </w:rPr>
        <w:instrText xml:space="preserve"> ADDIN EN.CITE &lt;EndNote&gt;&lt;Cite&gt;&lt;Author&gt;Kim&lt;/Author&gt;&lt;Year&gt;2013&lt;/Year&gt;&lt;RecNum&gt;1&lt;/RecNum&gt;&lt;DisplayText&gt;&lt;style face="superscript"&gt;5&lt;/style&gt;&lt;/DisplayText&gt;&lt;record&gt;&lt;rec-number&gt;1&lt;/rec-number&gt;&lt;foreign-keys&gt;&lt;key app="EN" db-id="z2dws5pr0dxws8exxvxpxp2u05s5ps9w2rtz" timestamp="0"&gt;1&lt;/key&gt;&lt;/foreign-keys&gt;&lt;ref-type name="Journal Article"&gt;17&lt;/ref-type&gt;&lt;contributors&gt;&lt;authors&gt;&lt;author&gt;Kim, Y. S.&lt;/author&gt;&lt;author&gt;Hofman, G. L.&lt;/author&gt;&lt;author&gt;Cheon, J. S.&lt;/author&gt;&lt;/authors&gt;&lt;/contributors&gt;&lt;auth-address&gt;Kim, YS&amp;#xD;Argonne Natl Lab, 9700 S Cass Ave, Argonne, IL 60439 USA&amp;#xD;Argonne Natl Lab, 9700 S Cass Ave, Argonne, IL 60439 USA&amp;#xD;Argonne Natl Lab, Argonne, IL 60439 USA&amp;#xD;Korea Atom Energy Res Inst, Taejon 305353, South Korea&lt;/auth-address&gt;&lt;titles&gt;&lt;title&gt;Recrystallization and fission-gas-bubble swelling of U-Mo fuel&lt;/title&gt;&lt;secondary-title&gt;Journal of Nuclear Materials&lt;/secondary-title&gt;&lt;alt-title&gt;J Nucl Mater&lt;/alt-title&gt;&lt;/titles&gt;&lt;periodical&gt;&lt;full-title&gt;Journal of Nuclear Materials&lt;/full-title&gt;&lt;abbr-1&gt;J Nucl Mater&lt;/abbr-1&gt;&lt;/periodical&gt;&lt;alt-periodical&gt;&lt;full-title&gt;Journal of Nuclear Materials&lt;/full-title&gt;&lt;abbr-1&gt;J Nucl Mater&lt;/abbr-1&gt;&lt;/alt-periodical&gt;&lt;pages&gt;14-22&lt;/pages&gt;&lt;volume&gt;436&lt;/volume&gt;&lt;number&gt;1-3&lt;/number&gt;&lt;keywords&gt;&lt;keyword&gt;irradiation-induced recrystallization&lt;/keyword&gt;&lt;keyword&gt;burnup uo2 fuel&lt;/keyword&gt;&lt;keyword&gt;dispersion fuel&lt;/keyword&gt;&lt;keyword&gt;nuclear-fuels&lt;/keyword&gt;&lt;keyword&gt;microstructure&lt;/keyword&gt;&lt;keyword&gt;behavior&lt;/keyword&gt;&lt;keyword&gt;pellets&lt;/keyword&gt;&lt;keyword&gt;model&lt;/keyword&gt;&lt;/keywords&gt;&lt;dates&gt;&lt;year&gt;2013&lt;/year&gt;&lt;pub-dates&gt;&lt;date&gt;May&lt;/date&gt;&lt;/pub-dates&gt;&lt;/dates&gt;&lt;isbn&gt;0022-3115&lt;/isbn&gt;&lt;accession-num&gt;ISI:000318391400003&lt;/accession-num&gt;&lt;urls&gt;&lt;related-urls&gt;&lt;url&gt;&amp;lt;Go to ISI&amp;gt;://000318391400003&lt;/url&gt;&lt;/related-urls&gt;&lt;/urls&gt;&lt;electronic-resource-num&gt;DOI 10.1016/j.jnucmat.2013.01.291&lt;/electronic-resource-num&gt;&lt;language&gt;English&lt;/language&gt;&lt;/record&gt;&lt;/Cite&gt;&lt;/EndNote&gt;</w:instrText>
      </w:r>
      <w:r w:rsidR="00AE5293"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5</w:t>
      </w:r>
      <w:r w:rsidR="00AE5293" w:rsidRPr="002E19A8">
        <w:rPr>
          <w:rFonts w:ascii="Times New Roman" w:hAnsi="Times New Roman" w:cs="Times New Roman"/>
          <w:color w:val="000000" w:themeColor="text1"/>
          <w:sz w:val="24"/>
        </w:rPr>
        <w:fldChar w:fldCharType="end"/>
      </w:r>
      <w:r w:rsidR="005A0601" w:rsidRPr="002E19A8">
        <w:rPr>
          <w:rFonts w:ascii="Times New Roman" w:hAnsi="Times New Roman" w:cs="Times New Roman"/>
          <w:color w:val="000000" w:themeColor="text1"/>
          <w:sz w:val="24"/>
        </w:rPr>
        <w:t xml:space="preserve">. Inside these small grains, </w:t>
      </w:r>
      <w:ins w:id="13" w:author="Benjamin W. Beeler" w:date="2019-12-11T10:48:00Z">
        <w:r w:rsidR="00DF0DCF">
          <w:rPr>
            <w:rFonts w:ascii="Times New Roman" w:hAnsi="Times New Roman" w:cs="Times New Roman"/>
            <w:color w:val="000000" w:themeColor="text1"/>
            <w:sz w:val="24"/>
          </w:rPr>
          <w:t xml:space="preserve">the </w:t>
        </w:r>
      </w:ins>
      <w:r w:rsidR="005A0601" w:rsidRPr="002E19A8">
        <w:rPr>
          <w:rFonts w:ascii="Times New Roman" w:hAnsi="Times New Roman" w:cs="Times New Roman"/>
          <w:color w:val="000000" w:themeColor="text1"/>
          <w:sz w:val="24"/>
        </w:rPr>
        <w:t xml:space="preserve">gas bubble </w:t>
      </w:r>
      <w:r w:rsidR="00CB0867" w:rsidRPr="002E19A8">
        <w:rPr>
          <w:rFonts w:ascii="Times New Roman" w:hAnsi="Times New Roman" w:cs="Times New Roman"/>
          <w:color w:val="000000" w:themeColor="text1"/>
          <w:sz w:val="24"/>
        </w:rPr>
        <w:t xml:space="preserve">superlattice collapses, and </w:t>
      </w:r>
      <w:r w:rsidR="00A37BAD" w:rsidRPr="002E19A8">
        <w:rPr>
          <w:rFonts w:ascii="Times New Roman" w:hAnsi="Times New Roman" w:cs="Times New Roman"/>
          <w:color w:val="000000" w:themeColor="text1"/>
          <w:sz w:val="24"/>
        </w:rPr>
        <w:t>gas bubbles</w:t>
      </w:r>
      <w:r w:rsidR="0013309B" w:rsidRPr="002E19A8">
        <w:rPr>
          <w:rFonts w:ascii="Times New Roman" w:hAnsi="Times New Roman" w:cs="Times New Roman"/>
          <w:color w:val="000000" w:themeColor="text1"/>
          <w:sz w:val="24"/>
        </w:rPr>
        <w:t xml:space="preserve"> with uniform distribution and low density</w:t>
      </w:r>
      <w:r w:rsidR="00A37BAD" w:rsidRPr="002E19A8">
        <w:rPr>
          <w:rFonts w:ascii="Times New Roman" w:hAnsi="Times New Roman" w:cs="Times New Roman"/>
          <w:color w:val="000000" w:themeColor="text1"/>
          <w:sz w:val="24"/>
        </w:rPr>
        <w:t xml:space="preserve"> </w:t>
      </w:r>
      <w:r w:rsidR="00CB0867" w:rsidRPr="002E19A8">
        <w:rPr>
          <w:rFonts w:ascii="Times New Roman" w:hAnsi="Times New Roman" w:cs="Times New Roman"/>
          <w:color w:val="000000" w:themeColor="text1"/>
          <w:sz w:val="24"/>
        </w:rPr>
        <w:t xml:space="preserve">form </w:t>
      </w:r>
      <w:r w:rsidR="0013309B" w:rsidRPr="002E19A8">
        <w:rPr>
          <w:rFonts w:ascii="Times New Roman" w:hAnsi="Times New Roman" w:cs="Times New Roman"/>
          <w:color w:val="000000" w:themeColor="text1"/>
          <w:sz w:val="24"/>
        </w:rPr>
        <w:t>in the recrystallization zone</w:t>
      </w:r>
      <w:r w:rsidR="007E1C66" w:rsidRPr="002E19A8">
        <w:rPr>
          <w:rFonts w:ascii="Times New Roman" w:hAnsi="Times New Roman" w:cs="Times New Roman"/>
          <w:color w:val="000000" w:themeColor="text1"/>
          <w:sz w:val="24"/>
        </w:rPr>
        <w:fldChar w:fldCharType="begin"/>
      </w:r>
      <w:r w:rsidR="002F50B9">
        <w:rPr>
          <w:rFonts w:ascii="Times New Roman" w:hAnsi="Times New Roman" w:cs="Times New Roman"/>
          <w:color w:val="000000" w:themeColor="text1"/>
          <w:sz w:val="24"/>
        </w:rPr>
        <w:instrText xml:space="preserve"> ADDIN EN.CITE &lt;EndNote&gt;&lt;Cite&gt;&lt;Author&gt;Miao&lt;/Author&gt;&lt;Year&gt;2016&lt;/Year&gt;&lt;RecNum&gt;2057&lt;/RecNum&gt;&lt;DisplayText&gt;&lt;style face="superscript"&gt;12&lt;/style&gt;&lt;/DisplayText&gt;&lt;record&gt;&lt;rec-number&gt;2057&lt;/rec-number&gt;&lt;foreign-keys&gt;&lt;key app="EN" db-id="z2dws5pr0dxws8exxvxpxp2u05s5ps9w2rtz" timestamp="0"&gt;2057&lt;/key&gt;&lt;/foreign-keys&gt;&lt;ref-type name="Journal Article"&gt;17&lt;/ref-type&gt;&lt;contributors&gt;&lt;authors&gt;&lt;author&gt;Miao, Y. B.&lt;/author&gt;&lt;author&gt;Mo, K.&lt;/author&gt;&lt;author&gt;Ye, B.&lt;/author&gt;&lt;author&gt;Jamison, L.&lt;/author&gt;&lt;author&gt;Mei, Z. G.&lt;/author&gt;&lt;author&gt;Gan, J.&lt;/author&gt;&lt;author&gt;Miller, B.&lt;/author&gt;&lt;author&gt;Madden, J.&lt;/author&gt;&lt;author&gt;Park, J. S.&lt;/author&gt;&lt;author&gt;Almer, J.&lt;/author&gt;&lt;author&gt;Bhattacharya, S.&lt;/author&gt;&lt;author&gt;Kim, Y. S.&lt;/author&gt;&lt;author&gt;Hofman, G. L.&lt;/author&gt;&lt;author&gt;Yacout, A. M.&lt;/author&gt;&lt;/authors&gt;&lt;/contributors&gt;&lt;auth-address&gt;Argonne Natl Lab, 9700 S Cass Ave, Argonne, IL 60439 USA&amp;#xD;Idaho Natl Lab, Idaho Falls, ID 83415 USA&amp;#xD;Northwestern Univ, Evanston, IL 60208 USA&lt;/auth-address&gt;&lt;titles&gt;&lt;title&gt;High-energy synchrotron study of in-pile-irradiated U-Mo fuels&lt;/title&gt;&lt;secondary-title&gt;Scripta Materialia&lt;/secondary-title&gt;&lt;alt-title&gt;Scripta Mater&amp;#xD;Scripta Mater&lt;/alt-title&gt;&lt;/titles&gt;&lt;pages&gt;146-150&lt;/pages&gt;&lt;volume&gt;114&lt;/volume&gt;&lt;keywords&gt;&lt;keyword&gt;x-ray diffraction&lt;/keyword&gt;&lt;keyword&gt;synchrotron radiation&lt;/keyword&gt;&lt;keyword&gt;superlattice&lt;/keyword&gt;&lt;keyword&gt;recrystallization&lt;/keyword&gt;&lt;keyword&gt;metallic nuclear fuel&lt;/keyword&gt;&lt;keyword&gt;ray-diffraction analysis&lt;/keyword&gt;&lt;keyword&gt;dispersion fuel&lt;/keyword&gt;&lt;keyword&gt;steel&lt;/keyword&gt;&lt;keyword&gt;behavior&lt;/keyword&gt;&lt;keyword&gt;nanoparticles&lt;/keyword&gt;&lt;keyword&gt;temperature&lt;/keyword&gt;&lt;keyword&gt;performance&lt;/keyword&gt;&lt;keyword&gt;aluminum&lt;/keyword&gt;&lt;/keywords&gt;&lt;dates&gt;&lt;year&gt;2016&lt;/year&gt;&lt;pub-dates&gt;&lt;date&gt;Mar 15&lt;/date&gt;&lt;/pub-dates&gt;&lt;/dates&gt;&lt;isbn&gt;1359-6462&lt;/isbn&gt;&lt;accession-num&gt;WOS:000369456900033&lt;/accession-num&gt;&lt;urls&gt;&lt;related-urls&gt;&lt;url&gt;&amp;lt;Go to ISI&amp;gt;://WOS:000369456900033&lt;/url&gt;&lt;/related-urls&gt;&lt;/urls&gt;&lt;language&gt;English&lt;/language&gt;&lt;/record&gt;&lt;/Cite&gt;&lt;/EndNote&gt;</w:instrText>
      </w:r>
      <w:r w:rsidR="007E1C66"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12</w:t>
      </w:r>
      <w:r w:rsidR="007E1C66" w:rsidRPr="002E19A8">
        <w:rPr>
          <w:rFonts w:ascii="Times New Roman" w:hAnsi="Times New Roman" w:cs="Times New Roman"/>
          <w:color w:val="000000" w:themeColor="text1"/>
          <w:sz w:val="24"/>
        </w:rPr>
        <w:fldChar w:fldCharType="end"/>
      </w:r>
      <w:r w:rsidR="0013309B" w:rsidRPr="002E19A8">
        <w:rPr>
          <w:rFonts w:ascii="Times New Roman" w:hAnsi="Times New Roman" w:cs="Times New Roman"/>
          <w:color w:val="000000" w:themeColor="text1"/>
          <w:sz w:val="24"/>
        </w:rPr>
        <w:t xml:space="preserve">. </w:t>
      </w:r>
      <w:r w:rsidR="007736BA" w:rsidRPr="002E19A8">
        <w:rPr>
          <w:rFonts w:ascii="Times New Roman" w:hAnsi="Times New Roman" w:cs="Times New Roman"/>
          <w:color w:val="000000" w:themeColor="text1"/>
          <w:sz w:val="24"/>
        </w:rPr>
        <w:t xml:space="preserve">The small grain size and low gas bubble density may </w:t>
      </w:r>
      <w:r w:rsidR="00CD1923" w:rsidRPr="002E19A8">
        <w:rPr>
          <w:rFonts w:ascii="Times New Roman" w:hAnsi="Times New Roman" w:cs="Times New Roman"/>
          <w:color w:val="000000" w:themeColor="text1"/>
          <w:sz w:val="24"/>
        </w:rPr>
        <w:t xml:space="preserve">release the stress in the matrix. </w:t>
      </w:r>
      <w:r w:rsidR="00C97A9A" w:rsidRPr="002E19A8">
        <w:rPr>
          <w:rFonts w:ascii="Times New Roman" w:hAnsi="Times New Roman" w:cs="Times New Roman"/>
          <w:color w:val="000000" w:themeColor="text1"/>
          <w:sz w:val="24"/>
        </w:rPr>
        <w:t xml:space="preserve">Therefore, our </w:t>
      </w:r>
      <w:r w:rsidR="003C4FDC" w:rsidRPr="002E19A8">
        <w:rPr>
          <w:rFonts w:ascii="Times New Roman" w:hAnsi="Times New Roman" w:cs="Times New Roman"/>
          <w:color w:val="000000" w:themeColor="text1"/>
          <w:sz w:val="24"/>
        </w:rPr>
        <w:t>hypothes</w:t>
      </w:r>
      <w:ins w:id="14" w:author="Benjamin W. Beeler" w:date="2019-12-11T10:49:00Z">
        <w:r w:rsidR="00DF0DCF">
          <w:rPr>
            <w:rFonts w:ascii="Times New Roman" w:hAnsi="Times New Roman" w:cs="Times New Roman"/>
            <w:color w:val="000000" w:themeColor="text1"/>
            <w:sz w:val="24"/>
          </w:rPr>
          <w:t>i</w:t>
        </w:r>
      </w:ins>
      <w:del w:id="15" w:author="Benjamin W. Beeler" w:date="2019-12-11T10:49:00Z">
        <w:r w:rsidR="003C4FDC" w:rsidRPr="002E19A8" w:rsidDel="00DF0DCF">
          <w:rPr>
            <w:rFonts w:ascii="Times New Roman" w:hAnsi="Times New Roman" w:cs="Times New Roman"/>
            <w:color w:val="000000" w:themeColor="text1"/>
            <w:sz w:val="24"/>
          </w:rPr>
          <w:delText>e</w:delText>
        </w:r>
      </w:del>
      <w:r w:rsidR="003C4FDC" w:rsidRPr="002E19A8">
        <w:rPr>
          <w:rFonts w:ascii="Times New Roman" w:hAnsi="Times New Roman" w:cs="Times New Roman"/>
          <w:color w:val="000000" w:themeColor="text1"/>
          <w:sz w:val="24"/>
        </w:rPr>
        <w:t>s</w:t>
      </w:r>
      <w:r w:rsidR="0032755F" w:rsidRPr="002E19A8">
        <w:rPr>
          <w:rFonts w:ascii="Times New Roman" w:hAnsi="Times New Roman" w:cs="Times New Roman"/>
          <w:color w:val="000000" w:themeColor="text1"/>
          <w:sz w:val="24"/>
        </w:rPr>
        <w:t xml:space="preserve"> </w:t>
      </w:r>
      <w:r w:rsidR="007146B7" w:rsidRPr="002E19A8">
        <w:rPr>
          <w:rFonts w:ascii="Times New Roman" w:hAnsi="Times New Roman" w:cs="Times New Roman"/>
          <w:color w:val="000000" w:themeColor="text1"/>
          <w:sz w:val="24"/>
        </w:rPr>
        <w:t xml:space="preserve">for </w:t>
      </w:r>
      <w:r w:rsidR="003C4FDC" w:rsidRPr="002E19A8">
        <w:rPr>
          <w:rFonts w:ascii="Times New Roman" w:hAnsi="Times New Roman" w:cs="Times New Roman"/>
          <w:color w:val="000000" w:themeColor="text1"/>
          <w:sz w:val="24"/>
        </w:rPr>
        <w:t xml:space="preserve">the </w:t>
      </w:r>
      <w:r w:rsidR="00AD5D2D" w:rsidRPr="002E19A8">
        <w:rPr>
          <w:rFonts w:ascii="Times New Roman" w:hAnsi="Times New Roman" w:cs="Times New Roman"/>
          <w:color w:val="000000" w:themeColor="text1"/>
          <w:sz w:val="24"/>
        </w:rPr>
        <w:t>faster</w:t>
      </w:r>
      <w:r w:rsidR="003C4FDC" w:rsidRPr="002E19A8">
        <w:rPr>
          <w:rFonts w:ascii="Times New Roman" w:hAnsi="Times New Roman" w:cs="Times New Roman"/>
          <w:color w:val="000000" w:themeColor="text1"/>
          <w:sz w:val="24"/>
        </w:rPr>
        <w:t xml:space="preserve"> gas bubble growth </w:t>
      </w:r>
      <w:r w:rsidR="00AD5D2D" w:rsidRPr="002E19A8">
        <w:rPr>
          <w:rFonts w:ascii="Times New Roman" w:hAnsi="Times New Roman" w:cs="Times New Roman"/>
          <w:color w:val="000000" w:themeColor="text1"/>
          <w:sz w:val="24"/>
        </w:rPr>
        <w:t xml:space="preserve">in recrystallization zone is that </w:t>
      </w:r>
      <w:r w:rsidR="006C0123" w:rsidRPr="002E19A8">
        <w:rPr>
          <w:rFonts w:ascii="Times New Roman" w:hAnsi="Times New Roman" w:cs="Times New Roman"/>
          <w:color w:val="000000" w:themeColor="text1"/>
          <w:sz w:val="24"/>
        </w:rPr>
        <w:t xml:space="preserve">interstitial clustering </w:t>
      </w:r>
      <w:r w:rsidR="00DA1E54" w:rsidRPr="002E19A8">
        <w:rPr>
          <w:rFonts w:ascii="Times New Roman" w:hAnsi="Times New Roman" w:cs="Times New Roman"/>
          <w:color w:val="000000" w:themeColor="text1"/>
          <w:sz w:val="24"/>
        </w:rPr>
        <w:t xml:space="preserve">is energetically </w:t>
      </w:r>
      <w:r w:rsidR="00FC192E" w:rsidRPr="002E19A8">
        <w:rPr>
          <w:rFonts w:ascii="Times New Roman" w:hAnsi="Times New Roman" w:cs="Times New Roman"/>
          <w:color w:val="000000" w:themeColor="text1"/>
          <w:sz w:val="24"/>
        </w:rPr>
        <w:t>favored</w:t>
      </w:r>
      <w:r w:rsidR="0050516E" w:rsidRPr="002E19A8">
        <w:rPr>
          <w:rFonts w:ascii="Times New Roman" w:hAnsi="Times New Roman" w:cs="Times New Roman"/>
          <w:color w:val="000000" w:themeColor="text1"/>
          <w:sz w:val="24"/>
        </w:rPr>
        <w:t xml:space="preserve"> which results in </w:t>
      </w:r>
      <w:r w:rsidR="005C134C" w:rsidRPr="002E19A8">
        <w:rPr>
          <w:rFonts w:ascii="Times New Roman" w:hAnsi="Times New Roman" w:cs="Times New Roman"/>
          <w:color w:val="000000" w:themeColor="text1"/>
          <w:sz w:val="24"/>
        </w:rPr>
        <w:t>more vacanc</w:t>
      </w:r>
      <w:r w:rsidR="00254412" w:rsidRPr="002E19A8">
        <w:rPr>
          <w:rFonts w:ascii="Times New Roman" w:hAnsi="Times New Roman" w:cs="Times New Roman"/>
          <w:color w:val="000000" w:themeColor="text1"/>
          <w:sz w:val="24"/>
        </w:rPr>
        <w:t>ies</w:t>
      </w:r>
      <w:r w:rsidR="005C134C" w:rsidRPr="002E19A8">
        <w:rPr>
          <w:rFonts w:ascii="Times New Roman" w:hAnsi="Times New Roman" w:cs="Times New Roman"/>
          <w:color w:val="000000" w:themeColor="text1"/>
          <w:sz w:val="24"/>
        </w:rPr>
        <w:t xml:space="preserve"> available for the gas bubble growth. </w:t>
      </w:r>
      <w:r w:rsidR="00B20BCF" w:rsidRPr="002E19A8">
        <w:rPr>
          <w:rFonts w:ascii="Times New Roman" w:hAnsi="Times New Roman" w:cs="Times New Roman"/>
          <w:color w:val="000000" w:themeColor="text1"/>
          <w:sz w:val="24"/>
        </w:rPr>
        <w:t xml:space="preserve"> </w:t>
      </w:r>
    </w:p>
    <w:p w14:paraId="7EDAC08D" w14:textId="2919D3A4" w:rsidR="00254412" w:rsidRPr="002E19A8" w:rsidRDefault="00254412" w:rsidP="001370DC">
      <w:pPr>
        <w:rPr>
          <w:rFonts w:ascii="Times New Roman" w:hAnsi="Times New Roman" w:cs="Times New Roman"/>
          <w:color w:val="000000" w:themeColor="text1"/>
          <w:sz w:val="24"/>
        </w:rPr>
      </w:pPr>
    </w:p>
    <w:p w14:paraId="5ED8FC24" w14:textId="781FEFF8" w:rsidR="00254412" w:rsidRPr="002E19A8" w:rsidRDefault="004736C5" w:rsidP="001370DC">
      <w:pPr>
        <w:rPr>
          <w:rFonts w:ascii="Times New Roman" w:hAnsi="Times New Roman" w:cs="Times New Roman"/>
          <w:color w:val="000000" w:themeColor="text1"/>
          <w:sz w:val="24"/>
        </w:rPr>
      </w:pPr>
      <w:r>
        <w:rPr>
          <w:rFonts w:ascii="Times New Roman" w:hAnsi="Times New Roman" w:cs="Times New Roman"/>
          <w:color w:val="000000" w:themeColor="text1"/>
          <w:sz w:val="24"/>
        </w:rPr>
        <w:t>Since g</w:t>
      </w:r>
      <w:r w:rsidR="007E25C9" w:rsidRPr="002E19A8">
        <w:rPr>
          <w:rFonts w:ascii="Times New Roman" w:hAnsi="Times New Roman" w:cs="Times New Roman"/>
          <w:color w:val="000000" w:themeColor="text1"/>
          <w:sz w:val="24"/>
        </w:rPr>
        <w:t>as bubbles are sinks for vacancies and interstitials</w:t>
      </w:r>
      <w:ins w:id="16" w:author="Benjamin W. Beeler" w:date="2019-12-11T10:49:00Z">
        <w:r w:rsidR="00DF0DCF">
          <w:rPr>
            <w:rFonts w:ascii="Times New Roman" w:hAnsi="Times New Roman" w:cs="Times New Roman"/>
            <w:color w:val="000000" w:themeColor="text1"/>
            <w:sz w:val="24"/>
          </w:rPr>
          <w:t>,</w:t>
        </w:r>
      </w:ins>
      <w:r w:rsidR="0086281C">
        <w:rPr>
          <w:rFonts w:ascii="Times New Roman" w:hAnsi="Times New Roman" w:cs="Times New Roman"/>
          <w:color w:val="000000" w:themeColor="text1"/>
          <w:sz w:val="24"/>
        </w:rPr>
        <w:t xml:space="preserve"> </w:t>
      </w:r>
      <w:r w:rsidR="00E927E7" w:rsidRPr="002E19A8">
        <w:rPr>
          <w:rFonts w:ascii="Times New Roman" w:hAnsi="Times New Roman" w:cs="Times New Roman"/>
          <w:color w:val="000000" w:themeColor="text1"/>
          <w:sz w:val="24"/>
        </w:rPr>
        <w:t>the evolution of gas bubble</w:t>
      </w:r>
      <w:r w:rsidR="006D065A" w:rsidRPr="002E19A8">
        <w:rPr>
          <w:rFonts w:ascii="Times New Roman" w:hAnsi="Times New Roman" w:cs="Times New Roman"/>
          <w:color w:val="000000" w:themeColor="text1"/>
          <w:sz w:val="24"/>
        </w:rPr>
        <w:t xml:space="preserve">s </w:t>
      </w:r>
      <w:ins w:id="17" w:author="Benjamin W. Beeler" w:date="2019-12-11T10:49:00Z">
        <w:r w:rsidR="00DF0DCF">
          <w:rPr>
            <w:rFonts w:ascii="Times New Roman" w:hAnsi="Times New Roman" w:cs="Times New Roman"/>
            <w:color w:val="000000" w:themeColor="text1"/>
            <w:sz w:val="24"/>
          </w:rPr>
          <w:t>(</w:t>
        </w:r>
      </w:ins>
      <w:r w:rsidR="006D065A" w:rsidRPr="002E19A8">
        <w:rPr>
          <w:rFonts w:ascii="Times New Roman" w:hAnsi="Times New Roman" w:cs="Times New Roman"/>
          <w:color w:val="000000" w:themeColor="text1"/>
          <w:sz w:val="24"/>
        </w:rPr>
        <w:t>such as nucleation and growth</w:t>
      </w:r>
      <w:del w:id="18" w:author="Benjamin W. Beeler" w:date="2019-12-11T10:49:00Z">
        <w:r w:rsidR="0086281C" w:rsidDel="00DF0DCF">
          <w:rPr>
            <w:rFonts w:ascii="Times New Roman" w:hAnsi="Times New Roman" w:cs="Times New Roman"/>
            <w:color w:val="000000" w:themeColor="text1"/>
            <w:sz w:val="24"/>
          </w:rPr>
          <w:delText xml:space="preserve"> </w:delText>
        </w:r>
      </w:del>
      <w:ins w:id="19" w:author="Benjamin W. Beeler" w:date="2019-12-11T10:49:00Z">
        <w:r w:rsidR="00DF0DCF">
          <w:rPr>
            <w:rFonts w:ascii="Times New Roman" w:hAnsi="Times New Roman" w:cs="Times New Roman"/>
            <w:color w:val="000000" w:themeColor="text1"/>
            <w:sz w:val="24"/>
          </w:rPr>
          <w:t xml:space="preserve">) </w:t>
        </w:r>
      </w:ins>
      <w:r w:rsidR="0086281C">
        <w:rPr>
          <w:rFonts w:ascii="Times New Roman" w:hAnsi="Times New Roman" w:cs="Times New Roman"/>
          <w:color w:val="000000" w:themeColor="text1"/>
          <w:sz w:val="24"/>
        </w:rPr>
        <w:t xml:space="preserve">changes </w:t>
      </w:r>
      <w:r w:rsidR="006D065A" w:rsidRPr="002E19A8">
        <w:rPr>
          <w:rFonts w:ascii="Times New Roman" w:hAnsi="Times New Roman" w:cs="Times New Roman"/>
          <w:color w:val="000000" w:themeColor="text1"/>
          <w:sz w:val="24"/>
        </w:rPr>
        <w:t xml:space="preserve">the sink strength </w:t>
      </w:r>
      <w:r w:rsidR="0086281C">
        <w:rPr>
          <w:rFonts w:ascii="Times New Roman" w:hAnsi="Times New Roman" w:cs="Times New Roman"/>
          <w:color w:val="000000" w:themeColor="text1"/>
          <w:sz w:val="24"/>
        </w:rPr>
        <w:t>while defect concentrations affect the gas bubble evolution</w:t>
      </w:r>
      <w:r w:rsidR="00796D2B" w:rsidRPr="002E19A8">
        <w:rPr>
          <w:rFonts w:ascii="Times New Roman" w:hAnsi="Times New Roman" w:cs="Times New Roman"/>
          <w:color w:val="000000" w:themeColor="text1"/>
          <w:sz w:val="24"/>
        </w:rPr>
        <w:t xml:space="preserve">. </w:t>
      </w:r>
      <w:r w:rsidR="00036B68" w:rsidRPr="002E19A8">
        <w:rPr>
          <w:rFonts w:ascii="Times New Roman" w:hAnsi="Times New Roman" w:cs="Times New Roman"/>
          <w:color w:val="000000" w:themeColor="text1"/>
          <w:sz w:val="24"/>
        </w:rPr>
        <w:t xml:space="preserve">Therefore, </w:t>
      </w:r>
      <w:r w:rsidR="005A6F67" w:rsidRPr="002E19A8">
        <w:rPr>
          <w:rFonts w:ascii="Times New Roman" w:hAnsi="Times New Roman" w:cs="Times New Roman"/>
          <w:color w:val="000000" w:themeColor="text1"/>
          <w:sz w:val="24"/>
        </w:rPr>
        <w:t xml:space="preserve">to describe the gas bubble evolution in irradiated UMo fuels, </w:t>
      </w:r>
      <w:r w:rsidR="00B97800" w:rsidRPr="002E19A8">
        <w:rPr>
          <w:rFonts w:ascii="Times New Roman" w:hAnsi="Times New Roman" w:cs="Times New Roman"/>
          <w:color w:val="000000" w:themeColor="text1"/>
          <w:sz w:val="24"/>
        </w:rPr>
        <w:t xml:space="preserve">the model </w:t>
      </w:r>
      <w:r w:rsidR="008E3FA9" w:rsidRPr="002E19A8">
        <w:rPr>
          <w:rFonts w:ascii="Times New Roman" w:hAnsi="Times New Roman" w:cs="Times New Roman"/>
          <w:color w:val="000000" w:themeColor="text1"/>
          <w:sz w:val="24"/>
        </w:rPr>
        <w:t xml:space="preserve">needs to take the defect clustering and gas bubble associated </w:t>
      </w:r>
      <w:r w:rsidR="00C13758" w:rsidRPr="002E19A8">
        <w:rPr>
          <w:rFonts w:ascii="Times New Roman" w:hAnsi="Times New Roman" w:cs="Times New Roman"/>
          <w:color w:val="000000" w:themeColor="text1"/>
          <w:sz w:val="24"/>
        </w:rPr>
        <w:t xml:space="preserve">growth into account. </w:t>
      </w:r>
      <w:r w:rsidR="00000E28" w:rsidRPr="002E19A8">
        <w:rPr>
          <w:rFonts w:ascii="Times New Roman" w:hAnsi="Times New Roman" w:cs="Times New Roman"/>
          <w:color w:val="000000" w:themeColor="text1"/>
          <w:sz w:val="24"/>
        </w:rPr>
        <w:t>In this work, w</w:t>
      </w:r>
      <w:r w:rsidR="00796D2B" w:rsidRPr="002E19A8">
        <w:rPr>
          <w:rFonts w:ascii="Times New Roman" w:hAnsi="Times New Roman" w:cs="Times New Roman"/>
          <w:color w:val="000000" w:themeColor="text1"/>
          <w:sz w:val="24"/>
        </w:rPr>
        <w:t xml:space="preserve">e extended the cluster dynamics model </w:t>
      </w:r>
      <w:r w:rsidR="008A22DD" w:rsidRPr="002E19A8">
        <w:rPr>
          <w:rFonts w:ascii="Times New Roman" w:hAnsi="Times New Roman" w:cs="Times New Roman"/>
          <w:color w:val="000000" w:themeColor="text1"/>
          <w:sz w:val="24"/>
        </w:rPr>
        <w:t>to</w:t>
      </w:r>
      <w:r w:rsidR="005D25BB" w:rsidRPr="002E19A8">
        <w:rPr>
          <w:rFonts w:ascii="Times New Roman" w:hAnsi="Times New Roman" w:cs="Times New Roman"/>
          <w:color w:val="000000" w:themeColor="text1"/>
          <w:sz w:val="24"/>
        </w:rPr>
        <w:t xml:space="preserve"> a microstructure</w:t>
      </w:r>
      <w:r w:rsidR="00C15F61" w:rsidRPr="002E19A8">
        <w:rPr>
          <w:rFonts w:ascii="Times New Roman" w:hAnsi="Times New Roman" w:cs="Times New Roman"/>
          <w:color w:val="000000" w:themeColor="text1"/>
          <w:sz w:val="24"/>
        </w:rPr>
        <w:t>-</w:t>
      </w:r>
      <w:r w:rsidR="005D25BB" w:rsidRPr="002E19A8">
        <w:rPr>
          <w:rFonts w:ascii="Times New Roman" w:hAnsi="Times New Roman" w:cs="Times New Roman"/>
          <w:color w:val="000000" w:themeColor="text1"/>
          <w:sz w:val="24"/>
        </w:rPr>
        <w:t xml:space="preserve">dependent cluster </w:t>
      </w:r>
      <w:r w:rsidR="00493577" w:rsidRPr="002E19A8">
        <w:rPr>
          <w:rFonts w:ascii="Times New Roman" w:hAnsi="Times New Roman" w:cs="Times New Roman"/>
          <w:color w:val="000000" w:themeColor="text1"/>
          <w:sz w:val="24"/>
        </w:rPr>
        <w:t>dynamic</w:t>
      </w:r>
      <w:r w:rsidR="00C15F61" w:rsidRPr="002E19A8">
        <w:rPr>
          <w:rFonts w:ascii="Times New Roman" w:hAnsi="Times New Roman" w:cs="Times New Roman"/>
          <w:color w:val="000000" w:themeColor="text1"/>
          <w:sz w:val="24"/>
        </w:rPr>
        <w:t>s</w:t>
      </w:r>
      <w:r w:rsidR="00493577" w:rsidRPr="002E19A8">
        <w:rPr>
          <w:rFonts w:ascii="Times New Roman" w:hAnsi="Times New Roman" w:cs="Times New Roman"/>
          <w:color w:val="000000" w:themeColor="text1"/>
          <w:sz w:val="24"/>
        </w:rPr>
        <w:t xml:space="preserve"> model for</w:t>
      </w:r>
      <w:r w:rsidR="008A22DD" w:rsidRPr="002E19A8">
        <w:rPr>
          <w:rFonts w:ascii="Times New Roman" w:hAnsi="Times New Roman" w:cs="Times New Roman"/>
          <w:color w:val="000000" w:themeColor="text1"/>
          <w:sz w:val="24"/>
        </w:rPr>
        <w:t xml:space="preserve"> tak</w:t>
      </w:r>
      <w:r w:rsidR="00493577" w:rsidRPr="002E19A8">
        <w:rPr>
          <w:rFonts w:ascii="Times New Roman" w:hAnsi="Times New Roman" w:cs="Times New Roman"/>
          <w:color w:val="000000" w:themeColor="text1"/>
          <w:sz w:val="24"/>
        </w:rPr>
        <w:t>ing</w:t>
      </w:r>
      <w:r w:rsidR="008A22DD" w:rsidRPr="002E19A8">
        <w:rPr>
          <w:rFonts w:ascii="Times New Roman" w:hAnsi="Times New Roman" w:cs="Times New Roman"/>
          <w:color w:val="000000" w:themeColor="text1"/>
          <w:sz w:val="24"/>
        </w:rPr>
        <w:t xml:space="preserve"> into account </w:t>
      </w:r>
      <w:r w:rsidR="006A6890" w:rsidRPr="002E19A8">
        <w:rPr>
          <w:rFonts w:ascii="Times New Roman" w:hAnsi="Times New Roman" w:cs="Times New Roman"/>
          <w:color w:val="000000" w:themeColor="text1"/>
          <w:sz w:val="24"/>
        </w:rPr>
        <w:t xml:space="preserve">both </w:t>
      </w:r>
      <w:r w:rsidR="00493577" w:rsidRPr="002E19A8">
        <w:rPr>
          <w:rFonts w:ascii="Times New Roman" w:hAnsi="Times New Roman" w:cs="Times New Roman"/>
          <w:color w:val="000000" w:themeColor="text1"/>
          <w:sz w:val="24"/>
        </w:rPr>
        <w:t>st</w:t>
      </w:r>
      <w:r w:rsidR="006A6890" w:rsidRPr="002E19A8">
        <w:rPr>
          <w:rFonts w:ascii="Times New Roman" w:hAnsi="Times New Roman" w:cs="Times New Roman"/>
          <w:color w:val="000000" w:themeColor="text1"/>
          <w:sz w:val="24"/>
        </w:rPr>
        <w:t>eady</w:t>
      </w:r>
      <w:r w:rsidR="00C15F61" w:rsidRPr="002E19A8">
        <w:rPr>
          <w:rFonts w:ascii="Times New Roman" w:hAnsi="Times New Roman" w:cs="Times New Roman"/>
          <w:color w:val="000000" w:themeColor="text1"/>
          <w:sz w:val="24"/>
        </w:rPr>
        <w:t>-state</w:t>
      </w:r>
      <w:r w:rsidR="006A6890" w:rsidRPr="002E19A8">
        <w:rPr>
          <w:rFonts w:ascii="Times New Roman" w:hAnsi="Times New Roman" w:cs="Times New Roman"/>
          <w:color w:val="000000" w:themeColor="text1"/>
          <w:sz w:val="24"/>
        </w:rPr>
        <w:t xml:space="preserve"> and</w:t>
      </w:r>
      <w:r w:rsidR="008A22DD" w:rsidRPr="002E19A8">
        <w:rPr>
          <w:rFonts w:ascii="Times New Roman" w:hAnsi="Times New Roman" w:cs="Times New Roman"/>
          <w:color w:val="000000" w:themeColor="text1"/>
          <w:sz w:val="24"/>
        </w:rPr>
        <w:t xml:space="preserve"> evolving sinks</w:t>
      </w:r>
      <w:r w:rsidR="006A6890" w:rsidRPr="002E19A8">
        <w:rPr>
          <w:rFonts w:ascii="Times New Roman" w:hAnsi="Times New Roman" w:cs="Times New Roman"/>
          <w:color w:val="000000" w:themeColor="text1"/>
          <w:sz w:val="24"/>
        </w:rPr>
        <w:t>.</w:t>
      </w:r>
      <w:r w:rsidR="00E927E7" w:rsidRPr="002E19A8">
        <w:rPr>
          <w:rFonts w:ascii="Times New Roman" w:hAnsi="Times New Roman" w:cs="Times New Roman"/>
          <w:color w:val="000000" w:themeColor="text1"/>
          <w:sz w:val="24"/>
        </w:rPr>
        <w:t xml:space="preserve"> </w:t>
      </w:r>
      <w:r w:rsidR="00FE2D94" w:rsidRPr="002E19A8">
        <w:rPr>
          <w:rFonts w:ascii="Times New Roman" w:hAnsi="Times New Roman" w:cs="Times New Roman"/>
          <w:color w:val="000000" w:themeColor="text1"/>
          <w:sz w:val="24"/>
        </w:rPr>
        <w:t>T</w:t>
      </w:r>
      <w:r w:rsidR="00AB14C6" w:rsidRPr="002E19A8">
        <w:rPr>
          <w:rFonts w:ascii="Times New Roman" w:hAnsi="Times New Roman" w:cs="Times New Roman"/>
          <w:color w:val="000000" w:themeColor="text1"/>
          <w:sz w:val="24"/>
        </w:rPr>
        <w:t>he g</w:t>
      </w:r>
      <w:r w:rsidR="00E27A63" w:rsidRPr="002E19A8">
        <w:rPr>
          <w:rFonts w:ascii="Times New Roman" w:hAnsi="Times New Roman" w:cs="Times New Roman"/>
          <w:color w:val="000000" w:themeColor="text1"/>
          <w:sz w:val="24"/>
        </w:rPr>
        <w:t xml:space="preserve">eneration, diffusion, reaction, sink, emission and clustering of vacancies and interstitials </w:t>
      </w:r>
      <w:r w:rsidR="00584810" w:rsidRPr="002E19A8">
        <w:rPr>
          <w:rFonts w:ascii="Times New Roman" w:hAnsi="Times New Roman" w:cs="Times New Roman"/>
          <w:color w:val="000000" w:themeColor="text1"/>
          <w:sz w:val="24"/>
        </w:rPr>
        <w:t>in a polycrystalline structure with evolving gas bubbles</w:t>
      </w:r>
      <w:r w:rsidR="00FE2D94" w:rsidRPr="002E19A8">
        <w:rPr>
          <w:rFonts w:ascii="Times New Roman" w:hAnsi="Times New Roman" w:cs="Times New Roman"/>
          <w:color w:val="000000" w:themeColor="text1"/>
          <w:sz w:val="24"/>
        </w:rPr>
        <w:t xml:space="preserve"> </w:t>
      </w:r>
      <w:r w:rsidR="00E27A63" w:rsidRPr="002E19A8">
        <w:rPr>
          <w:rFonts w:ascii="Times New Roman" w:hAnsi="Times New Roman" w:cs="Times New Roman"/>
          <w:color w:val="000000" w:themeColor="text1"/>
          <w:sz w:val="24"/>
        </w:rPr>
        <w:t xml:space="preserve">are described by </w:t>
      </w:r>
      <w:r w:rsidR="0086281C">
        <w:rPr>
          <w:rFonts w:ascii="Times New Roman" w:hAnsi="Times New Roman" w:cs="Times New Roman"/>
          <w:color w:val="000000" w:themeColor="text1"/>
          <w:sz w:val="24"/>
        </w:rPr>
        <w:t xml:space="preserve">a </w:t>
      </w:r>
      <w:r w:rsidR="00FE2D94" w:rsidRPr="002E19A8">
        <w:rPr>
          <w:rFonts w:ascii="Times New Roman" w:hAnsi="Times New Roman" w:cs="Times New Roman"/>
          <w:color w:val="000000" w:themeColor="text1"/>
          <w:sz w:val="24"/>
        </w:rPr>
        <w:t>microstructure</w:t>
      </w:r>
      <w:r w:rsidR="00C15F61" w:rsidRPr="002E19A8">
        <w:rPr>
          <w:rFonts w:ascii="Times New Roman" w:hAnsi="Times New Roman" w:cs="Times New Roman"/>
          <w:color w:val="000000" w:themeColor="text1"/>
          <w:sz w:val="24"/>
        </w:rPr>
        <w:t>-</w:t>
      </w:r>
      <w:r w:rsidR="00FE2D94" w:rsidRPr="002E19A8">
        <w:rPr>
          <w:rFonts w:ascii="Times New Roman" w:hAnsi="Times New Roman" w:cs="Times New Roman"/>
          <w:color w:val="000000" w:themeColor="text1"/>
          <w:sz w:val="24"/>
        </w:rPr>
        <w:t xml:space="preserve">dependent </w:t>
      </w:r>
      <w:r w:rsidR="00E27A63" w:rsidRPr="002E19A8">
        <w:rPr>
          <w:rFonts w:ascii="Times New Roman" w:hAnsi="Times New Roman" w:cs="Times New Roman"/>
          <w:color w:val="000000" w:themeColor="text1"/>
          <w:sz w:val="24"/>
        </w:rPr>
        <w:t>cluster dynamics</w:t>
      </w:r>
      <w:r w:rsidR="0086281C">
        <w:rPr>
          <w:rFonts w:ascii="Times New Roman" w:hAnsi="Times New Roman" w:cs="Times New Roman"/>
          <w:color w:val="000000" w:themeColor="text1"/>
          <w:sz w:val="24"/>
        </w:rPr>
        <w:t xml:space="preserve"> model</w:t>
      </w:r>
      <w:r w:rsidR="00FE2D94" w:rsidRPr="002E19A8">
        <w:rPr>
          <w:rFonts w:ascii="Times New Roman" w:hAnsi="Times New Roman" w:cs="Times New Roman"/>
          <w:color w:val="000000" w:themeColor="text1"/>
          <w:sz w:val="24"/>
        </w:rPr>
        <w:t>. A phase</w:t>
      </w:r>
      <w:r w:rsidR="00835375" w:rsidRPr="002E19A8">
        <w:rPr>
          <w:rFonts w:ascii="Times New Roman" w:hAnsi="Times New Roman" w:cs="Times New Roman"/>
          <w:color w:val="000000" w:themeColor="text1"/>
          <w:sz w:val="24"/>
        </w:rPr>
        <w:t xml:space="preserve">-field model </w:t>
      </w:r>
      <w:r w:rsidR="00000E28" w:rsidRPr="002E19A8">
        <w:rPr>
          <w:rFonts w:ascii="Times New Roman" w:hAnsi="Times New Roman" w:cs="Times New Roman"/>
          <w:color w:val="000000" w:themeColor="text1"/>
          <w:sz w:val="24"/>
        </w:rPr>
        <w:t>was</w:t>
      </w:r>
      <w:r w:rsidR="00835375" w:rsidRPr="002E19A8">
        <w:rPr>
          <w:rFonts w:ascii="Times New Roman" w:hAnsi="Times New Roman" w:cs="Times New Roman"/>
          <w:color w:val="000000" w:themeColor="text1"/>
          <w:sz w:val="24"/>
        </w:rPr>
        <w:t xml:space="preserve"> </w:t>
      </w:r>
      <w:r w:rsidR="00941107">
        <w:rPr>
          <w:rFonts w:ascii="Times New Roman" w:hAnsi="Times New Roman" w:cs="Times New Roman"/>
          <w:color w:val="000000" w:themeColor="text1"/>
          <w:sz w:val="24"/>
        </w:rPr>
        <w:t>used</w:t>
      </w:r>
      <w:r w:rsidR="00835375" w:rsidRPr="002E19A8">
        <w:rPr>
          <w:rFonts w:ascii="Times New Roman" w:hAnsi="Times New Roman" w:cs="Times New Roman"/>
          <w:color w:val="000000" w:themeColor="text1"/>
          <w:sz w:val="24"/>
        </w:rPr>
        <w:t xml:space="preserve"> to describe the gas bubble nucleation and growth</w:t>
      </w:r>
      <w:r w:rsidR="004C189C">
        <w:rPr>
          <w:rFonts w:ascii="Times New Roman" w:hAnsi="Times New Roman" w:cs="Times New Roman"/>
          <w:color w:val="000000" w:themeColor="text1"/>
          <w:sz w:val="24"/>
        </w:rPr>
        <w:fldChar w:fldCharType="begin">
          <w:fldData xml:space="preserve">PEVuZE5vdGU+PENpdGU+PEF1dGhvcj5DaGVuPC9BdXRob3I+PFllYXI+MjAwMjwvWWVhcj48UmVj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PEVuZE5vdGU+PENpdGU+PEF1dGhvcj5DaGVuPC9BdXRob3I+PFllYXI+MjAwMjwvWWVhcj48UmVj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4C189C">
        <w:rPr>
          <w:rFonts w:ascii="Times New Roman" w:hAnsi="Times New Roman" w:cs="Times New Roman"/>
          <w:color w:val="000000" w:themeColor="text1"/>
          <w:sz w:val="24"/>
        </w:rPr>
      </w:r>
      <w:r w:rsidR="004C189C">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13,14</w:t>
      </w:r>
      <w:r w:rsidR="004C189C">
        <w:rPr>
          <w:rFonts w:ascii="Times New Roman" w:hAnsi="Times New Roman" w:cs="Times New Roman"/>
          <w:color w:val="000000" w:themeColor="text1"/>
          <w:sz w:val="24"/>
        </w:rPr>
        <w:fldChar w:fldCharType="end"/>
      </w:r>
      <w:r w:rsidR="00DE3765" w:rsidRPr="002E19A8">
        <w:rPr>
          <w:rFonts w:ascii="Times New Roman" w:hAnsi="Times New Roman" w:cs="Times New Roman"/>
          <w:color w:val="000000" w:themeColor="text1"/>
          <w:sz w:val="24"/>
        </w:rPr>
        <w:t xml:space="preserve">. </w:t>
      </w:r>
      <w:r w:rsidR="00010A5B" w:rsidRPr="002E19A8">
        <w:rPr>
          <w:rFonts w:ascii="Times New Roman" w:hAnsi="Times New Roman" w:cs="Times New Roman"/>
          <w:color w:val="000000" w:themeColor="text1"/>
          <w:sz w:val="24"/>
        </w:rPr>
        <w:t xml:space="preserve"> </w:t>
      </w:r>
      <w:r w:rsidR="00DE3765" w:rsidRPr="002E19A8">
        <w:rPr>
          <w:rFonts w:ascii="Times New Roman" w:hAnsi="Times New Roman" w:cs="Times New Roman"/>
          <w:color w:val="000000" w:themeColor="text1"/>
          <w:sz w:val="24"/>
        </w:rPr>
        <w:t>T</w:t>
      </w:r>
      <w:r w:rsidR="00EB1312" w:rsidRPr="002E19A8">
        <w:rPr>
          <w:rFonts w:ascii="Times New Roman" w:hAnsi="Times New Roman" w:cs="Times New Roman"/>
          <w:color w:val="000000" w:themeColor="text1"/>
          <w:sz w:val="24"/>
        </w:rPr>
        <w:t xml:space="preserve">he information of </w:t>
      </w:r>
      <w:r w:rsidR="00941107">
        <w:rPr>
          <w:rFonts w:ascii="Times New Roman" w:hAnsi="Times New Roman" w:cs="Times New Roman"/>
          <w:color w:val="000000" w:themeColor="text1"/>
          <w:sz w:val="24"/>
        </w:rPr>
        <w:t>defect</w:t>
      </w:r>
      <w:r w:rsidR="0079531F" w:rsidRPr="002E19A8">
        <w:rPr>
          <w:rFonts w:ascii="Times New Roman" w:hAnsi="Times New Roman" w:cs="Times New Roman"/>
          <w:color w:val="000000" w:themeColor="text1"/>
          <w:sz w:val="24"/>
        </w:rPr>
        <w:t xml:space="preserve"> clusters</w:t>
      </w:r>
      <w:r w:rsidR="00941107">
        <w:rPr>
          <w:rFonts w:ascii="Times New Roman" w:hAnsi="Times New Roman" w:cs="Times New Roman"/>
          <w:color w:val="000000" w:themeColor="text1"/>
          <w:sz w:val="24"/>
        </w:rPr>
        <w:t xml:space="preserve">, </w:t>
      </w:r>
      <w:r w:rsidR="0079531F" w:rsidRPr="002E19A8">
        <w:rPr>
          <w:rFonts w:ascii="Times New Roman" w:hAnsi="Times New Roman" w:cs="Times New Roman"/>
          <w:color w:val="000000" w:themeColor="text1"/>
          <w:sz w:val="24"/>
        </w:rPr>
        <w:t>de</w:t>
      </w:r>
      <w:r w:rsidR="00CE396F" w:rsidRPr="002E19A8">
        <w:rPr>
          <w:rFonts w:ascii="Times New Roman" w:hAnsi="Times New Roman" w:cs="Times New Roman"/>
          <w:color w:val="000000" w:themeColor="text1"/>
          <w:sz w:val="24"/>
        </w:rPr>
        <w:t>fect fluxes</w:t>
      </w:r>
      <w:r w:rsidR="00941107">
        <w:rPr>
          <w:rFonts w:ascii="Times New Roman" w:hAnsi="Times New Roman" w:cs="Times New Roman"/>
          <w:color w:val="000000" w:themeColor="text1"/>
          <w:sz w:val="24"/>
        </w:rPr>
        <w:t xml:space="preserve"> and fission gas atom flux</w:t>
      </w:r>
      <w:r w:rsidR="00CE396F" w:rsidRPr="002E19A8">
        <w:rPr>
          <w:rFonts w:ascii="Times New Roman" w:hAnsi="Times New Roman" w:cs="Times New Roman"/>
          <w:color w:val="000000" w:themeColor="text1"/>
          <w:sz w:val="24"/>
        </w:rPr>
        <w:t xml:space="preserve"> </w:t>
      </w:r>
      <w:r w:rsidR="00DE3765" w:rsidRPr="002E19A8">
        <w:rPr>
          <w:rFonts w:ascii="Times New Roman" w:hAnsi="Times New Roman" w:cs="Times New Roman"/>
          <w:color w:val="000000" w:themeColor="text1"/>
          <w:sz w:val="24"/>
        </w:rPr>
        <w:t xml:space="preserve">obtained </w:t>
      </w:r>
      <w:r w:rsidR="00CE396F" w:rsidRPr="002E19A8">
        <w:rPr>
          <w:rFonts w:ascii="Times New Roman" w:hAnsi="Times New Roman" w:cs="Times New Roman"/>
          <w:color w:val="000000" w:themeColor="text1"/>
          <w:sz w:val="24"/>
        </w:rPr>
        <w:t>from cluster dynamic</w:t>
      </w:r>
      <w:r w:rsidR="00C15F61" w:rsidRPr="002E19A8">
        <w:rPr>
          <w:rFonts w:ascii="Times New Roman" w:hAnsi="Times New Roman" w:cs="Times New Roman"/>
          <w:color w:val="000000" w:themeColor="text1"/>
          <w:sz w:val="24"/>
        </w:rPr>
        <w:t>s</w:t>
      </w:r>
      <w:r w:rsidR="00CE396F" w:rsidRPr="002E19A8">
        <w:rPr>
          <w:rFonts w:ascii="Times New Roman" w:hAnsi="Times New Roman" w:cs="Times New Roman"/>
          <w:color w:val="000000" w:themeColor="text1"/>
          <w:sz w:val="24"/>
        </w:rPr>
        <w:t xml:space="preserve"> model</w:t>
      </w:r>
      <w:r w:rsidR="00702A8E" w:rsidRPr="002E19A8">
        <w:rPr>
          <w:rFonts w:ascii="Times New Roman" w:hAnsi="Times New Roman" w:cs="Times New Roman"/>
          <w:color w:val="000000" w:themeColor="text1"/>
          <w:sz w:val="24"/>
        </w:rPr>
        <w:t>ling</w:t>
      </w:r>
      <w:r w:rsidR="00DE3765" w:rsidRPr="002E19A8">
        <w:rPr>
          <w:rFonts w:ascii="Times New Roman" w:hAnsi="Times New Roman" w:cs="Times New Roman"/>
          <w:color w:val="000000" w:themeColor="text1"/>
          <w:sz w:val="24"/>
        </w:rPr>
        <w:t xml:space="preserve"> </w:t>
      </w:r>
      <w:r w:rsidR="00C15F61" w:rsidRPr="002E19A8">
        <w:rPr>
          <w:rFonts w:ascii="Times New Roman" w:hAnsi="Times New Roman" w:cs="Times New Roman"/>
          <w:color w:val="000000" w:themeColor="text1"/>
          <w:sz w:val="24"/>
        </w:rPr>
        <w:t xml:space="preserve">is </w:t>
      </w:r>
      <w:r w:rsidR="00DE3765" w:rsidRPr="002E19A8">
        <w:rPr>
          <w:rFonts w:ascii="Times New Roman" w:hAnsi="Times New Roman" w:cs="Times New Roman"/>
          <w:color w:val="000000" w:themeColor="text1"/>
          <w:sz w:val="24"/>
        </w:rPr>
        <w:t xml:space="preserve">fed </w:t>
      </w:r>
      <w:r w:rsidR="00C15F61" w:rsidRPr="002E19A8">
        <w:rPr>
          <w:rFonts w:ascii="Times New Roman" w:hAnsi="Times New Roman" w:cs="Times New Roman"/>
          <w:color w:val="000000" w:themeColor="text1"/>
          <w:sz w:val="24"/>
        </w:rPr>
        <w:t>in</w:t>
      </w:r>
      <w:r w:rsidR="00DE3765" w:rsidRPr="002E19A8">
        <w:rPr>
          <w:rFonts w:ascii="Times New Roman" w:hAnsi="Times New Roman" w:cs="Times New Roman"/>
          <w:color w:val="000000" w:themeColor="text1"/>
          <w:sz w:val="24"/>
        </w:rPr>
        <w:t>to the phase</w:t>
      </w:r>
      <w:r w:rsidR="00EB033E" w:rsidRPr="002E19A8">
        <w:rPr>
          <w:rFonts w:ascii="Times New Roman" w:hAnsi="Times New Roman" w:cs="Times New Roman"/>
          <w:color w:val="000000" w:themeColor="text1"/>
          <w:sz w:val="24"/>
        </w:rPr>
        <w:t xml:space="preserve">-field model of gas bubble evolution while </w:t>
      </w:r>
      <w:r w:rsidR="00702A8E" w:rsidRPr="002E19A8">
        <w:rPr>
          <w:rFonts w:ascii="Times New Roman" w:hAnsi="Times New Roman" w:cs="Times New Roman"/>
          <w:color w:val="000000" w:themeColor="text1"/>
          <w:sz w:val="24"/>
        </w:rPr>
        <w:t xml:space="preserve">the gas bubble structures from phase-field modelling </w:t>
      </w:r>
      <w:r w:rsidR="00C15F61" w:rsidRPr="002E19A8">
        <w:rPr>
          <w:rFonts w:ascii="Times New Roman" w:hAnsi="Times New Roman" w:cs="Times New Roman"/>
          <w:color w:val="000000" w:themeColor="text1"/>
          <w:sz w:val="24"/>
        </w:rPr>
        <w:t>a</w:t>
      </w:r>
      <w:r w:rsidR="00702A8E" w:rsidRPr="002E19A8">
        <w:rPr>
          <w:rFonts w:ascii="Times New Roman" w:hAnsi="Times New Roman" w:cs="Times New Roman"/>
          <w:color w:val="000000" w:themeColor="text1"/>
          <w:sz w:val="24"/>
        </w:rPr>
        <w:t xml:space="preserve">re used to update the sinks in </w:t>
      </w:r>
      <w:r w:rsidR="00C15F61" w:rsidRPr="002E19A8">
        <w:rPr>
          <w:rFonts w:ascii="Times New Roman" w:hAnsi="Times New Roman" w:cs="Times New Roman"/>
          <w:color w:val="000000" w:themeColor="text1"/>
          <w:sz w:val="24"/>
        </w:rPr>
        <w:t xml:space="preserve">the </w:t>
      </w:r>
      <w:r w:rsidR="00C60A25" w:rsidRPr="002E19A8">
        <w:rPr>
          <w:rFonts w:ascii="Times New Roman" w:hAnsi="Times New Roman" w:cs="Times New Roman"/>
          <w:color w:val="000000" w:themeColor="text1"/>
          <w:sz w:val="24"/>
        </w:rPr>
        <w:t>cluster dynamic</w:t>
      </w:r>
      <w:r w:rsidR="00C15F61" w:rsidRPr="002E19A8">
        <w:rPr>
          <w:rFonts w:ascii="Times New Roman" w:hAnsi="Times New Roman" w:cs="Times New Roman"/>
          <w:color w:val="000000" w:themeColor="text1"/>
          <w:sz w:val="24"/>
        </w:rPr>
        <w:t>s</w:t>
      </w:r>
      <w:r w:rsidR="00C60A25" w:rsidRPr="002E19A8">
        <w:rPr>
          <w:rFonts w:ascii="Times New Roman" w:hAnsi="Times New Roman" w:cs="Times New Roman"/>
          <w:color w:val="000000" w:themeColor="text1"/>
          <w:sz w:val="24"/>
        </w:rPr>
        <w:t xml:space="preserve"> model. </w:t>
      </w:r>
      <w:r w:rsidR="000E6DE0" w:rsidRPr="002E19A8">
        <w:rPr>
          <w:rFonts w:ascii="Times New Roman" w:hAnsi="Times New Roman" w:cs="Times New Roman"/>
          <w:color w:val="000000" w:themeColor="text1"/>
          <w:sz w:val="24"/>
        </w:rPr>
        <w:t>Integrating the</w:t>
      </w:r>
      <w:r w:rsidR="008819E1" w:rsidRPr="002E19A8">
        <w:rPr>
          <w:rFonts w:ascii="Times New Roman" w:hAnsi="Times New Roman" w:cs="Times New Roman"/>
          <w:color w:val="000000" w:themeColor="text1"/>
          <w:sz w:val="24"/>
        </w:rPr>
        <w:t>se</w:t>
      </w:r>
      <w:r w:rsidR="000E6DE0" w:rsidRPr="002E19A8">
        <w:rPr>
          <w:rFonts w:ascii="Times New Roman" w:hAnsi="Times New Roman" w:cs="Times New Roman"/>
          <w:color w:val="000000" w:themeColor="text1"/>
          <w:sz w:val="24"/>
        </w:rPr>
        <w:t xml:space="preserve"> two model</w:t>
      </w:r>
      <w:r w:rsidR="008819E1" w:rsidRPr="002E19A8">
        <w:rPr>
          <w:rFonts w:ascii="Times New Roman" w:hAnsi="Times New Roman" w:cs="Times New Roman"/>
          <w:color w:val="000000" w:themeColor="text1"/>
          <w:sz w:val="24"/>
        </w:rPr>
        <w:t>s enables us to</w:t>
      </w:r>
      <w:r w:rsidR="00E27A63" w:rsidRPr="002E19A8">
        <w:rPr>
          <w:rFonts w:ascii="Times New Roman" w:hAnsi="Times New Roman" w:cs="Times New Roman"/>
          <w:color w:val="000000" w:themeColor="text1"/>
          <w:sz w:val="24"/>
        </w:rPr>
        <w:t xml:space="preserve"> </w:t>
      </w:r>
      <w:r w:rsidR="00941107">
        <w:rPr>
          <w:rFonts w:ascii="Times New Roman" w:hAnsi="Times New Roman" w:cs="Times New Roman"/>
          <w:color w:val="000000" w:themeColor="text1"/>
          <w:sz w:val="24"/>
        </w:rPr>
        <w:t>study</w:t>
      </w:r>
      <w:r w:rsidR="006C556C" w:rsidRPr="002E19A8">
        <w:rPr>
          <w:rFonts w:ascii="Times New Roman" w:hAnsi="Times New Roman" w:cs="Times New Roman"/>
          <w:color w:val="000000" w:themeColor="text1"/>
          <w:sz w:val="24"/>
        </w:rPr>
        <w:t xml:space="preserve"> the effect of </w:t>
      </w:r>
      <w:r w:rsidR="00941107">
        <w:rPr>
          <w:rFonts w:ascii="Times New Roman" w:hAnsi="Times New Roman" w:cs="Times New Roman"/>
          <w:color w:val="000000" w:themeColor="text1"/>
          <w:sz w:val="24"/>
        </w:rPr>
        <w:t>defect cluster evolution</w:t>
      </w:r>
      <w:r w:rsidR="006C556C" w:rsidRPr="002E19A8">
        <w:rPr>
          <w:rFonts w:ascii="Times New Roman" w:hAnsi="Times New Roman" w:cs="Times New Roman"/>
          <w:color w:val="000000" w:themeColor="text1"/>
          <w:sz w:val="24"/>
        </w:rPr>
        <w:t xml:space="preserve"> on gas bubble </w:t>
      </w:r>
      <w:r w:rsidR="00941107">
        <w:rPr>
          <w:rFonts w:ascii="Times New Roman" w:hAnsi="Times New Roman" w:cs="Times New Roman"/>
          <w:color w:val="000000" w:themeColor="text1"/>
          <w:sz w:val="24"/>
        </w:rPr>
        <w:t>growth and swelling mechanisms</w:t>
      </w:r>
      <w:r w:rsidR="006C556C" w:rsidRPr="002E19A8">
        <w:rPr>
          <w:rFonts w:ascii="Times New Roman" w:hAnsi="Times New Roman" w:cs="Times New Roman"/>
          <w:color w:val="000000" w:themeColor="text1"/>
          <w:sz w:val="24"/>
        </w:rPr>
        <w:t xml:space="preserve">. </w:t>
      </w:r>
      <w:r w:rsidR="000F2C6D" w:rsidRPr="002E19A8">
        <w:rPr>
          <w:rFonts w:ascii="Times New Roman" w:hAnsi="Times New Roman" w:cs="Times New Roman"/>
          <w:color w:val="000000" w:themeColor="text1"/>
          <w:sz w:val="24"/>
        </w:rPr>
        <w:t>The model can</w:t>
      </w:r>
      <w:r w:rsidR="00941107">
        <w:rPr>
          <w:rFonts w:ascii="Times New Roman" w:hAnsi="Times New Roman" w:cs="Times New Roman"/>
          <w:color w:val="000000" w:themeColor="text1"/>
          <w:sz w:val="24"/>
        </w:rPr>
        <w:t xml:space="preserve"> also</w:t>
      </w:r>
      <w:r w:rsidR="000F2C6D" w:rsidRPr="002E19A8">
        <w:rPr>
          <w:rFonts w:ascii="Times New Roman" w:hAnsi="Times New Roman" w:cs="Times New Roman"/>
          <w:color w:val="000000" w:themeColor="text1"/>
          <w:sz w:val="24"/>
        </w:rPr>
        <w:t xml:space="preserve"> be extended to study the </w:t>
      </w:r>
      <w:r w:rsidR="00C15F61" w:rsidRPr="002E19A8">
        <w:rPr>
          <w:rFonts w:ascii="Times New Roman" w:hAnsi="Times New Roman" w:cs="Times New Roman"/>
          <w:color w:val="000000" w:themeColor="text1"/>
          <w:sz w:val="24"/>
        </w:rPr>
        <w:t>associat</w:t>
      </w:r>
      <w:r w:rsidR="00C056ED">
        <w:rPr>
          <w:rFonts w:ascii="Times New Roman" w:hAnsi="Times New Roman" w:cs="Times New Roman"/>
          <w:color w:val="000000" w:themeColor="text1"/>
          <w:sz w:val="24"/>
        </w:rPr>
        <w:t>ed</w:t>
      </w:r>
      <w:r w:rsidR="00C15F61" w:rsidRPr="002E19A8">
        <w:rPr>
          <w:rFonts w:ascii="Times New Roman" w:hAnsi="Times New Roman" w:cs="Times New Roman"/>
          <w:color w:val="000000" w:themeColor="text1"/>
          <w:sz w:val="24"/>
        </w:rPr>
        <w:t xml:space="preserve"> </w:t>
      </w:r>
      <w:r w:rsidR="000F2C6D" w:rsidRPr="002E19A8">
        <w:rPr>
          <w:rFonts w:ascii="Times New Roman" w:hAnsi="Times New Roman" w:cs="Times New Roman"/>
          <w:color w:val="000000" w:themeColor="text1"/>
          <w:sz w:val="24"/>
        </w:rPr>
        <w:t xml:space="preserve">growth of </w:t>
      </w:r>
      <w:r w:rsidR="00184DED">
        <w:rPr>
          <w:rFonts w:ascii="Times New Roman" w:hAnsi="Times New Roman" w:cs="Times New Roman"/>
          <w:color w:val="000000" w:themeColor="text1"/>
          <w:sz w:val="24"/>
        </w:rPr>
        <w:t xml:space="preserve">defect and second phase precipitates </w:t>
      </w:r>
      <w:r w:rsidR="000F2C6D" w:rsidRPr="002E19A8">
        <w:rPr>
          <w:rFonts w:ascii="Times New Roman" w:hAnsi="Times New Roman" w:cs="Times New Roman"/>
          <w:color w:val="000000" w:themeColor="text1"/>
          <w:sz w:val="24"/>
        </w:rPr>
        <w:t>often observed in irradiated materials</w:t>
      </w:r>
      <w:r w:rsidR="00D122AB" w:rsidRPr="002E19A8">
        <w:rPr>
          <w:rFonts w:ascii="Times New Roman" w:hAnsi="Times New Roman" w:cs="Times New Roman"/>
          <w:color w:val="000000" w:themeColor="text1"/>
          <w:sz w:val="24"/>
        </w:rPr>
        <w:fldChar w:fldCharType="begin">
          <w:fldData xml:space="preserve">PEVuZE5vdGU+PENpdGU+PEF1dGhvcj5NYXppYXN6PC9BdXRob3I+PFllYXI+MTk4NzwvWWVhcj48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=
</w:fldData>
        </w:fldChar>
      </w:r>
      <w:r w:rsidR="002F50B9">
        <w:rPr>
          <w:rFonts w:ascii="Times New Roman" w:hAnsi="Times New Roman" w:cs="Times New Roman"/>
          <w:color w:val="000000" w:themeColor="text1"/>
          <w:sz w:val="24"/>
        </w:rPr>
        <w:instrText xml:space="preserve"> ADDIN EN.CITE </w:instrText>
      </w:r>
      <w:r w:rsidR="002F50B9">
        <w:rPr>
          <w:rFonts w:ascii="Times New Roman" w:hAnsi="Times New Roman" w:cs="Times New Roman"/>
          <w:color w:val="000000" w:themeColor="text1"/>
          <w:sz w:val="24"/>
        </w:rPr>
        <w:fldChar w:fldCharType="begin">
          <w:fldData xml:space="preserve">PEVuZE5vdGU+PENpdGU+PEF1dGhvcj5NYXppYXN6PC9BdXRob3I+PFllYXI+MTk4NzwvWWVhcj48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=
</w:fldData>
        </w:fldChar>
      </w:r>
      <w:r w:rsidR="002F50B9">
        <w:rPr>
          <w:rFonts w:ascii="Times New Roman" w:hAnsi="Times New Roman" w:cs="Times New Roman"/>
          <w:color w:val="000000" w:themeColor="text1"/>
          <w:sz w:val="24"/>
        </w:rPr>
        <w:instrText xml:space="preserve"> ADDIN EN.CITE.DATA </w:instrText>
      </w:r>
      <w:r w:rsidR="002F50B9">
        <w:rPr>
          <w:rFonts w:ascii="Times New Roman" w:hAnsi="Times New Roman" w:cs="Times New Roman"/>
          <w:color w:val="000000" w:themeColor="text1"/>
          <w:sz w:val="24"/>
        </w:rPr>
      </w:r>
      <w:r w:rsidR="002F50B9">
        <w:rPr>
          <w:rFonts w:ascii="Times New Roman" w:hAnsi="Times New Roman" w:cs="Times New Roman"/>
          <w:color w:val="000000" w:themeColor="text1"/>
          <w:sz w:val="24"/>
        </w:rPr>
        <w:fldChar w:fldCharType="end"/>
      </w:r>
      <w:r w:rsidR="00D122AB" w:rsidRPr="002E19A8">
        <w:rPr>
          <w:rFonts w:ascii="Times New Roman" w:hAnsi="Times New Roman" w:cs="Times New Roman"/>
          <w:color w:val="000000" w:themeColor="text1"/>
          <w:sz w:val="24"/>
        </w:rPr>
      </w:r>
      <w:r w:rsidR="00D122AB" w:rsidRPr="002E19A8">
        <w:rPr>
          <w:rFonts w:ascii="Times New Roman" w:hAnsi="Times New Roman" w:cs="Times New Roman"/>
          <w:color w:val="000000" w:themeColor="text1"/>
          <w:sz w:val="24"/>
        </w:rPr>
        <w:fldChar w:fldCharType="separate"/>
      </w:r>
      <w:r w:rsidR="002F50B9" w:rsidRPr="002F50B9">
        <w:rPr>
          <w:rFonts w:ascii="Times New Roman" w:hAnsi="Times New Roman" w:cs="Times New Roman"/>
          <w:noProof/>
          <w:color w:val="000000" w:themeColor="text1"/>
          <w:sz w:val="24"/>
          <w:vertAlign w:val="superscript"/>
        </w:rPr>
        <w:t>15-19</w:t>
      </w:r>
      <w:r w:rsidR="00D122AB" w:rsidRPr="002E19A8">
        <w:rPr>
          <w:rFonts w:ascii="Times New Roman" w:hAnsi="Times New Roman" w:cs="Times New Roman"/>
          <w:color w:val="000000" w:themeColor="text1"/>
          <w:sz w:val="24"/>
        </w:rPr>
        <w:fldChar w:fldCharType="end"/>
      </w:r>
      <w:r w:rsidR="000F2C6D" w:rsidRPr="002E19A8">
        <w:rPr>
          <w:rFonts w:ascii="Times New Roman" w:hAnsi="Times New Roman" w:cs="Times New Roman"/>
          <w:color w:val="000000" w:themeColor="text1"/>
          <w:sz w:val="24"/>
        </w:rPr>
        <w:t>.</w:t>
      </w:r>
    </w:p>
    <w:p w14:paraId="786C9009" w14:textId="77777777" w:rsidR="007D00FA" w:rsidRPr="002E19A8" w:rsidRDefault="007D00FA" w:rsidP="001370DC">
      <w:pPr>
        <w:rPr>
          <w:color w:val="000000" w:themeColor="text1"/>
          <w:sz w:val="24"/>
        </w:rPr>
      </w:pPr>
    </w:p>
    <w:p w14:paraId="47E0C585" w14:textId="6A9BC3B4" w:rsidR="003F2E9C" w:rsidRPr="002E19A8" w:rsidRDefault="003F2E9C" w:rsidP="007D00FA">
      <w:pPr>
        <w:pStyle w:val="Heading1"/>
        <w:jc w:val="left"/>
        <w:rPr>
          <w:color w:val="000000" w:themeColor="text1"/>
          <w:szCs w:val="28"/>
        </w:rPr>
      </w:pPr>
      <w:r w:rsidRPr="002E19A8">
        <w:rPr>
          <w:color w:val="000000" w:themeColor="text1"/>
          <w:szCs w:val="28"/>
        </w:rPr>
        <w:t>Microstructure</w:t>
      </w:r>
      <w:r w:rsidR="00A846CF" w:rsidRPr="002E19A8">
        <w:rPr>
          <w:color w:val="000000" w:themeColor="text1"/>
          <w:szCs w:val="28"/>
        </w:rPr>
        <w:t>-</w:t>
      </w:r>
      <w:r w:rsidRPr="002E19A8">
        <w:rPr>
          <w:color w:val="000000" w:themeColor="text1"/>
          <w:szCs w:val="28"/>
        </w:rPr>
        <w:t>dependent cluster dynamics and phase-field model of gas bubble evolution</w:t>
      </w:r>
    </w:p>
    <w:p w14:paraId="5C767408" w14:textId="4BEAF4CD" w:rsidR="00AE7D91" w:rsidRPr="002E19A8" w:rsidRDefault="00D259BE" w:rsidP="001370DC">
      <w:pPr>
        <w:keepNext/>
        <w:spacing w:before="120" w:after="120"/>
        <w:outlineLvl w:val="3"/>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To describe the gas bubble evolution in </w:t>
      </w:r>
      <w:r w:rsidR="00213C73" w:rsidRPr="002E19A8">
        <w:rPr>
          <w:rFonts w:ascii="Times New Roman" w:eastAsia="Times New Roman" w:hAnsi="Times New Roman" w:cs="Times New Roman"/>
          <w:color w:val="000000" w:themeColor="text1"/>
          <w:sz w:val="24"/>
          <w:szCs w:val="24"/>
        </w:rPr>
        <w:t xml:space="preserve">the </w:t>
      </w:r>
      <w:r w:rsidRPr="002E19A8">
        <w:rPr>
          <w:rFonts w:ascii="Times New Roman" w:eastAsia="Times New Roman" w:hAnsi="Times New Roman" w:cs="Times New Roman"/>
          <w:color w:val="000000" w:themeColor="text1"/>
          <w:sz w:val="24"/>
          <w:szCs w:val="24"/>
        </w:rPr>
        <w:t>recrystallization zone,</w:t>
      </w:r>
      <w:r w:rsidR="0098575B" w:rsidRPr="002E19A8">
        <w:rPr>
          <w:rFonts w:ascii="Times New Roman" w:eastAsia="Times New Roman" w:hAnsi="Times New Roman" w:cs="Times New Roman"/>
          <w:color w:val="000000" w:themeColor="text1"/>
          <w:sz w:val="24"/>
          <w:szCs w:val="24"/>
        </w:rPr>
        <w:t xml:space="preserve"> two sets of field variables are used to describe the microstructure</w:t>
      </w:r>
      <w:r w:rsidR="00C070A7" w:rsidRPr="002E19A8">
        <w:rPr>
          <w:rFonts w:ascii="Times New Roman" w:eastAsia="Times New Roman" w:hAnsi="Times New Roman" w:cs="Times New Roman"/>
          <w:color w:val="000000" w:themeColor="text1"/>
          <w:sz w:val="24"/>
          <w:szCs w:val="24"/>
        </w:rPr>
        <w:t>. One set is the order parameters</w:t>
      </w:r>
      <w:r w:rsidR="007475F0"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η</m:t>
            </m:r>
          </m:e>
          <m:sub>
            <m:r>
              <w:rPr>
                <w:rFonts w:ascii="Cambria Math" w:eastAsia="Times New Roman" w:hAnsi="Cambria Math" w:cs="Times New Roman"/>
                <w:color w:val="000000" w:themeColor="text1"/>
                <w:sz w:val="24"/>
                <w:szCs w:val="24"/>
              </w:rPr>
              <m:t xml:space="preserve">m </m:t>
            </m:r>
          </m:sub>
        </m:sSub>
        <m:r>
          <w:rPr>
            <w:rFonts w:ascii="Cambria Math" w:eastAsia="Times New Roman" w:hAnsi="Cambria Math" w:cs="Times New Roman"/>
            <w:color w:val="000000" w:themeColor="text1"/>
            <w:sz w:val="24"/>
            <w:szCs w:val="24"/>
          </w:rPr>
          <m:t>(x,t)</m:t>
        </m:r>
      </m:oMath>
      <w:r w:rsidR="00C070A7" w:rsidRPr="002E19A8">
        <w:rPr>
          <w:rFonts w:ascii="Times New Roman" w:eastAsia="Times New Roman" w:hAnsi="Times New Roman" w:cs="Times New Roman"/>
          <w:color w:val="000000" w:themeColor="text1"/>
          <w:sz w:val="24"/>
          <w:szCs w:val="24"/>
        </w:rPr>
        <w:t xml:space="preserve"> </w:t>
      </w:r>
      <w:r w:rsidR="007475F0" w:rsidRPr="002E19A8">
        <w:rPr>
          <w:rFonts w:ascii="Times New Roman" w:eastAsia="Times New Roman" w:hAnsi="Times New Roman" w:cs="Times New Roman"/>
          <w:color w:val="000000" w:themeColor="text1"/>
          <w:sz w:val="24"/>
          <w:szCs w:val="24"/>
        </w:rPr>
        <w:t>and</w:t>
      </w:r>
      <w:r w:rsidR="0016224F"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χ(x,t)</m:t>
        </m:r>
      </m:oMath>
      <w:r w:rsidR="00F7729D"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η</m:t>
            </m:r>
          </m:e>
          <m:sub>
            <m:r>
              <w:rPr>
                <w:rFonts w:ascii="Cambria Math" w:eastAsia="Times New Roman" w:hAnsi="Cambria Math" w:cs="Times New Roman"/>
                <w:color w:val="000000" w:themeColor="text1"/>
                <w:sz w:val="24"/>
                <w:szCs w:val="24"/>
              </w:rPr>
              <m:t xml:space="preserve">m </m:t>
            </m:r>
          </m:sub>
        </m:sSub>
        <m:r>
          <w:rPr>
            <w:rFonts w:ascii="Cambria Math" w:eastAsia="Times New Roman" w:hAnsi="Cambria Math" w:cs="Times New Roman"/>
            <w:color w:val="000000" w:themeColor="text1"/>
            <w:sz w:val="24"/>
            <w:szCs w:val="24"/>
          </w:rPr>
          <m:t>(x,t)</m:t>
        </m:r>
      </m:oMath>
      <w:r w:rsidR="00F7729D" w:rsidRPr="002E19A8">
        <w:rPr>
          <w:rFonts w:ascii="Times New Roman" w:eastAsia="Times New Roman" w:hAnsi="Times New Roman" w:cs="Times New Roman"/>
          <w:color w:val="000000" w:themeColor="text1"/>
          <w:sz w:val="24"/>
          <w:szCs w:val="24"/>
        </w:rPr>
        <w:t xml:space="preserve"> describe</w:t>
      </w:r>
      <w:proofErr w:type="spellStart"/>
      <w:r w:rsidR="00A846CF" w:rsidRPr="002E19A8">
        <w:rPr>
          <w:rFonts w:ascii="Times New Roman" w:eastAsia="Times New Roman" w:hAnsi="Times New Roman" w:cs="Times New Roman"/>
          <w:color w:val="000000" w:themeColor="text1"/>
          <w:sz w:val="24"/>
          <w:szCs w:val="24"/>
        </w:rPr>
        <w:t>s</w:t>
      </w:r>
      <w:proofErr w:type="spellEnd"/>
      <w:r w:rsidR="00F7729D" w:rsidRPr="002E19A8">
        <w:rPr>
          <w:rFonts w:ascii="Times New Roman" w:eastAsia="Times New Roman" w:hAnsi="Times New Roman" w:cs="Times New Roman"/>
          <w:color w:val="000000" w:themeColor="text1"/>
          <w:sz w:val="24"/>
          <w:szCs w:val="24"/>
        </w:rPr>
        <w:t xml:space="preserve"> the grain orientations</w:t>
      </w:r>
      <w:r w:rsidR="0055145E" w:rsidRPr="002E19A8">
        <w:rPr>
          <w:rFonts w:ascii="Times New Roman" w:eastAsia="Times New Roman" w:hAnsi="Times New Roman" w:cs="Times New Roman"/>
          <w:color w:val="000000" w:themeColor="text1"/>
          <w:sz w:val="24"/>
          <w:szCs w:val="24"/>
        </w:rPr>
        <w:t xml:space="preserve"> and </w:t>
      </w:r>
      <m:oMath>
        <m:r>
          <w:rPr>
            <w:rFonts w:ascii="Cambria Math" w:eastAsia="Times New Roman" w:hAnsi="Cambria Math" w:cs="Times New Roman"/>
            <w:color w:val="000000" w:themeColor="text1"/>
            <w:sz w:val="24"/>
            <w:szCs w:val="24"/>
          </w:rPr>
          <m:t>χ(x,t)</m:t>
        </m:r>
      </m:oMath>
      <w:r w:rsidR="0055145E" w:rsidRPr="002E19A8">
        <w:rPr>
          <w:rFonts w:ascii="Times New Roman" w:eastAsia="Times New Roman" w:hAnsi="Times New Roman" w:cs="Times New Roman"/>
          <w:color w:val="000000" w:themeColor="text1"/>
          <w:sz w:val="24"/>
          <w:szCs w:val="24"/>
        </w:rPr>
        <w:t xml:space="preserve"> describe</w:t>
      </w:r>
      <w:r w:rsidR="00073919" w:rsidRPr="002E19A8">
        <w:rPr>
          <w:rFonts w:ascii="Times New Roman" w:eastAsia="Times New Roman" w:hAnsi="Times New Roman" w:cs="Times New Roman"/>
          <w:color w:val="000000" w:themeColor="text1"/>
          <w:sz w:val="24"/>
          <w:szCs w:val="24"/>
        </w:rPr>
        <w:t>s</w:t>
      </w:r>
      <w:r w:rsidR="0055145E" w:rsidRPr="002E19A8">
        <w:rPr>
          <w:rFonts w:ascii="Times New Roman" w:eastAsia="Times New Roman" w:hAnsi="Times New Roman" w:cs="Times New Roman"/>
          <w:color w:val="000000" w:themeColor="text1"/>
          <w:sz w:val="24"/>
          <w:szCs w:val="24"/>
        </w:rPr>
        <w:t xml:space="preserve"> the gas bub</w:t>
      </w:r>
      <w:r w:rsidR="00167999" w:rsidRPr="002E19A8">
        <w:rPr>
          <w:rFonts w:ascii="Times New Roman" w:eastAsia="Times New Roman" w:hAnsi="Times New Roman" w:cs="Times New Roman"/>
          <w:color w:val="000000" w:themeColor="text1"/>
          <w:sz w:val="24"/>
          <w:szCs w:val="24"/>
        </w:rPr>
        <w:t>ble</w:t>
      </w:r>
      <w:r w:rsidR="00A846CF" w:rsidRPr="002E19A8">
        <w:rPr>
          <w:rFonts w:ascii="Times New Roman" w:eastAsia="Times New Roman" w:hAnsi="Times New Roman" w:cs="Times New Roman"/>
          <w:color w:val="000000" w:themeColor="text1"/>
          <w:sz w:val="24"/>
          <w:szCs w:val="24"/>
        </w:rPr>
        <w:t>s</w:t>
      </w:r>
      <w:r w:rsidR="00167999"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η</m:t>
            </m:r>
          </m:e>
          <m:sub>
            <m:r>
              <w:rPr>
                <w:rFonts w:ascii="Cambria Math" w:eastAsia="Times New Roman" w:hAnsi="Cambria Math" w:cs="Times New Roman"/>
                <w:color w:val="000000" w:themeColor="text1"/>
                <w:sz w:val="24"/>
                <w:szCs w:val="24"/>
              </w:rPr>
              <m:t xml:space="preserve">m </m:t>
            </m:r>
          </m:sub>
        </m:sSub>
        <m:r>
          <w:rPr>
            <w:rFonts w:ascii="Cambria Math" w:eastAsia="Times New Roman" w:hAnsi="Cambria Math" w:cs="Times New Roman"/>
            <w:color w:val="000000" w:themeColor="text1"/>
            <w:sz w:val="24"/>
            <w:szCs w:val="24"/>
          </w:rPr>
          <m:t>(x,t)</m:t>
        </m:r>
      </m:oMath>
      <w:r w:rsidR="00DB6309" w:rsidRPr="002E19A8">
        <w:rPr>
          <w:rFonts w:ascii="Times New Roman" w:eastAsia="Times New Roman" w:hAnsi="Times New Roman" w:cs="Times New Roman"/>
          <w:color w:val="000000" w:themeColor="text1"/>
          <w:sz w:val="24"/>
          <w:szCs w:val="24"/>
        </w:rPr>
        <w:t xml:space="preserve"> is equal to 1 i</w:t>
      </w:r>
      <w:r w:rsidR="00167999" w:rsidRPr="002E19A8">
        <w:rPr>
          <w:rFonts w:ascii="Times New Roman" w:eastAsia="Times New Roman" w:hAnsi="Times New Roman" w:cs="Times New Roman"/>
          <w:color w:val="000000" w:themeColor="text1"/>
          <w:sz w:val="24"/>
          <w:szCs w:val="24"/>
        </w:rPr>
        <w:t xml:space="preserve">nside grain </w:t>
      </w:r>
      <w:r w:rsidR="00167999" w:rsidRPr="00B523FD">
        <w:rPr>
          <w:rFonts w:ascii="Times New Roman" w:eastAsia="Times New Roman" w:hAnsi="Times New Roman" w:cs="Times New Roman"/>
          <w:i/>
          <w:color w:val="000000" w:themeColor="text1"/>
          <w:sz w:val="24"/>
          <w:szCs w:val="24"/>
          <w:rPrChange w:id="20" w:author="Ben Beeler" w:date="2019-12-13T11:10:00Z">
            <w:rPr>
              <w:rFonts w:ascii="Times New Roman" w:eastAsia="Times New Roman" w:hAnsi="Times New Roman" w:cs="Times New Roman"/>
              <w:color w:val="000000" w:themeColor="text1"/>
              <w:sz w:val="24"/>
              <w:szCs w:val="24"/>
            </w:rPr>
          </w:rPrChange>
        </w:rPr>
        <w:t>m</w:t>
      </w:r>
      <w:r w:rsidR="00DB6309" w:rsidRPr="002E19A8">
        <w:rPr>
          <w:rFonts w:ascii="Times New Roman" w:eastAsia="Times New Roman" w:hAnsi="Times New Roman" w:cs="Times New Roman"/>
          <w:color w:val="000000" w:themeColor="text1"/>
          <w:sz w:val="24"/>
          <w:szCs w:val="24"/>
        </w:rPr>
        <w:t xml:space="preserve">, and </w:t>
      </w:r>
      <w:r w:rsidR="001E3C70" w:rsidRPr="002E19A8">
        <w:rPr>
          <w:rFonts w:ascii="Times New Roman" w:eastAsia="Times New Roman" w:hAnsi="Times New Roman" w:cs="Times New Roman"/>
          <w:color w:val="000000" w:themeColor="text1"/>
          <w:sz w:val="24"/>
          <w:szCs w:val="24"/>
        </w:rPr>
        <w:t xml:space="preserve">0 outside the grain </w:t>
      </w:r>
      <w:r w:rsidR="001E3C70" w:rsidRPr="00B523FD">
        <w:rPr>
          <w:rFonts w:ascii="Times New Roman" w:eastAsia="Times New Roman" w:hAnsi="Times New Roman" w:cs="Times New Roman"/>
          <w:i/>
          <w:color w:val="000000" w:themeColor="text1"/>
          <w:sz w:val="24"/>
          <w:szCs w:val="24"/>
          <w:rPrChange w:id="21" w:author="Ben Beeler" w:date="2019-12-13T11:10:00Z">
            <w:rPr>
              <w:rFonts w:ascii="Times New Roman" w:eastAsia="Times New Roman" w:hAnsi="Times New Roman" w:cs="Times New Roman"/>
              <w:color w:val="000000" w:themeColor="text1"/>
              <w:sz w:val="24"/>
              <w:szCs w:val="24"/>
            </w:rPr>
          </w:rPrChange>
        </w:rPr>
        <w:t>m</w:t>
      </w:r>
      <w:r w:rsidR="001E3C70" w:rsidRPr="002E19A8">
        <w:rPr>
          <w:rFonts w:ascii="Times New Roman" w:eastAsia="Times New Roman" w:hAnsi="Times New Roman" w:cs="Times New Roman"/>
          <w:color w:val="000000" w:themeColor="text1"/>
          <w:sz w:val="24"/>
          <w:szCs w:val="24"/>
        </w:rPr>
        <w:t xml:space="preserve">. </w:t>
      </w:r>
      <w:r w:rsidR="00047E8D" w:rsidRPr="002E19A8">
        <w:rPr>
          <w:rFonts w:ascii="Times New Roman" w:eastAsia="Times New Roman" w:hAnsi="Times New Roman" w:cs="Times New Roman"/>
          <w:color w:val="000000" w:themeColor="text1"/>
          <w:sz w:val="24"/>
          <w:szCs w:val="24"/>
        </w:rPr>
        <w:t>I</w:t>
      </w:r>
      <w:r w:rsidR="001E3C70" w:rsidRPr="002E19A8">
        <w:rPr>
          <w:rFonts w:ascii="Times New Roman" w:eastAsia="Times New Roman" w:hAnsi="Times New Roman" w:cs="Times New Roman"/>
          <w:color w:val="000000" w:themeColor="text1"/>
          <w:sz w:val="24"/>
          <w:szCs w:val="24"/>
        </w:rPr>
        <w:t>t var</w:t>
      </w:r>
      <w:r w:rsidR="00B36702" w:rsidRPr="002E19A8">
        <w:rPr>
          <w:rFonts w:ascii="Times New Roman" w:eastAsia="Times New Roman" w:hAnsi="Times New Roman" w:cs="Times New Roman"/>
          <w:color w:val="000000" w:themeColor="text1"/>
          <w:sz w:val="24"/>
          <w:szCs w:val="24"/>
        </w:rPr>
        <w:t xml:space="preserve">ies from 0 to 1 across the grain boundaries. </w:t>
      </w:r>
      <w:r w:rsidR="006F7BF8" w:rsidRPr="002E19A8">
        <w:rPr>
          <w:rFonts w:ascii="Times New Roman" w:eastAsia="Times New Roman" w:hAnsi="Times New Roman" w:cs="Times New Roman"/>
          <w:color w:val="000000" w:themeColor="text1"/>
          <w:sz w:val="24"/>
          <w:szCs w:val="24"/>
        </w:rPr>
        <w:t>T</w:t>
      </w:r>
      <w:r w:rsidR="00B36702" w:rsidRPr="002E19A8">
        <w:rPr>
          <w:rFonts w:ascii="Times New Roman" w:eastAsia="Times New Roman" w:hAnsi="Times New Roman" w:cs="Times New Roman"/>
          <w:color w:val="000000" w:themeColor="text1"/>
          <w:sz w:val="24"/>
          <w:szCs w:val="24"/>
        </w:rPr>
        <w:t xml:space="preserve">he order parameter </w:t>
      </w:r>
      <m:oMath>
        <m:r>
          <w:rPr>
            <w:rFonts w:ascii="Cambria Math" w:eastAsia="Times New Roman" w:hAnsi="Cambria Math" w:cs="Times New Roman"/>
            <w:color w:val="000000" w:themeColor="text1"/>
            <w:sz w:val="24"/>
            <w:szCs w:val="24"/>
          </w:rPr>
          <m:t>χ(x,t)</m:t>
        </m:r>
      </m:oMath>
      <w:r w:rsidR="00B36702" w:rsidRPr="002E19A8">
        <w:rPr>
          <w:rFonts w:ascii="Times New Roman" w:eastAsia="Times New Roman" w:hAnsi="Times New Roman" w:cs="Times New Roman"/>
          <w:color w:val="000000" w:themeColor="text1"/>
          <w:sz w:val="24"/>
          <w:szCs w:val="24"/>
        </w:rPr>
        <w:t xml:space="preserve"> is </w:t>
      </w:r>
      <w:r w:rsidR="00162753" w:rsidRPr="002E19A8">
        <w:rPr>
          <w:rFonts w:ascii="Times New Roman" w:eastAsia="Times New Roman" w:hAnsi="Times New Roman" w:cs="Times New Roman"/>
          <w:color w:val="000000" w:themeColor="text1"/>
          <w:sz w:val="24"/>
          <w:szCs w:val="24"/>
        </w:rPr>
        <w:t>equal to 1 inside gas bubble</w:t>
      </w:r>
      <w:r w:rsidR="00411B3A">
        <w:rPr>
          <w:rFonts w:ascii="Times New Roman" w:eastAsia="Times New Roman" w:hAnsi="Times New Roman" w:cs="Times New Roman"/>
          <w:color w:val="000000" w:themeColor="text1"/>
          <w:sz w:val="24"/>
          <w:szCs w:val="24"/>
        </w:rPr>
        <w:t>s</w:t>
      </w:r>
      <w:r w:rsidR="00162753" w:rsidRPr="002E19A8">
        <w:rPr>
          <w:rFonts w:ascii="Times New Roman" w:eastAsia="Times New Roman" w:hAnsi="Times New Roman" w:cs="Times New Roman"/>
          <w:color w:val="000000" w:themeColor="text1"/>
          <w:sz w:val="24"/>
          <w:szCs w:val="24"/>
        </w:rPr>
        <w:t xml:space="preserve"> and 0 outside gas bubble</w:t>
      </w:r>
      <w:r w:rsidR="00411B3A">
        <w:rPr>
          <w:rFonts w:ascii="Times New Roman" w:eastAsia="Times New Roman" w:hAnsi="Times New Roman" w:cs="Times New Roman"/>
          <w:color w:val="000000" w:themeColor="text1"/>
          <w:sz w:val="24"/>
          <w:szCs w:val="24"/>
        </w:rPr>
        <w:t>s</w:t>
      </w:r>
      <w:r w:rsidR="004946D7" w:rsidRPr="002E19A8">
        <w:rPr>
          <w:rFonts w:ascii="Times New Roman" w:eastAsia="Times New Roman" w:hAnsi="Times New Roman" w:cs="Times New Roman"/>
          <w:color w:val="000000" w:themeColor="text1"/>
          <w:sz w:val="24"/>
          <w:szCs w:val="24"/>
        </w:rPr>
        <w:t>, and varies from 0 to 1 across the interface</w:t>
      </w:r>
      <w:r w:rsidR="00B63372" w:rsidRPr="002E19A8">
        <w:rPr>
          <w:rFonts w:ascii="Times New Roman" w:eastAsia="Times New Roman" w:hAnsi="Times New Roman" w:cs="Times New Roman"/>
          <w:color w:val="000000" w:themeColor="text1"/>
          <w:sz w:val="24"/>
          <w:szCs w:val="24"/>
        </w:rPr>
        <w:t xml:space="preserve"> between gas bubble and matrix. The other set </w:t>
      </w:r>
      <w:r w:rsidR="00A846CF" w:rsidRPr="002E19A8">
        <w:rPr>
          <w:rFonts w:ascii="Times New Roman" w:eastAsia="Times New Roman" w:hAnsi="Times New Roman" w:cs="Times New Roman"/>
          <w:color w:val="000000" w:themeColor="text1"/>
          <w:sz w:val="24"/>
          <w:szCs w:val="24"/>
        </w:rPr>
        <w:t xml:space="preserve">of field variables </w:t>
      </w:r>
      <w:r w:rsidR="00CE50E4" w:rsidRPr="002E19A8">
        <w:rPr>
          <w:rFonts w:ascii="Times New Roman" w:eastAsia="Times New Roman" w:hAnsi="Times New Roman" w:cs="Times New Roman"/>
          <w:color w:val="000000" w:themeColor="text1"/>
          <w:sz w:val="24"/>
          <w:szCs w:val="24"/>
        </w:rPr>
        <w:t xml:space="preserve">is defect concentrations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li </m:t>
            </m:r>
          </m:sub>
        </m:sSub>
        <m:r>
          <w:rPr>
            <w:rFonts w:ascii="Cambria Math" w:eastAsia="Times New Roman" w:hAnsi="Cambria Math" w:cs="Times New Roman"/>
            <w:color w:val="000000" w:themeColor="text1"/>
            <w:sz w:val="24"/>
            <w:szCs w:val="24"/>
          </w:rPr>
          <m:t>(m,x,t)</m:t>
        </m:r>
      </m:oMath>
      <w:r w:rsidR="00282C05" w:rsidRPr="002E19A8">
        <w:rPr>
          <w:rFonts w:ascii="Times New Roman" w:eastAsia="Times New Roman" w:hAnsi="Times New Roman" w:cs="Times New Roman"/>
          <w:color w:val="000000" w:themeColor="text1"/>
          <w:sz w:val="24"/>
          <w:szCs w:val="24"/>
        </w:rPr>
        <w:t xml:space="preserve"> 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r>
          <w:rPr>
            <w:rFonts w:ascii="Cambria Math" w:eastAsia="Times New Roman" w:hAnsi="Cambria Math" w:cs="Times New Roman"/>
            <w:color w:val="000000" w:themeColor="text1"/>
            <w:sz w:val="24"/>
            <w:szCs w:val="24"/>
          </w:rPr>
          <m:t>(x,t)</m:t>
        </m:r>
      </m:oMath>
      <w:r w:rsidR="00282C05"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li </m:t>
            </m:r>
          </m:sub>
        </m:sSub>
        <m:r>
          <w:rPr>
            <w:rFonts w:ascii="Cambria Math" w:eastAsia="Times New Roman" w:hAnsi="Cambria Math" w:cs="Times New Roman"/>
            <w:color w:val="000000" w:themeColor="text1"/>
            <w:sz w:val="24"/>
            <w:szCs w:val="24"/>
          </w:rPr>
          <m:t>(n,x,t)</m:t>
        </m:r>
      </m:oMath>
      <w:r w:rsidR="00282C05" w:rsidRPr="002E19A8">
        <w:rPr>
          <w:rFonts w:ascii="Times New Roman" w:eastAsia="Times New Roman" w:hAnsi="Times New Roman" w:cs="Times New Roman"/>
          <w:color w:val="000000" w:themeColor="text1"/>
          <w:sz w:val="24"/>
          <w:szCs w:val="24"/>
        </w:rPr>
        <w:t xml:space="preserve"> </w:t>
      </w:r>
      <w:r w:rsidR="00A846CF" w:rsidRPr="002E19A8">
        <w:rPr>
          <w:rFonts w:ascii="Times New Roman" w:eastAsia="Times New Roman" w:hAnsi="Times New Roman" w:cs="Times New Roman"/>
          <w:color w:val="000000" w:themeColor="text1"/>
          <w:sz w:val="24"/>
          <w:szCs w:val="24"/>
        </w:rPr>
        <w:t xml:space="preserve">which </w:t>
      </w:r>
      <w:r w:rsidR="00282C05" w:rsidRPr="002E19A8">
        <w:rPr>
          <w:rFonts w:ascii="Times New Roman" w:eastAsia="Times New Roman" w:hAnsi="Times New Roman" w:cs="Times New Roman"/>
          <w:color w:val="000000" w:themeColor="text1"/>
          <w:sz w:val="24"/>
          <w:szCs w:val="24"/>
        </w:rPr>
        <w:t>describe the concentrations of vacancy and interstitial clusters</w:t>
      </w:r>
      <w:r w:rsidR="00A846CF" w:rsidRPr="002E19A8">
        <w:rPr>
          <w:rFonts w:ascii="Times New Roman" w:eastAsia="Times New Roman" w:hAnsi="Times New Roman" w:cs="Times New Roman"/>
          <w:color w:val="000000" w:themeColor="text1"/>
          <w:sz w:val="24"/>
          <w:szCs w:val="24"/>
        </w:rPr>
        <w:t>;</w:t>
      </w:r>
      <w:r w:rsidR="003F6DFE"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li</m:t>
        </m:r>
      </m:oMath>
      <w:r w:rsidR="000E14D7" w:rsidRPr="002E19A8">
        <w:rPr>
          <w:rFonts w:ascii="Times New Roman" w:eastAsia="Times New Roman" w:hAnsi="Times New Roman" w:cs="Times New Roman"/>
          <w:color w:val="000000" w:themeColor="text1"/>
          <w:sz w:val="24"/>
          <w:szCs w:val="24"/>
        </w:rPr>
        <w:t xml:space="preserve"> den</w:t>
      </w:r>
      <w:proofErr w:type="spellStart"/>
      <w:r w:rsidR="00F64143" w:rsidRPr="002E19A8">
        <w:rPr>
          <w:rFonts w:ascii="Times New Roman" w:eastAsia="Times New Roman" w:hAnsi="Times New Roman" w:cs="Times New Roman"/>
          <w:color w:val="000000" w:themeColor="text1"/>
          <w:sz w:val="24"/>
          <w:szCs w:val="24"/>
        </w:rPr>
        <w:t>otes</w:t>
      </w:r>
      <w:proofErr w:type="spellEnd"/>
      <w:r w:rsidR="00F64143" w:rsidRPr="002E19A8">
        <w:rPr>
          <w:rFonts w:ascii="Times New Roman" w:eastAsia="Times New Roman" w:hAnsi="Times New Roman" w:cs="Times New Roman"/>
          <w:color w:val="000000" w:themeColor="text1"/>
          <w:sz w:val="24"/>
          <w:szCs w:val="24"/>
        </w:rPr>
        <w:t xml:space="preserve"> </w:t>
      </w:r>
      <w:r w:rsidR="004C0BD6" w:rsidRPr="002E19A8">
        <w:rPr>
          <w:rFonts w:ascii="Times New Roman" w:eastAsia="Times New Roman" w:hAnsi="Times New Roman" w:cs="Times New Roman"/>
          <w:color w:val="000000" w:themeColor="text1"/>
          <w:sz w:val="24"/>
          <w:szCs w:val="24"/>
        </w:rPr>
        <w:t xml:space="preserve">a </w:t>
      </w:r>
      <w:r w:rsidR="00F64143" w:rsidRPr="002E19A8">
        <w:rPr>
          <w:rFonts w:ascii="Times New Roman" w:eastAsia="Times New Roman" w:hAnsi="Times New Roman" w:cs="Times New Roman"/>
          <w:color w:val="000000" w:themeColor="text1"/>
          <w:sz w:val="24"/>
          <w:szCs w:val="24"/>
        </w:rPr>
        <w:t xml:space="preserve">cluster with defect </w:t>
      </w:r>
      <m:oMath>
        <m:r>
          <w:rPr>
            <w:rFonts w:ascii="Cambria Math" w:eastAsia="Times New Roman" w:hAnsi="Cambria Math" w:cs="Times New Roman"/>
            <w:color w:val="000000" w:themeColor="text1"/>
            <w:sz w:val="24"/>
            <w:szCs w:val="24"/>
          </w:rPr>
          <m:t>i</m:t>
        </m:r>
      </m:oMath>
      <w:r w:rsidR="00920B95" w:rsidRPr="002E19A8">
        <w:rPr>
          <w:rFonts w:ascii="Times New Roman" w:eastAsia="Times New Roman" w:hAnsi="Times New Roman" w:cs="Times New Roman"/>
          <w:color w:val="000000" w:themeColor="text1"/>
          <w:sz w:val="24"/>
          <w:szCs w:val="24"/>
        </w:rPr>
        <w:t xml:space="preserve"> which could be vacancy or </w:t>
      </w:r>
      <w:r w:rsidR="00372DAC" w:rsidRPr="002E19A8">
        <w:rPr>
          <w:rFonts w:ascii="Times New Roman" w:eastAsia="Times New Roman" w:hAnsi="Times New Roman" w:cs="Times New Roman"/>
          <w:color w:val="000000" w:themeColor="text1"/>
          <w:sz w:val="24"/>
          <w:szCs w:val="24"/>
        </w:rPr>
        <w:t>interstitial</w:t>
      </w:r>
      <w:r w:rsidR="00A846CF" w:rsidRPr="002E19A8">
        <w:rPr>
          <w:rFonts w:ascii="Times New Roman" w:eastAsia="Times New Roman" w:hAnsi="Times New Roman" w:cs="Times New Roman"/>
          <w:color w:val="000000" w:themeColor="text1"/>
          <w:sz w:val="24"/>
          <w:szCs w:val="24"/>
        </w:rPr>
        <w:t>,</w:t>
      </w:r>
      <w:r w:rsidR="00BA530D"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n</m:t>
        </m:r>
      </m:oMath>
      <w:r w:rsidR="00BA530D" w:rsidRPr="002E19A8">
        <w:rPr>
          <w:rFonts w:ascii="Times New Roman" w:eastAsia="Times New Roman" w:hAnsi="Times New Roman" w:cs="Times New Roman"/>
          <w:color w:val="000000" w:themeColor="text1"/>
          <w:sz w:val="24"/>
          <w:szCs w:val="24"/>
        </w:rPr>
        <w:t xml:space="preserve"> is the number of </w:t>
      </w:r>
      <w:r w:rsidR="005C21B0" w:rsidRPr="002E19A8">
        <w:rPr>
          <w:rFonts w:ascii="Times New Roman" w:eastAsia="Times New Roman" w:hAnsi="Times New Roman" w:cs="Times New Roman"/>
          <w:color w:val="000000" w:themeColor="text1"/>
          <w:sz w:val="24"/>
          <w:szCs w:val="24"/>
        </w:rPr>
        <w:t xml:space="preserve">defect </w:t>
      </w:r>
      <m:oMath>
        <m:r>
          <w:rPr>
            <w:rFonts w:ascii="Cambria Math" w:eastAsia="Times New Roman" w:hAnsi="Cambria Math" w:cs="Times New Roman"/>
            <w:color w:val="000000" w:themeColor="text1"/>
            <w:sz w:val="24"/>
            <w:szCs w:val="24"/>
          </w:rPr>
          <m:t>i</m:t>
        </m:r>
      </m:oMath>
      <w:r w:rsidR="005C21B0" w:rsidRPr="002E19A8">
        <w:rPr>
          <w:rFonts w:ascii="Times New Roman" w:eastAsia="Times New Roman" w:hAnsi="Times New Roman" w:cs="Times New Roman"/>
          <w:color w:val="000000" w:themeColor="text1"/>
          <w:sz w:val="24"/>
          <w:szCs w:val="24"/>
        </w:rPr>
        <w:t xml:space="preserve"> in the cluster</w:t>
      </w:r>
      <w:r w:rsidR="00965485"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li</m:t>
        </m:r>
      </m:oMath>
      <w:r w:rsidR="00A846CF" w:rsidRPr="002E19A8">
        <w:rPr>
          <w:rFonts w:ascii="Times New Roman" w:eastAsia="Times New Roman" w:hAnsi="Times New Roman" w:cs="Times New Roman"/>
          <w:color w:val="000000" w:themeColor="text1"/>
          <w:sz w:val="24"/>
          <w:szCs w:val="24"/>
        </w:rPr>
        <w:t xml:space="preserve">, </w:t>
      </w:r>
      <w:r w:rsidR="00920B95"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r>
          <w:rPr>
            <w:rFonts w:ascii="Cambria Math" w:eastAsia="Times New Roman" w:hAnsi="Cambria Math" w:cs="Times New Roman"/>
            <w:color w:val="000000" w:themeColor="text1"/>
            <w:sz w:val="24"/>
            <w:szCs w:val="24"/>
          </w:rPr>
          <m:t>(x,t)</m:t>
        </m:r>
      </m:oMath>
      <w:r w:rsidR="00AB7507" w:rsidRPr="002E19A8">
        <w:rPr>
          <w:rFonts w:ascii="Times New Roman" w:eastAsia="Times New Roman" w:hAnsi="Times New Roman" w:cs="Times New Roman"/>
          <w:color w:val="000000" w:themeColor="text1"/>
          <w:sz w:val="24"/>
          <w:szCs w:val="24"/>
        </w:rPr>
        <w:t xml:space="preserve"> describes the concentration of fission gas atom</w:t>
      </w:r>
      <w:r w:rsidR="00A846CF" w:rsidRPr="002E19A8">
        <w:rPr>
          <w:rFonts w:ascii="Times New Roman" w:eastAsia="Times New Roman" w:hAnsi="Times New Roman" w:cs="Times New Roman"/>
          <w:color w:val="000000" w:themeColor="text1"/>
          <w:sz w:val="24"/>
          <w:szCs w:val="24"/>
        </w:rPr>
        <w:t>s, a</w:t>
      </w:r>
      <w:r w:rsidR="006713FC" w:rsidRPr="002E19A8">
        <w:rPr>
          <w:rFonts w:ascii="Times New Roman" w:eastAsia="Times New Roman" w:hAnsi="Times New Roman" w:cs="Times New Roman"/>
          <w:color w:val="000000" w:themeColor="text1"/>
          <w:sz w:val="24"/>
          <w:szCs w:val="24"/>
        </w:rPr>
        <w:t xml:space="preserve">nd </w:t>
      </w:r>
      <m:oMath>
        <m:r>
          <w:rPr>
            <w:rFonts w:ascii="Cambria Math" w:eastAsia="Times New Roman" w:hAnsi="Cambria Math" w:cs="Times New Roman"/>
            <w:color w:val="000000" w:themeColor="text1"/>
            <w:sz w:val="24"/>
            <w:szCs w:val="24"/>
          </w:rPr>
          <m:t>x,t</m:t>
        </m:r>
      </m:oMath>
      <w:r w:rsidR="00AB7507" w:rsidRPr="002E19A8">
        <w:rPr>
          <w:rFonts w:ascii="Times New Roman" w:eastAsia="Times New Roman" w:hAnsi="Times New Roman" w:cs="Times New Roman"/>
          <w:color w:val="000000" w:themeColor="text1"/>
          <w:sz w:val="24"/>
          <w:szCs w:val="24"/>
        </w:rPr>
        <w:t xml:space="preserve">  </w:t>
      </w:r>
      <w:r w:rsidR="006713FC" w:rsidRPr="002E19A8">
        <w:rPr>
          <w:rFonts w:ascii="Times New Roman" w:eastAsia="Times New Roman" w:hAnsi="Times New Roman" w:cs="Times New Roman"/>
          <w:color w:val="000000" w:themeColor="text1"/>
          <w:sz w:val="24"/>
          <w:szCs w:val="24"/>
        </w:rPr>
        <w:t>are coordinate and time</w:t>
      </w:r>
      <w:r w:rsidR="003340DC" w:rsidRPr="002E19A8">
        <w:rPr>
          <w:rFonts w:ascii="Times New Roman" w:eastAsia="Times New Roman" w:hAnsi="Times New Roman" w:cs="Times New Roman"/>
          <w:color w:val="000000" w:themeColor="text1"/>
          <w:sz w:val="24"/>
          <w:szCs w:val="24"/>
        </w:rPr>
        <w:t xml:space="preserve">, respectively. </w:t>
      </w:r>
    </w:p>
    <w:p w14:paraId="60372B06" w14:textId="511786CB" w:rsidR="00541456" w:rsidRPr="002E19A8" w:rsidRDefault="00AE7D91" w:rsidP="00AE7D91">
      <w:pPr>
        <w:pStyle w:val="BodyText"/>
        <w:spacing w:line="276" w:lineRule="auto"/>
        <w:rPr>
          <w:color w:val="000000" w:themeColor="text1"/>
          <w:sz w:val="24"/>
          <w:szCs w:val="24"/>
        </w:rPr>
      </w:pPr>
      <w:r w:rsidRPr="002E19A8">
        <w:rPr>
          <w:color w:val="000000" w:themeColor="text1"/>
          <w:sz w:val="24"/>
          <w:szCs w:val="24"/>
        </w:rPr>
        <w:t>A phase</w:t>
      </w:r>
      <w:r w:rsidR="00A846CF" w:rsidRPr="002E19A8">
        <w:rPr>
          <w:color w:val="000000" w:themeColor="text1"/>
          <w:sz w:val="24"/>
          <w:szCs w:val="24"/>
        </w:rPr>
        <w:t>-</w:t>
      </w:r>
      <w:r w:rsidRPr="002E19A8">
        <w:rPr>
          <w:color w:val="000000" w:themeColor="text1"/>
          <w:sz w:val="24"/>
          <w:szCs w:val="24"/>
        </w:rPr>
        <w:t>field model of grain growth</w:t>
      </w:r>
      <w:r w:rsidR="004C189C">
        <w:rPr>
          <w:color w:val="000000" w:themeColor="text1"/>
          <w:sz w:val="24"/>
          <w:szCs w:val="24"/>
        </w:rPr>
        <w:fldChar w:fldCharType="begin"/>
      </w:r>
      <w:r w:rsidR="002F50B9">
        <w:rPr>
          <w:color w:val="000000" w:themeColor="text1"/>
          <w:sz w:val="24"/>
          <w:szCs w:val="24"/>
        </w:rPr>
        <w:instrText xml:space="preserve"> ADDIN EN.CITE &lt;EndNote&gt;&lt;Cite&gt;&lt;Author&gt;Chen&lt;/Author&gt;&lt;Year&gt;2002&lt;/Year&gt;&lt;RecNum&gt;83&lt;/RecNum&gt;&lt;DisplayText&gt;&lt;style face="superscript"&gt;13&lt;/style&gt;&lt;/DisplayText&gt;&lt;record&gt;&lt;rec-number&gt;83&lt;/rec-number&gt;&lt;foreign-keys&gt;&lt;key app="EN" db-id="z2dws5pr0dxws8exxvxpxp2u05s5ps9w2rtz" timestamp="0"&gt;83&lt;/key&gt;&lt;/foreign-keys&gt;&lt;ref-type name="Journal Article"&gt;17&lt;/ref-type&gt;&lt;contributors&gt;&lt;authors&gt;&lt;author&gt;Chen, L. Q.&lt;/author&gt;&lt;/authors&gt;&lt;/contributors&gt;&lt;auth-address&gt;Chen, LQ&amp;#xD;Penn State Univ, Dept Mat Sci &amp;amp; Engn, University Pk, PA 16802 USA&amp;#xD;Penn State Univ, Dept Mat Sci &amp;amp; Engn, University Pk, PA 16802 USA&amp;#xD;Penn State Univ, Dept Mat Sci &amp;amp; Engn, University Pk, PA 16802 USA&lt;/auth-address&gt;&lt;titles&gt;&lt;title&gt;Phase-field models for microstructure evolution&lt;/title&gt;&lt;secondary-title&gt;Annual Review of Materials Research&lt;/secondary-title&gt;&lt;alt-title&gt;Ann Rev Mater Res&lt;/alt-title&gt;&lt;/titles&gt;&lt;pages&gt;113-140&lt;/pages&gt;&lt;volume&gt;32&lt;/volume&gt;&lt;keywords&gt;&lt;keyword&gt;solidification&lt;/keyword&gt;&lt;keyword&gt;phase transformations&lt;/keyword&gt;&lt;keyword&gt;grain growth&lt;/keyword&gt;&lt;keyword&gt;computer simulation&lt;/keyword&gt;&lt;keyword&gt;morphological evolution&lt;/keyword&gt;&lt;keyword&gt;diffuse-interface model&lt;/keyword&gt;&lt;keyword&gt;coherent tetragonal precipitate&lt;/keyword&gt;&lt;keyword&gt;ferroelectric domain formation&lt;/keyword&gt;&lt;keyword&gt;stress-induced instabilities&lt;/keyword&gt;&lt;keyword&gt;dendritic crystal-growth&lt;/keyword&gt;&lt;keyword&gt;spectral-galerkin method&lt;/keyword&gt;&lt;keyword&gt;grain-boundary motion&lt;/keyword&gt;&lt;keyword&gt;stabilized cubic zro2&lt;/keyword&gt;&lt;keyword&gt;computer-simulation&lt;/keyword&gt;&lt;keyword&gt;binary alloy&lt;/keyword&gt;&lt;/keywords&gt;&lt;dates&gt;&lt;year&gt;2002&lt;/year&gt;&lt;/dates&gt;&lt;isbn&gt;1531-7331&lt;/isbn&gt;&lt;accession-num&gt;ISI:000177827600006&lt;/accession-num&gt;&lt;urls&gt;&lt;related-urls&gt;&lt;url&gt;&amp;lt;Go to ISI&amp;gt;://000177827600006&lt;/url&gt;&lt;/related-urls&gt;&lt;/urls&gt;&lt;electronic-resource-num&gt;DOI 10.1146/annurev.matsci.32.112001.132041&lt;/electronic-resource-num&gt;&lt;language&gt;English&lt;/language&gt;&lt;/record&gt;&lt;/Cite&gt;&lt;/EndNote&gt;</w:instrText>
      </w:r>
      <w:r w:rsidR="004C189C">
        <w:rPr>
          <w:color w:val="000000" w:themeColor="text1"/>
          <w:sz w:val="24"/>
          <w:szCs w:val="24"/>
        </w:rPr>
        <w:fldChar w:fldCharType="separate"/>
      </w:r>
      <w:r w:rsidR="002F50B9" w:rsidRPr="002F50B9">
        <w:rPr>
          <w:noProof/>
          <w:color w:val="000000" w:themeColor="text1"/>
          <w:sz w:val="24"/>
          <w:szCs w:val="24"/>
          <w:vertAlign w:val="superscript"/>
        </w:rPr>
        <w:t>13</w:t>
      </w:r>
      <w:r w:rsidR="004C189C">
        <w:rPr>
          <w:color w:val="000000" w:themeColor="text1"/>
          <w:sz w:val="24"/>
          <w:szCs w:val="24"/>
        </w:rPr>
        <w:fldChar w:fldCharType="end"/>
      </w:r>
      <w:r w:rsidRPr="002E19A8">
        <w:rPr>
          <w:color w:val="000000" w:themeColor="text1"/>
          <w:sz w:val="24"/>
          <w:szCs w:val="24"/>
        </w:rPr>
        <w:t xml:space="preserve"> is used to generate polycrystalline structures. The grain boundaries are defined by a shape function </w:t>
      </w:r>
      <m:oMath>
        <m:r>
          <w:rPr>
            <w:rFonts w:ascii="Cambria Math" w:hAnsi="Cambria Math"/>
            <w:color w:val="000000" w:themeColor="text1"/>
            <w:sz w:val="24"/>
            <w:szCs w:val="24"/>
          </w:rPr>
          <m:t>η</m:t>
        </m:r>
        <m:d>
          <m:dPr>
            <m:ctrlPr>
              <w:rPr>
                <w:rFonts w:ascii="Cambria Math" w:hAnsi="Cambria Math"/>
                <w:i/>
                <w:color w:val="000000" w:themeColor="text1"/>
                <w:sz w:val="24"/>
                <w:szCs w:val="24"/>
              </w:rPr>
            </m:ctrlPr>
          </m:dPr>
          <m:e>
            <m:r>
              <w:rPr>
                <w:rFonts w:ascii="Cambria Math" w:hAnsi="Cambria Math"/>
                <w:color w:val="000000" w:themeColor="text1"/>
                <w:sz w:val="24"/>
                <w:szCs w:val="24"/>
              </w:rPr>
              <m:t>x,t</m:t>
            </m:r>
          </m:e>
        </m:d>
        <m:r>
          <w:rPr>
            <w:rFonts w:ascii="Cambria Math" w:hAnsi="Cambria Math"/>
            <w:color w:val="000000" w:themeColor="text1"/>
            <w:sz w:val="24"/>
            <w:szCs w:val="24"/>
          </w:rPr>
          <m:t>=2</m:t>
        </m:r>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m=1</m:t>
            </m:r>
          </m:sub>
          <m:sup>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m:t>
                </m:r>
              </m:e>
              <m:sub>
                <m:r>
                  <w:rPr>
                    <w:rFonts w:ascii="Cambria Math" w:hAnsi="Cambria Math"/>
                    <w:color w:val="000000" w:themeColor="text1"/>
                    <w:sz w:val="24"/>
                    <w:szCs w:val="24"/>
                  </w:rPr>
                  <m:t>0</m:t>
                </m:r>
              </m:sub>
            </m:sSub>
          </m:sup>
          <m:e>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η</m:t>
                        </m:r>
                      </m:e>
                      <m:sub>
                        <m:r>
                          <w:rPr>
                            <w:rFonts w:ascii="Cambria Math" w:hAnsi="Cambria Math"/>
                            <w:color w:val="000000" w:themeColor="text1"/>
                            <w:sz w:val="24"/>
                            <w:szCs w:val="24"/>
                          </w:rPr>
                          <m:t>m</m:t>
                        </m:r>
                      </m:sub>
                    </m:sSub>
                  </m:e>
                </m:d>
              </m:e>
              <m:sup>
                <m:r>
                  <w:rPr>
                    <w:rFonts w:ascii="Cambria Math" w:hAnsi="Cambria Math"/>
                    <w:color w:val="000000" w:themeColor="text1"/>
                    <w:sz w:val="24"/>
                    <w:szCs w:val="24"/>
                  </w:rPr>
                  <m:t>2</m:t>
                </m:r>
              </m:sup>
            </m:sSup>
          </m:e>
        </m:nary>
      </m:oMath>
      <w:r w:rsidRPr="002E19A8">
        <w:rPr>
          <w:color w:val="000000" w:themeColor="text1"/>
          <w:sz w:val="24"/>
          <w:szCs w:val="24"/>
        </w:rPr>
        <w:t xml:space="preserve"> which has the value of 0 inside the grains and continuously varies to 1 at the center of grain boundaries. Grain boundaries and gas bubbles are structural defects which are sinks for vacancies and interstitials. </w:t>
      </w:r>
      <w:r w:rsidRPr="002E19A8">
        <w:rPr>
          <w:color w:val="000000" w:themeColor="text1"/>
          <w:sz w:val="24"/>
          <w:szCs w:val="24"/>
        </w:rPr>
        <w:lastRenderedPageBreak/>
        <w:t xml:space="preserve">The spatial distribution of sinks can be defined by </w:t>
      </w:r>
      <m:oMath>
        <m:r>
          <w:rPr>
            <w:rFonts w:ascii="Cambria Math" w:hAnsi="Cambria Math"/>
            <w:color w:val="000000" w:themeColor="text1"/>
            <w:sz w:val="24"/>
            <w:szCs w:val="24"/>
          </w:rPr>
          <m:t>θ</m:t>
        </m:r>
        <m:d>
          <m:dPr>
            <m:ctrlPr>
              <w:rPr>
                <w:rFonts w:ascii="Cambria Math" w:hAnsi="Cambria Math"/>
                <w:i/>
                <w:color w:val="000000" w:themeColor="text1"/>
                <w:sz w:val="24"/>
                <w:szCs w:val="24"/>
              </w:rPr>
            </m:ctrlPr>
          </m:dPr>
          <m:e>
            <m:r>
              <w:rPr>
                <w:rFonts w:ascii="Cambria Math" w:hAnsi="Cambria Math"/>
                <w:color w:val="000000" w:themeColor="text1"/>
                <w:sz w:val="24"/>
                <w:szCs w:val="24"/>
              </w:rPr>
              <m:t>x,t</m:t>
            </m:r>
          </m:e>
        </m:d>
        <m:r>
          <w:rPr>
            <w:rFonts w:ascii="Cambria Math" w:hAnsi="Cambria Math"/>
            <w:color w:val="000000" w:themeColor="text1"/>
            <w:sz w:val="24"/>
            <w:szCs w:val="24"/>
          </w:rPr>
          <m:t>=η</m:t>
        </m:r>
        <m:d>
          <m:dPr>
            <m:ctrlPr>
              <w:rPr>
                <w:rFonts w:ascii="Cambria Math" w:hAnsi="Cambria Math"/>
                <w:i/>
                <w:color w:val="000000" w:themeColor="text1"/>
                <w:sz w:val="24"/>
                <w:szCs w:val="24"/>
              </w:rPr>
            </m:ctrlPr>
          </m:dPr>
          <m:e>
            <m:r>
              <w:rPr>
                <w:rFonts w:ascii="Cambria Math" w:hAnsi="Cambria Math"/>
                <w:color w:val="000000" w:themeColor="text1"/>
                <w:sz w:val="24"/>
                <w:szCs w:val="24"/>
              </w:rPr>
              <m:t>x,t</m:t>
            </m:r>
          </m:e>
        </m:d>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χ</m:t>
            </m:r>
          </m:e>
          <m:sup>
            <m:r>
              <w:rPr>
                <w:rFonts w:ascii="Cambria Math" w:hAnsi="Cambria Math"/>
                <w:color w:val="000000" w:themeColor="text1"/>
                <w:sz w:val="24"/>
                <w:szCs w:val="24"/>
              </w:rPr>
              <m:t>2</m:t>
            </m:r>
          </m:sup>
        </m:sSup>
        <m:r>
          <w:rPr>
            <w:rFonts w:ascii="Cambria Math" w:hAnsi="Cambria Math"/>
            <w:color w:val="000000" w:themeColor="text1"/>
            <w:sz w:val="24"/>
            <w:szCs w:val="24"/>
          </w:rPr>
          <m:t>(x,t)</m:t>
        </m:r>
      </m:oMath>
      <w:r w:rsidRPr="002E19A8">
        <w:rPr>
          <w:color w:val="000000" w:themeColor="text1"/>
          <w:sz w:val="24"/>
          <w:szCs w:val="24"/>
        </w:rPr>
        <w:t xml:space="preserve">. </w:t>
      </w:r>
      <w:r w:rsidR="000D0845" w:rsidRPr="002E19A8">
        <w:rPr>
          <w:color w:val="000000" w:themeColor="text1"/>
          <w:sz w:val="24"/>
          <w:szCs w:val="24"/>
        </w:rPr>
        <w:t xml:space="preserve"> Figure 1(a) </w:t>
      </w:r>
      <w:r w:rsidR="00261791" w:rsidRPr="002E19A8">
        <w:rPr>
          <w:color w:val="000000" w:themeColor="text1"/>
          <w:sz w:val="24"/>
          <w:szCs w:val="24"/>
        </w:rPr>
        <w:t>shows the polycrystalline str</w:t>
      </w:r>
      <w:r w:rsidR="0031322F" w:rsidRPr="002E19A8">
        <w:rPr>
          <w:color w:val="000000" w:themeColor="text1"/>
          <w:sz w:val="24"/>
          <w:szCs w:val="24"/>
        </w:rPr>
        <w:t xml:space="preserve">ucture with </w:t>
      </w:r>
      <w:r w:rsidR="00F51A50" w:rsidRPr="002E19A8">
        <w:rPr>
          <w:color w:val="000000" w:themeColor="text1"/>
          <w:sz w:val="24"/>
          <w:szCs w:val="24"/>
        </w:rPr>
        <w:t>cylindrical</w:t>
      </w:r>
      <w:r w:rsidR="0031322F" w:rsidRPr="002E19A8">
        <w:rPr>
          <w:color w:val="000000" w:themeColor="text1"/>
          <w:sz w:val="24"/>
          <w:szCs w:val="24"/>
        </w:rPr>
        <w:t xml:space="preserve"> grains and distributed gas bubbles. </w:t>
      </w:r>
      <w:r w:rsidR="00481AE7" w:rsidRPr="002E19A8">
        <w:rPr>
          <w:color w:val="000000" w:themeColor="text1"/>
          <w:sz w:val="24"/>
          <w:szCs w:val="24"/>
        </w:rPr>
        <w:t>At s</w:t>
      </w:r>
      <w:r w:rsidR="00D44782" w:rsidRPr="002E19A8">
        <w:rPr>
          <w:color w:val="000000" w:themeColor="text1"/>
          <w:sz w:val="24"/>
          <w:szCs w:val="24"/>
        </w:rPr>
        <w:t xml:space="preserve">inks of defects, when </w:t>
      </w:r>
      <w:r w:rsidR="0033580B" w:rsidRPr="002E19A8">
        <w:rPr>
          <w:color w:val="000000" w:themeColor="text1"/>
          <w:kern w:val="24"/>
          <w:sz w:val="24"/>
          <w:szCs w:val="24"/>
        </w:rPr>
        <w:t>the defect concentration is larger than the equilibrium concentration, the defect will be emitted. In conventional rate theory the emitted defects will be used to update the overall defect concentration inside grains.</w:t>
      </w:r>
      <w:r w:rsidR="003E2A25" w:rsidRPr="002E19A8">
        <w:rPr>
          <w:color w:val="000000" w:themeColor="text1"/>
          <w:kern w:val="24"/>
          <w:sz w:val="24"/>
          <w:szCs w:val="24"/>
        </w:rPr>
        <w:t xml:space="preserve"> This means that the emitted defects are uniformly distributed in the matrix.</w:t>
      </w:r>
      <w:r w:rsidR="002E6DC5" w:rsidRPr="002E19A8">
        <w:rPr>
          <w:color w:val="000000" w:themeColor="text1"/>
          <w:kern w:val="24"/>
          <w:sz w:val="24"/>
          <w:szCs w:val="24"/>
        </w:rPr>
        <w:t xml:space="preserve"> </w:t>
      </w:r>
      <w:r w:rsidR="00AD4055" w:rsidRPr="002E19A8">
        <w:rPr>
          <w:color w:val="000000" w:themeColor="text1"/>
          <w:kern w:val="24"/>
          <w:sz w:val="24"/>
          <w:szCs w:val="24"/>
        </w:rPr>
        <w:t>However, in reality, f</w:t>
      </w:r>
      <w:r w:rsidR="0033580B" w:rsidRPr="002E19A8">
        <w:rPr>
          <w:color w:val="000000" w:themeColor="text1"/>
          <w:kern w:val="24"/>
          <w:sz w:val="24"/>
          <w:szCs w:val="24"/>
        </w:rPr>
        <w:t xml:space="preserve">or </w:t>
      </w:r>
      <w:r w:rsidR="00411B3A">
        <w:rPr>
          <w:color w:val="000000" w:themeColor="text1"/>
          <w:kern w:val="24"/>
          <w:sz w:val="24"/>
          <w:szCs w:val="24"/>
        </w:rPr>
        <w:t xml:space="preserve">a </w:t>
      </w:r>
      <w:r w:rsidR="0033580B" w:rsidRPr="002E19A8">
        <w:rPr>
          <w:color w:val="000000" w:themeColor="text1"/>
          <w:kern w:val="24"/>
          <w:sz w:val="24"/>
          <w:szCs w:val="24"/>
        </w:rPr>
        <w:t xml:space="preserve">given simulation time increment, the distance of defect migration can be estimated by </w:t>
      </w:r>
      <m:oMath>
        <m:r>
          <w:rPr>
            <w:rFonts w:ascii="Cambria Math" w:hAnsi="Cambria Math"/>
            <w:color w:val="000000" w:themeColor="text1"/>
            <w:kern w:val="24"/>
            <w:sz w:val="24"/>
            <w:szCs w:val="24"/>
          </w:rPr>
          <m:t>∆l=</m:t>
        </m:r>
        <m:rad>
          <m:radPr>
            <m:degHide m:val="1"/>
            <m:ctrlPr>
              <w:rPr>
                <w:rFonts w:ascii="Cambria Math" w:hAnsi="Cambria Math"/>
                <w:i/>
                <w:color w:val="000000" w:themeColor="text1"/>
                <w:kern w:val="24"/>
                <w:sz w:val="24"/>
                <w:szCs w:val="24"/>
              </w:rPr>
            </m:ctrlPr>
          </m:radPr>
          <m:deg/>
          <m:e>
            <m:r>
              <w:rPr>
                <w:rFonts w:ascii="Cambria Math" w:hAnsi="Cambria Math"/>
                <w:color w:val="000000" w:themeColor="text1"/>
                <w:kern w:val="24"/>
                <w:sz w:val="24"/>
                <w:szCs w:val="24"/>
              </w:rPr>
              <m:t>D∆t</m:t>
            </m:r>
          </m:e>
        </m:rad>
      </m:oMath>
      <w:r w:rsidR="0033580B" w:rsidRPr="002E19A8">
        <w:rPr>
          <w:color w:val="000000" w:themeColor="text1"/>
          <w:kern w:val="24"/>
          <w:sz w:val="24"/>
          <w:szCs w:val="24"/>
        </w:rPr>
        <w:t xml:space="preserve"> , where D is diffusivity of defect and </w:t>
      </w:r>
      <m:oMath>
        <m:r>
          <w:rPr>
            <w:rFonts w:ascii="Cambria Math" w:hAnsi="Cambria Math"/>
            <w:color w:val="000000" w:themeColor="text1"/>
            <w:kern w:val="24"/>
            <w:sz w:val="24"/>
            <w:szCs w:val="24"/>
          </w:rPr>
          <m:t>∆t</m:t>
        </m:r>
      </m:oMath>
      <w:r w:rsidR="0033580B" w:rsidRPr="002E19A8">
        <w:rPr>
          <w:color w:val="000000" w:themeColor="text1"/>
          <w:kern w:val="24"/>
          <w:sz w:val="24"/>
          <w:szCs w:val="24"/>
        </w:rPr>
        <w:t xml:space="preserve"> is the time increment in the simulation. </w:t>
      </w:r>
      <w:r w:rsidR="00A846CF" w:rsidRPr="002E19A8">
        <w:rPr>
          <w:color w:val="000000" w:themeColor="text1"/>
          <w:kern w:val="24"/>
          <w:sz w:val="24"/>
          <w:szCs w:val="24"/>
        </w:rPr>
        <w:t>So,</w:t>
      </w:r>
      <w:r w:rsidR="0033580B" w:rsidRPr="002E19A8">
        <w:rPr>
          <w:color w:val="000000" w:themeColor="text1"/>
          <w:kern w:val="24"/>
          <w:sz w:val="24"/>
          <w:szCs w:val="24"/>
        </w:rPr>
        <w:t xml:space="preserve"> if </w:t>
      </w:r>
      <m:oMath>
        <m:r>
          <w:rPr>
            <w:rFonts w:ascii="Cambria Math" w:hAnsi="Cambria Math"/>
            <w:color w:val="000000" w:themeColor="text1"/>
            <w:kern w:val="24"/>
            <w:sz w:val="24"/>
            <w:szCs w:val="24"/>
          </w:rPr>
          <m:t>∆l</m:t>
        </m:r>
      </m:oMath>
      <w:r w:rsidR="0033580B" w:rsidRPr="002E19A8">
        <w:rPr>
          <w:color w:val="000000" w:themeColor="text1"/>
          <w:kern w:val="24"/>
          <w:sz w:val="24"/>
          <w:szCs w:val="24"/>
        </w:rPr>
        <w:t xml:space="preserve"> is much smaller than the grain size, uniformly redistributing the emitted defects inside the grains is incorrect. The emission rate in </w:t>
      </w:r>
      <w:r w:rsidR="00A846CF" w:rsidRPr="002E19A8">
        <w:rPr>
          <w:color w:val="000000" w:themeColor="text1"/>
          <w:kern w:val="24"/>
          <w:sz w:val="24"/>
          <w:szCs w:val="24"/>
        </w:rPr>
        <w:t xml:space="preserve">the </w:t>
      </w:r>
      <w:r w:rsidR="0033580B" w:rsidRPr="002E19A8">
        <w:rPr>
          <w:color w:val="000000" w:themeColor="text1"/>
          <w:kern w:val="24"/>
          <w:sz w:val="24"/>
          <w:szCs w:val="24"/>
        </w:rPr>
        <w:t xml:space="preserve">polycrystalline structure should be non-uniform. In this work, to calculate </w:t>
      </w:r>
      <w:r w:rsidR="002C203E" w:rsidRPr="002E19A8">
        <w:rPr>
          <w:color w:val="000000" w:themeColor="text1"/>
          <w:kern w:val="24"/>
          <w:sz w:val="24"/>
          <w:szCs w:val="24"/>
        </w:rPr>
        <w:t xml:space="preserve">defect emission, we define a </w:t>
      </w:r>
      <w:r w:rsidR="00441B7F" w:rsidRPr="002E19A8">
        <w:rPr>
          <w:color w:val="000000" w:themeColor="text1"/>
          <w:kern w:val="24"/>
          <w:sz w:val="24"/>
          <w:szCs w:val="24"/>
        </w:rPr>
        <w:t>defect emission zone near sinks.</w:t>
      </w:r>
      <w:r w:rsidR="0033580B" w:rsidRPr="002E19A8">
        <w:rPr>
          <w:color w:val="000000" w:themeColor="text1"/>
          <w:kern w:val="24"/>
          <w:sz w:val="24"/>
          <w:szCs w:val="24"/>
        </w:rPr>
        <w:t xml:space="preserve"> </w:t>
      </w:r>
      <w:r w:rsidR="00441B7F" w:rsidRPr="002E19A8">
        <w:rPr>
          <w:color w:val="000000" w:themeColor="text1"/>
          <w:kern w:val="24"/>
          <w:sz w:val="24"/>
          <w:szCs w:val="24"/>
        </w:rPr>
        <w:t>W</w:t>
      </w:r>
      <w:r w:rsidR="0033580B" w:rsidRPr="002E19A8">
        <w:rPr>
          <w:color w:val="000000" w:themeColor="text1"/>
          <w:kern w:val="24"/>
          <w:sz w:val="24"/>
          <w:szCs w:val="24"/>
        </w:rPr>
        <w:t xml:space="preserve">e first calculate the total amount of defects </w:t>
      </w:r>
      <w:r w:rsidR="00663AD1" w:rsidRPr="002E19A8">
        <w:rPr>
          <w:color w:val="000000" w:themeColor="text1"/>
          <w:kern w:val="24"/>
          <w:sz w:val="24"/>
          <w:szCs w:val="24"/>
        </w:rPr>
        <w:t xml:space="preserve">during the time increment </w:t>
      </w:r>
      <m:oMath>
        <m:r>
          <w:rPr>
            <w:rFonts w:ascii="Cambria Math" w:hAnsi="Cambria Math"/>
            <w:color w:val="000000" w:themeColor="text1"/>
            <w:kern w:val="24"/>
            <w:sz w:val="24"/>
            <w:szCs w:val="24"/>
          </w:rPr>
          <m:t>∆t,</m:t>
        </m:r>
      </m:oMath>
      <w:r w:rsidR="00663AD1" w:rsidRPr="002E19A8">
        <w:rPr>
          <w:color w:val="000000" w:themeColor="text1"/>
          <w:kern w:val="24"/>
          <w:sz w:val="24"/>
          <w:szCs w:val="24"/>
        </w:rPr>
        <w:t xml:space="preserve"> </w:t>
      </w:r>
      <w:r w:rsidR="0033580B" w:rsidRPr="002E19A8">
        <w:rPr>
          <w:color w:val="000000" w:themeColor="text1"/>
          <w:kern w:val="24"/>
          <w:sz w:val="24"/>
          <w:szCs w:val="24"/>
        </w:rPr>
        <w:t xml:space="preserve">which will be emitted from </w:t>
      </w:r>
      <w:r w:rsidR="00A22346" w:rsidRPr="002E19A8">
        <w:rPr>
          <w:color w:val="000000" w:themeColor="text1"/>
          <w:kern w:val="24"/>
          <w:sz w:val="24"/>
          <w:szCs w:val="24"/>
        </w:rPr>
        <w:t>sinks</w:t>
      </w:r>
      <w:r w:rsidR="0033580B" w:rsidRPr="002E19A8">
        <w:rPr>
          <w:color w:val="000000" w:themeColor="text1"/>
          <w:kern w:val="24"/>
          <w:sz w:val="24"/>
          <w:szCs w:val="24"/>
        </w:rPr>
        <w:t xml:space="preserve">: </w:t>
      </w:r>
      <m:oMath>
        <m:r>
          <w:rPr>
            <w:rFonts w:ascii="Cambria Math" w:hAnsi="Cambria Math"/>
            <w:color w:val="000000" w:themeColor="text1"/>
            <w:kern w:val="24"/>
            <w:sz w:val="24"/>
            <w:szCs w:val="24"/>
          </w:rPr>
          <m:t>d</m:t>
        </m:r>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i</m:t>
            </m:r>
          </m:sub>
        </m:sSub>
        <m:r>
          <w:rPr>
            <w:rFonts w:ascii="Cambria Math" w:hAnsi="Cambria Math"/>
            <w:color w:val="000000" w:themeColor="text1"/>
            <w:kern w:val="24"/>
            <w:sz w:val="24"/>
            <w:szCs w:val="24"/>
          </w:rPr>
          <m:t>=</m:t>
        </m:r>
        <m:nary>
          <m:naryPr>
            <m:chr m:val="∬"/>
            <m:limLoc m:val="undOvr"/>
            <m:ctrlPr>
              <w:rPr>
                <w:rFonts w:ascii="Cambria Math" w:hAnsi="Cambria Math"/>
                <w:i/>
                <w:color w:val="000000" w:themeColor="text1"/>
                <w:kern w:val="24"/>
                <w:sz w:val="24"/>
                <w:szCs w:val="24"/>
              </w:rPr>
            </m:ctrlPr>
          </m:naryPr>
          <m:sub>
            <m:r>
              <w:rPr>
                <w:rFonts w:ascii="Cambria Math" w:hAnsi="Cambria Math"/>
                <w:color w:val="000000" w:themeColor="text1"/>
                <w:kern w:val="24"/>
                <w:sz w:val="24"/>
                <w:szCs w:val="24"/>
              </w:rPr>
              <m:t>Sink</m:t>
            </m:r>
          </m:sub>
          <m:sup/>
          <m:e>
            <m:d>
              <m:dPr>
                <m:begChr m:val="["/>
                <m:endChr m:val="]"/>
                <m:ctrlPr>
                  <w:rPr>
                    <w:rFonts w:ascii="Cambria Math" w:hAnsi="Cambria Math"/>
                    <w:i/>
                    <w:color w:val="000000" w:themeColor="text1"/>
                    <w:kern w:val="24"/>
                    <w:sz w:val="24"/>
                    <w:szCs w:val="24"/>
                  </w:rPr>
                </m:ctrlPr>
              </m:dPr>
              <m:e>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i</m:t>
                    </m:r>
                  </m:sub>
                </m:sSub>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C</m:t>
                    </m:r>
                  </m:e>
                  <m:sub>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def</m:t>
                        </m:r>
                      </m:sub>
                    </m:sSub>
                  </m:sub>
                  <m:sup>
                    <m:r>
                      <w:rPr>
                        <w:rFonts w:ascii="Cambria Math" w:hAnsi="Cambria Math"/>
                        <w:color w:val="000000" w:themeColor="text1"/>
                        <w:kern w:val="24"/>
                        <w:sz w:val="24"/>
                        <w:szCs w:val="24"/>
                      </w:rPr>
                      <m:t>eq1</m:t>
                    </m:r>
                  </m:sup>
                </m:sSubSup>
              </m:e>
            </m:d>
            <m:r>
              <w:rPr>
                <w:rFonts w:ascii="Cambria Math" w:hAnsi="Cambria Math"/>
                <w:color w:val="000000" w:themeColor="text1"/>
                <w:kern w:val="24"/>
                <w:sz w:val="24"/>
                <w:szCs w:val="24"/>
              </w:rPr>
              <m:t>dV</m:t>
            </m:r>
          </m:e>
        </m:nary>
      </m:oMath>
      <w:r w:rsidR="0033580B" w:rsidRPr="002E19A8">
        <w:rPr>
          <w:color w:val="000000" w:themeColor="text1"/>
          <w:kern w:val="24"/>
          <w:sz w:val="24"/>
          <w:szCs w:val="24"/>
        </w:rPr>
        <w:t xml:space="preserve"> where</w:t>
      </w:r>
      <w:r w:rsidR="00EE5C9E" w:rsidRPr="002E19A8">
        <w:rPr>
          <w:color w:val="000000" w:themeColor="text1"/>
          <w:kern w:val="24"/>
          <w:sz w:val="24"/>
          <w:szCs w:val="24"/>
        </w:rPr>
        <w:t xml:space="preserve"> </w:t>
      </w:r>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i</m:t>
            </m:r>
          </m:sub>
        </m:sSub>
      </m:oMath>
      <w:r w:rsidR="0033580B" w:rsidRPr="002E19A8">
        <w:rPr>
          <w:color w:val="000000" w:themeColor="text1"/>
          <w:kern w:val="24"/>
          <w:sz w:val="24"/>
          <w:szCs w:val="24"/>
        </w:rPr>
        <w:t xml:space="preserve"> </w:t>
      </w:r>
      <w:r w:rsidR="00642CFE" w:rsidRPr="002E19A8">
        <w:rPr>
          <w:color w:val="000000" w:themeColor="text1"/>
          <w:kern w:val="24"/>
          <w:sz w:val="24"/>
          <w:szCs w:val="24"/>
        </w:rPr>
        <w:t>is concentrati</w:t>
      </w:r>
      <w:r w:rsidR="007C7693" w:rsidRPr="002E19A8">
        <w:rPr>
          <w:color w:val="000000" w:themeColor="text1"/>
          <w:kern w:val="24"/>
          <w:sz w:val="24"/>
          <w:szCs w:val="24"/>
        </w:rPr>
        <w:t>on of defect</w:t>
      </w:r>
      <w:r w:rsidR="006D2EE2" w:rsidRPr="002E19A8">
        <w:rPr>
          <w:color w:val="000000" w:themeColor="text1"/>
          <w:kern w:val="24"/>
          <w:sz w:val="24"/>
          <w:szCs w:val="24"/>
        </w:rPr>
        <w:t xml:space="preserve"> </w:t>
      </w:r>
      <m:oMath>
        <m:r>
          <w:rPr>
            <w:rFonts w:ascii="Cambria Math" w:hAnsi="Cambria Math"/>
            <w:color w:val="000000" w:themeColor="text1"/>
            <w:sz w:val="24"/>
            <w:szCs w:val="24"/>
          </w:rPr>
          <m:t>i</m:t>
        </m:r>
      </m:oMath>
      <w:r w:rsidR="007C7693" w:rsidRPr="002E19A8">
        <w:rPr>
          <w:color w:val="000000" w:themeColor="text1"/>
          <w:kern w:val="24"/>
          <w:sz w:val="24"/>
          <w:szCs w:val="24"/>
        </w:rPr>
        <w:t xml:space="preserve">, </w:t>
      </w:r>
      <w:r w:rsidR="0088208B" w:rsidRPr="002E19A8">
        <w:rPr>
          <w:color w:val="000000" w:themeColor="text1"/>
          <w:kern w:val="24"/>
          <w:sz w:val="24"/>
          <w:szCs w:val="24"/>
        </w:rPr>
        <w:t xml:space="preserve">and </w:t>
      </w:r>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C</m:t>
            </m:r>
          </m:e>
          <m:sub>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def</m:t>
                </m:r>
              </m:sub>
            </m:sSub>
          </m:sub>
          <m:sup>
            <m:r>
              <w:rPr>
                <w:rFonts w:ascii="Cambria Math" w:hAnsi="Cambria Math"/>
                <w:color w:val="000000" w:themeColor="text1"/>
                <w:kern w:val="24"/>
                <w:sz w:val="24"/>
                <w:szCs w:val="24"/>
              </w:rPr>
              <m:t>eq1</m:t>
            </m:r>
          </m:sup>
        </m:sSubSup>
      </m:oMath>
      <w:r w:rsidR="0033580B" w:rsidRPr="002E19A8">
        <w:rPr>
          <w:color w:val="000000" w:themeColor="text1"/>
          <w:kern w:val="24"/>
          <w:sz w:val="24"/>
          <w:szCs w:val="24"/>
        </w:rPr>
        <w:t xml:space="preserve"> is </w:t>
      </w:r>
      <w:r w:rsidR="00A846CF" w:rsidRPr="002E19A8">
        <w:rPr>
          <w:color w:val="000000" w:themeColor="text1"/>
          <w:kern w:val="24"/>
          <w:sz w:val="24"/>
          <w:szCs w:val="24"/>
        </w:rPr>
        <w:t>the</w:t>
      </w:r>
      <w:r w:rsidR="0033580B" w:rsidRPr="002E19A8">
        <w:rPr>
          <w:color w:val="000000" w:themeColor="text1"/>
          <w:kern w:val="24"/>
          <w:sz w:val="24"/>
          <w:szCs w:val="24"/>
        </w:rPr>
        <w:t xml:space="preserve"> equilibrium concentration</w:t>
      </w:r>
      <w:r w:rsidR="00047E8D" w:rsidRPr="002E19A8">
        <w:rPr>
          <w:color w:val="000000" w:themeColor="text1"/>
          <w:kern w:val="24"/>
          <w:sz w:val="24"/>
          <w:szCs w:val="24"/>
        </w:rPr>
        <w:t xml:space="preserve"> of defect </w:t>
      </w:r>
      <m:oMath>
        <m:r>
          <w:rPr>
            <w:rFonts w:ascii="Cambria Math" w:hAnsi="Cambria Math"/>
            <w:color w:val="000000" w:themeColor="text1"/>
            <w:sz w:val="24"/>
            <w:szCs w:val="24"/>
          </w:rPr>
          <m:t>i</m:t>
        </m:r>
      </m:oMath>
      <w:r w:rsidR="0033580B" w:rsidRPr="002E19A8">
        <w:rPr>
          <w:color w:val="000000" w:themeColor="text1"/>
          <w:kern w:val="24"/>
          <w:sz w:val="24"/>
          <w:szCs w:val="24"/>
        </w:rPr>
        <w:t xml:space="preserve"> on </w:t>
      </w:r>
      <w:r w:rsidR="007C7693" w:rsidRPr="002E19A8">
        <w:rPr>
          <w:color w:val="000000" w:themeColor="text1"/>
          <w:kern w:val="24"/>
          <w:sz w:val="24"/>
          <w:szCs w:val="24"/>
        </w:rPr>
        <w:t>the sink</w:t>
      </w:r>
      <w:r w:rsidR="009C54DF" w:rsidRPr="002E19A8">
        <w:rPr>
          <w:color w:val="000000" w:themeColor="text1"/>
          <w:kern w:val="24"/>
          <w:sz w:val="24"/>
          <w:szCs w:val="24"/>
        </w:rPr>
        <w:t>.</w:t>
      </w:r>
      <w:r w:rsidR="0033580B" w:rsidRPr="002E19A8">
        <w:rPr>
          <w:color w:val="000000" w:themeColor="text1"/>
          <w:kern w:val="24"/>
          <w:sz w:val="24"/>
          <w:szCs w:val="24"/>
        </w:rPr>
        <w:t xml:space="preserve"> </w:t>
      </w:r>
      <w:r w:rsidR="009C54DF" w:rsidRPr="002E19A8">
        <w:rPr>
          <w:color w:val="000000" w:themeColor="text1"/>
          <w:kern w:val="24"/>
          <w:sz w:val="24"/>
          <w:szCs w:val="24"/>
        </w:rPr>
        <w:t>T</w:t>
      </w:r>
      <w:r w:rsidR="0033580B" w:rsidRPr="002E19A8">
        <w:rPr>
          <w:color w:val="000000" w:themeColor="text1"/>
          <w:kern w:val="24"/>
          <w:sz w:val="24"/>
          <w:szCs w:val="24"/>
        </w:rPr>
        <w:t xml:space="preserve">he integration is on </w:t>
      </w:r>
      <w:r w:rsidR="009C54DF" w:rsidRPr="002E19A8">
        <w:rPr>
          <w:color w:val="000000" w:themeColor="text1"/>
          <w:kern w:val="24"/>
          <w:sz w:val="24"/>
          <w:szCs w:val="24"/>
        </w:rPr>
        <w:t>sinks</w:t>
      </w:r>
      <w:r w:rsidR="0033580B" w:rsidRPr="002E19A8">
        <w:rPr>
          <w:color w:val="000000" w:themeColor="text1"/>
          <w:kern w:val="24"/>
          <w:sz w:val="24"/>
          <w:szCs w:val="24"/>
        </w:rPr>
        <w:t xml:space="preserve">. </w:t>
      </w:r>
      <w:r w:rsidR="00411B3A">
        <w:rPr>
          <w:color w:val="000000" w:themeColor="text1"/>
          <w:kern w:val="24"/>
          <w:sz w:val="24"/>
          <w:szCs w:val="24"/>
        </w:rPr>
        <w:t>After that</w:t>
      </w:r>
      <w:r w:rsidR="0033580B" w:rsidRPr="002E19A8">
        <w:rPr>
          <w:color w:val="000000" w:themeColor="text1"/>
          <w:kern w:val="24"/>
          <w:sz w:val="24"/>
          <w:szCs w:val="24"/>
        </w:rPr>
        <w:t>, the emission zone</w:t>
      </w:r>
      <w:r w:rsidR="001319C4" w:rsidRPr="002E19A8">
        <w:rPr>
          <w:color w:val="000000" w:themeColor="text1"/>
          <w:kern w:val="24"/>
          <w:sz w:val="24"/>
          <w:szCs w:val="24"/>
        </w:rPr>
        <w:t xml:space="preserve"> is defined</w:t>
      </w:r>
      <w:r w:rsidR="0033580B" w:rsidRPr="002E19A8">
        <w:rPr>
          <w:color w:val="000000" w:themeColor="text1"/>
          <w:kern w:val="24"/>
          <w:sz w:val="24"/>
          <w:szCs w:val="24"/>
        </w:rPr>
        <w:t xml:space="preserve"> where the minimum distance to </w:t>
      </w:r>
      <w:r w:rsidR="001319C4" w:rsidRPr="002E19A8">
        <w:rPr>
          <w:color w:val="000000" w:themeColor="text1"/>
          <w:kern w:val="24"/>
          <w:sz w:val="24"/>
          <w:szCs w:val="24"/>
        </w:rPr>
        <w:t>sinks</w:t>
      </w:r>
      <w:r w:rsidR="0033580B" w:rsidRPr="002E19A8">
        <w:rPr>
          <w:color w:val="000000" w:themeColor="text1"/>
          <w:kern w:val="24"/>
          <w:sz w:val="24"/>
          <w:szCs w:val="24"/>
        </w:rPr>
        <w:t xml:space="preserve"> is less than </w:t>
      </w:r>
      <m:oMath>
        <m:r>
          <w:rPr>
            <w:rFonts w:ascii="Cambria Math" w:hAnsi="Cambria Math"/>
            <w:color w:val="000000" w:themeColor="text1"/>
            <w:kern w:val="24"/>
            <w:sz w:val="24"/>
            <w:szCs w:val="24"/>
          </w:rPr>
          <m:t>∆l</m:t>
        </m:r>
      </m:oMath>
      <w:r w:rsidR="0033580B" w:rsidRPr="002E19A8">
        <w:rPr>
          <w:color w:val="000000" w:themeColor="text1"/>
          <w:kern w:val="24"/>
          <w:sz w:val="24"/>
          <w:szCs w:val="24"/>
        </w:rPr>
        <w:t xml:space="preserve">, and the total </w:t>
      </w:r>
      <w:r w:rsidR="00A917D5">
        <w:rPr>
          <w:color w:val="000000" w:themeColor="text1"/>
          <w:kern w:val="24"/>
          <w:sz w:val="24"/>
          <w:szCs w:val="24"/>
        </w:rPr>
        <w:t>lattice</w:t>
      </w:r>
      <w:r w:rsidR="0033580B" w:rsidRPr="002E19A8">
        <w:rPr>
          <w:color w:val="000000" w:themeColor="text1"/>
          <w:kern w:val="24"/>
          <w:sz w:val="24"/>
          <w:szCs w:val="24"/>
        </w:rPr>
        <w:t xml:space="preserve"> of the emission zone</w:t>
      </w:r>
      <w:r w:rsidR="00A846CF" w:rsidRPr="002E19A8">
        <w:rPr>
          <w:color w:val="000000" w:themeColor="text1"/>
          <w:kern w:val="24"/>
          <w:sz w:val="24"/>
          <w:szCs w:val="24"/>
        </w:rPr>
        <w:t>,</w:t>
      </w:r>
      <w:r w:rsidR="0033580B" w:rsidRPr="002E19A8">
        <w:rPr>
          <w:color w:val="000000" w:themeColor="text1"/>
          <w:kern w:val="24"/>
          <w:sz w:val="24"/>
          <w:szCs w:val="24"/>
        </w:rPr>
        <w:t xml:space="preserve"> </w:t>
      </w:r>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N</m:t>
            </m:r>
          </m:e>
          <m:sub>
            <m:r>
              <w:rPr>
                <w:rFonts w:ascii="Cambria Math" w:hAnsi="Cambria Math"/>
                <w:color w:val="000000" w:themeColor="text1"/>
                <w:kern w:val="24"/>
                <w:sz w:val="24"/>
                <w:szCs w:val="24"/>
              </w:rPr>
              <m:t>tot</m:t>
            </m:r>
          </m:sub>
        </m:sSub>
      </m:oMath>
      <w:r w:rsidR="00A846CF" w:rsidRPr="002E19A8">
        <w:rPr>
          <w:color w:val="000000" w:themeColor="text1"/>
          <w:kern w:val="24"/>
          <w:sz w:val="24"/>
          <w:szCs w:val="24"/>
        </w:rPr>
        <w:t>, is calculated</w:t>
      </w:r>
      <w:r w:rsidR="0033580B" w:rsidRPr="002E19A8">
        <w:rPr>
          <w:color w:val="000000" w:themeColor="text1"/>
          <w:kern w:val="24"/>
          <w:sz w:val="24"/>
          <w:szCs w:val="24"/>
        </w:rPr>
        <w:t>.</w:t>
      </w:r>
      <w:r w:rsidR="00A846CF" w:rsidRPr="002E19A8">
        <w:rPr>
          <w:color w:val="000000" w:themeColor="text1"/>
          <w:kern w:val="24"/>
          <w:sz w:val="24"/>
          <w:szCs w:val="24"/>
        </w:rPr>
        <w:t xml:space="preserve"> </w:t>
      </w:r>
      <w:r w:rsidR="0033580B" w:rsidRPr="002E19A8">
        <w:rPr>
          <w:color w:val="000000" w:themeColor="text1"/>
          <w:kern w:val="24"/>
          <w:sz w:val="24"/>
          <w:szCs w:val="24"/>
        </w:rPr>
        <w:t xml:space="preserve">Then, the emitted defects are uniformly distributed in the emission zone by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ξ</m:t>
                </m:r>
              </m:e>
            </m:acc>
          </m:e>
          <m:sub>
            <m:r>
              <w:rPr>
                <w:rFonts w:ascii="Cambria Math" w:hAnsi="Cambria Math"/>
                <w:color w:val="000000" w:themeColor="text1"/>
                <w:sz w:val="24"/>
                <w:szCs w:val="24"/>
              </w:rPr>
              <m:t>i,def</m:t>
            </m:r>
          </m:sub>
        </m:sSub>
        <m:r>
          <w:rPr>
            <w:rFonts w:ascii="Cambria Math" w:hAnsi="Cambria Math"/>
            <w:color w:val="000000" w:themeColor="text1"/>
            <w:kern w:val="24"/>
            <w:sz w:val="24"/>
            <w:szCs w:val="24"/>
          </w:rPr>
          <m:t>=d</m:t>
        </m:r>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i</m:t>
            </m:r>
          </m:sub>
        </m:sSub>
        <m:r>
          <w:rPr>
            <w:rFonts w:ascii="Cambria Math" w:hAnsi="Cambria Math"/>
            <w:color w:val="000000" w:themeColor="text1"/>
            <w:kern w:val="24"/>
            <w:sz w:val="24"/>
            <w:szCs w:val="24"/>
          </w:rPr>
          <m:t>/∆t</m:t>
        </m:r>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N</m:t>
            </m:r>
          </m:e>
          <m:sub>
            <m:r>
              <w:rPr>
                <w:rFonts w:ascii="Cambria Math" w:hAnsi="Cambria Math"/>
                <w:color w:val="000000" w:themeColor="text1"/>
                <w:kern w:val="24"/>
                <w:sz w:val="24"/>
                <w:szCs w:val="24"/>
              </w:rPr>
              <m:t>tot</m:t>
            </m:r>
          </m:sub>
        </m:sSub>
      </m:oMath>
      <w:r w:rsidR="0033580B" w:rsidRPr="002E19A8">
        <w:rPr>
          <w:color w:val="000000" w:themeColor="text1"/>
          <w:kern w:val="24"/>
          <w:sz w:val="24"/>
          <w:szCs w:val="24"/>
        </w:rPr>
        <w:t xml:space="preserve">.  </w:t>
      </w:r>
      <w:r w:rsidRPr="002E19A8">
        <w:rPr>
          <w:color w:val="000000" w:themeColor="text1"/>
          <w:sz w:val="24"/>
          <w:szCs w:val="24"/>
        </w:rPr>
        <w:t>Figure 1(</w:t>
      </w:r>
      <w:r w:rsidR="00B47DC5" w:rsidRPr="002E19A8">
        <w:rPr>
          <w:color w:val="000000" w:themeColor="text1"/>
          <w:sz w:val="24"/>
          <w:szCs w:val="24"/>
        </w:rPr>
        <w:t>b</w:t>
      </w:r>
      <w:r w:rsidRPr="002E19A8">
        <w:rPr>
          <w:color w:val="000000" w:themeColor="text1"/>
          <w:sz w:val="24"/>
          <w:szCs w:val="24"/>
        </w:rPr>
        <w:t xml:space="preserve">) shows </w:t>
      </w:r>
      <w:r w:rsidR="00766E62" w:rsidRPr="002E19A8">
        <w:rPr>
          <w:color w:val="000000" w:themeColor="text1"/>
          <w:sz w:val="24"/>
          <w:szCs w:val="24"/>
        </w:rPr>
        <w:t>the</w:t>
      </w:r>
      <w:r w:rsidRPr="002E19A8">
        <w:rPr>
          <w:color w:val="000000" w:themeColor="text1"/>
          <w:sz w:val="24"/>
          <w:szCs w:val="24"/>
        </w:rPr>
        <w:t xml:space="preserve"> sinks including grain boundaries</w:t>
      </w:r>
      <w:r w:rsidR="00A917D5">
        <w:rPr>
          <w:color w:val="000000" w:themeColor="text1"/>
          <w:sz w:val="24"/>
          <w:szCs w:val="24"/>
        </w:rPr>
        <w:t>,</w:t>
      </w:r>
      <w:r w:rsidRPr="002E19A8">
        <w:rPr>
          <w:color w:val="000000" w:themeColor="text1"/>
          <w:sz w:val="24"/>
          <w:szCs w:val="24"/>
        </w:rPr>
        <w:t xml:space="preserve"> gas bubbles </w:t>
      </w:r>
      <w:r w:rsidR="004B68D8" w:rsidRPr="002E19A8">
        <w:rPr>
          <w:color w:val="000000" w:themeColor="text1"/>
          <w:sz w:val="24"/>
          <w:szCs w:val="24"/>
        </w:rPr>
        <w:t xml:space="preserve">and the emission zone on the plane </w:t>
      </w:r>
      <w:r w:rsidR="00A846CF" w:rsidRPr="002E19A8">
        <w:rPr>
          <w:color w:val="000000" w:themeColor="text1"/>
          <w:sz w:val="24"/>
          <w:szCs w:val="24"/>
        </w:rPr>
        <w:t xml:space="preserve">A </w:t>
      </w:r>
      <w:r w:rsidR="004B68D8" w:rsidRPr="002E19A8">
        <w:rPr>
          <w:color w:val="000000" w:themeColor="text1"/>
          <w:sz w:val="24"/>
          <w:szCs w:val="24"/>
        </w:rPr>
        <w:t>in Figure 1</w:t>
      </w:r>
      <w:r w:rsidR="00A612DB" w:rsidRPr="002E19A8">
        <w:rPr>
          <w:color w:val="000000" w:themeColor="text1"/>
          <w:sz w:val="24"/>
          <w:szCs w:val="24"/>
        </w:rPr>
        <w:t xml:space="preserve">(a). </w:t>
      </w:r>
      <w:r w:rsidRPr="002E19A8">
        <w:rPr>
          <w:color w:val="000000" w:themeColor="text1"/>
          <w:sz w:val="24"/>
          <w:szCs w:val="24"/>
        </w:rPr>
        <w:t xml:space="preserve">The red lines </w:t>
      </w:r>
      <w:r w:rsidR="00A846CF" w:rsidRPr="002E19A8">
        <w:rPr>
          <w:color w:val="000000" w:themeColor="text1"/>
          <w:sz w:val="24"/>
          <w:szCs w:val="24"/>
        </w:rPr>
        <w:t>re</w:t>
      </w:r>
      <w:r w:rsidRPr="002E19A8">
        <w:rPr>
          <w:color w:val="000000" w:themeColor="text1"/>
          <w:sz w:val="24"/>
          <w:szCs w:val="24"/>
        </w:rPr>
        <w:t>present grain boundaries</w:t>
      </w:r>
      <w:r w:rsidR="00A846CF" w:rsidRPr="002E19A8">
        <w:rPr>
          <w:color w:val="000000" w:themeColor="text1"/>
          <w:sz w:val="24"/>
          <w:szCs w:val="24"/>
        </w:rPr>
        <w:t>,</w:t>
      </w:r>
      <w:r w:rsidRPr="002E19A8">
        <w:rPr>
          <w:color w:val="000000" w:themeColor="text1"/>
          <w:sz w:val="24"/>
          <w:szCs w:val="24"/>
        </w:rPr>
        <w:t xml:space="preserve"> red </w:t>
      </w:r>
      <w:r w:rsidR="00D64EDB">
        <w:rPr>
          <w:color w:val="000000" w:themeColor="text1"/>
          <w:sz w:val="24"/>
          <w:szCs w:val="24"/>
        </w:rPr>
        <w:t>circle</w:t>
      </w:r>
      <w:r w:rsidRPr="002E19A8">
        <w:rPr>
          <w:color w:val="000000" w:themeColor="text1"/>
          <w:sz w:val="24"/>
          <w:szCs w:val="24"/>
        </w:rPr>
        <w:t>s for gas bubbles</w:t>
      </w:r>
      <w:r w:rsidR="00A612DB" w:rsidRPr="002E19A8">
        <w:rPr>
          <w:color w:val="000000" w:themeColor="text1"/>
          <w:sz w:val="24"/>
          <w:szCs w:val="24"/>
        </w:rPr>
        <w:t>, and the yellow regions are the emission zone</w:t>
      </w:r>
      <w:r w:rsidR="00A846CF" w:rsidRPr="002E19A8">
        <w:rPr>
          <w:color w:val="000000" w:themeColor="text1"/>
          <w:sz w:val="24"/>
          <w:szCs w:val="24"/>
        </w:rPr>
        <w:t>s</w:t>
      </w:r>
      <w:r w:rsidR="00A612DB" w:rsidRPr="002E19A8">
        <w:rPr>
          <w:color w:val="000000" w:themeColor="text1"/>
          <w:sz w:val="24"/>
          <w:szCs w:val="24"/>
        </w:rPr>
        <w:t xml:space="preserve">. </w:t>
      </w:r>
      <w:r w:rsidR="008E3884" w:rsidRPr="002E19A8">
        <w:rPr>
          <w:color w:val="000000" w:themeColor="text1"/>
          <w:sz w:val="24"/>
          <w:szCs w:val="24"/>
        </w:rPr>
        <w:t>The sinks change with the</w:t>
      </w:r>
      <w:r w:rsidR="00270B7E" w:rsidRPr="002E19A8">
        <w:rPr>
          <w:color w:val="000000" w:themeColor="text1"/>
          <w:sz w:val="24"/>
          <w:szCs w:val="24"/>
        </w:rPr>
        <w:t xml:space="preserve"> ev</w:t>
      </w:r>
      <w:r w:rsidR="008E3884" w:rsidRPr="002E19A8">
        <w:rPr>
          <w:color w:val="000000" w:themeColor="text1"/>
          <w:sz w:val="24"/>
          <w:szCs w:val="24"/>
        </w:rPr>
        <w:t>olution of gas bubbles and grain boundaries</w:t>
      </w:r>
      <w:r w:rsidR="00270B7E" w:rsidRPr="002E19A8">
        <w:rPr>
          <w:noProof/>
          <w:color w:val="000000" w:themeColor="text1"/>
          <w:sz w:val="24"/>
          <w:szCs w:val="24"/>
        </w:rPr>
        <w:t>.</w:t>
      </w:r>
      <w:r w:rsidR="00A42C79" w:rsidRPr="002E19A8">
        <w:rPr>
          <w:color w:val="000000" w:themeColor="text1"/>
          <w:sz w:val="24"/>
          <w:szCs w:val="24"/>
        </w:rPr>
        <w:t xml:space="preserve">     </w:t>
      </w:r>
      <w:r w:rsidR="00541456" w:rsidRPr="002E19A8">
        <w:rPr>
          <w:color w:val="000000" w:themeColor="text1"/>
          <w:sz w:val="24"/>
          <w:szCs w:val="24"/>
        </w:rPr>
        <w:t xml:space="preserve">        </w:t>
      </w:r>
    </w:p>
    <w:p w14:paraId="25427AFF" w14:textId="55FF7E3B" w:rsidR="00AE7D91" w:rsidRPr="002E19A8" w:rsidRDefault="00A42C79" w:rsidP="00AE7D91">
      <w:pPr>
        <w:pStyle w:val="BodyText"/>
        <w:spacing w:line="276" w:lineRule="auto"/>
        <w:rPr>
          <w:color w:val="000000" w:themeColor="text1"/>
          <w:sz w:val="24"/>
          <w:szCs w:val="24"/>
        </w:rPr>
      </w:pPr>
      <w:r w:rsidRPr="002E19A8">
        <w:rPr>
          <w:color w:val="000000" w:themeColor="text1"/>
          <w:sz w:val="24"/>
          <w:szCs w:val="24"/>
        </w:rPr>
        <w:t xml:space="preserve">          </w:t>
      </w:r>
      <w:r w:rsidR="00541456" w:rsidRPr="002E19A8">
        <w:rPr>
          <w:color w:val="000000" w:themeColor="text1"/>
          <w:sz w:val="24"/>
          <w:szCs w:val="24"/>
        </w:rPr>
        <w:t xml:space="preserve">             </w:t>
      </w:r>
      <w:r w:rsidR="00315C47" w:rsidRPr="002E19A8">
        <w:rPr>
          <w:noProof/>
          <w:color w:val="000000" w:themeColor="text1"/>
          <w:sz w:val="24"/>
          <w:szCs w:val="24"/>
        </w:rPr>
        <w:drawing>
          <wp:inline distT="0" distB="0" distL="0" distR="0" wp14:anchorId="459A7181" wp14:editId="36CC116F">
            <wp:extent cx="5943600" cy="21678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67890"/>
                    </a:xfrm>
                    <a:prstGeom prst="rect">
                      <a:avLst/>
                    </a:prstGeom>
                  </pic:spPr>
                </pic:pic>
              </a:graphicData>
            </a:graphic>
          </wp:inline>
        </w:drawing>
      </w:r>
    </w:p>
    <w:p w14:paraId="5FE191EC" w14:textId="5F11AFCC" w:rsidR="00A42C79" w:rsidRPr="002E19A8" w:rsidRDefault="00A42C79" w:rsidP="00A42C79">
      <w:pPr>
        <w:pStyle w:val="BodyText"/>
        <w:numPr>
          <w:ilvl w:val="0"/>
          <w:numId w:val="41"/>
        </w:numPr>
        <w:spacing w:line="276" w:lineRule="auto"/>
        <w:rPr>
          <w:color w:val="000000" w:themeColor="text1"/>
          <w:sz w:val="24"/>
          <w:szCs w:val="24"/>
        </w:rPr>
      </w:pPr>
      <w:r w:rsidRPr="002E19A8">
        <w:rPr>
          <w:color w:val="000000" w:themeColor="text1"/>
          <w:sz w:val="24"/>
          <w:szCs w:val="24"/>
        </w:rPr>
        <w:t xml:space="preserve">                                      </w:t>
      </w:r>
      <w:r w:rsidR="00866E19" w:rsidRPr="002E19A8">
        <w:rPr>
          <w:color w:val="000000" w:themeColor="text1"/>
          <w:sz w:val="24"/>
          <w:szCs w:val="24"/>
        </w:rPr>
        <w:t xml:space="preserve">                </w:t>
      </w:r>
      <w:r w:rsidRPr="002E19A8">
        <w:rPr>
          <w:color w:val="000000" w:themeColor="text1"/>
          <w:sz w:val="24"/>
          <w:szCs w:val="24"/>
        </w:rPr>
        <w:t xml:space="preserve">                                (b)</w:t>
      </w:r>
    </w:p>
    <w:p w14:paraId="6A082E3E" w14:textId="5C7394F6" w:rsidR="00AE7D91" w:rsidRPr="002E19A8" w:rsidRDefault="00A42C79" w:rsidP="00C94B6F">
      <w:pPr>
        <w:pStyle w:val="BodyText"/>
        <w:spacing w:line="276" w:lineRule="auto"/>
        <w:ind w:firstLine="0"/>
        <w:jc w:val="both"/>
        <w:rPr>
          <w:color w:val="000000" w:themeColor="text1"/>
          <w:sz w:val="24"/>
          <w:szCs w:val="24"/>
        </w:rPr>
      </w:pPr>
      <w:r w:rsidRPr="002E19A8">
        <w:rPr>
          <w:color w:val="000000" w:themeColor="text1"/>
          <w:sz w:val="24"/>
          <w:szCs w:val="24"/>
        </w:rPr>
        <w:t>Figure 1</w:t>
      </w:r>
      <w:r w:rsidR="005D6B75" w:rsidRPr="002E19A8">
        <w:rPr>
          <w:color w:val="000000" w:themeColor="text1"/>
          <w:sz w:val="24"/>
          <w:szCs w:val="24"/>
        </w:rPr>
        <w:t>.</w:t>
      </w:r>
      <w:r w:rsidR="002B49BE" w:rsidRPr="002E19A8">
        <w:rPr>
          <w:color w:val="000000" w:themeColor="text1"/>
          <w:sz w:val="24"/>
          <w:szCs w:val="24"/>
        </w:rPr>
        <w:t xml:space="preserve"> </w:t>
      </w:r>
      <w:r w:rsidR="00D75BBF" w:rsidRPr="002E19A8">
        <w:rPr>
          <w:color w:val="000000" w:themeColor="text1"/>
          <w:sz w:val="24"/>
          <w:szCs w:val="24"/>
        </w:rPr>
        <w:t xml:space="preserve">(a) </w:t>
      </w:r>
      <w:r w:rsidR="005436A8" w:rsidRPr="002E19A8">
        <w:rPr>
          <w:color w:val="000000" w:themeColor="text1"/>
          <w:sz w:val="24"/>
          <w:szCs w:val="24"/>
        </w:rPr>
        <w:t>P</w:t>
      </w:r>
      <w:r w:rsidR="00B0425B" w:rsidRPr="002E19A8">
        <w:rPr>
          <w:color w:val="000000" w:themeColor="text1"/>
          <w:sz w:val="24"/>
          <w:szCs w:val="24"/>
        </w:rPr>
        <w:t xml:space="preserve">olycrystalline structure with distributed gas bubbles, and (b) </w:t>
      </w:r>
      <w:r w:rsidR="00866E19" w:rsidRPr="002E19A8">
        <w:rPr>
          <w:color w:val="000000" w:themeColor="text1"/>
          <w:sz w:val="24"/>
          <w:szCs w:val="24"/>
        </w:rPr>
        <w:t xml:space="preserve">different regions on plane A: grain boundaries (red lines); gas bubbles (red </w:t>
      </w:r>
      <w:r w:rsidR="00D64EDB">
        <w:rPr>
          <w:color w:val="000000" w:themeColor="text1"/>
          <w:sz w:val="24"/>
          <w:szCs w:val="24"/>
        </w:rPr>
        <w:t>circle</w:t>
      </w:r>
      <w:r w:rsidR="00866E19" w:rsidRPr="002E19A8">
        <w:rPr>
          <w:color w:val="000000" w:themeColor="text1"/>
          <w:sz w:val="24"/>
          <w:szCs w:val="24"/>
        </w:rPr>
        <w:t>s); and emission zone (yellow).</w:t>
      </w:r>
    </w:p>
    <w:p w14:paraId="1E7CF7E1" w14:textId="322C0F34" w:rsidR="00AE7D91" w:rsidRPr="002E19A8" w:rsidRDefault="003F1423" w:rsidP="00A3096A">
      <w:pPr>
        <w:pStyle w:val="BodyText"/>
        <w:spacing w:line="276" w:lineRule="auto"/>
        <w:rPr>
          <w:color w:val="000000" w:themeColor="text1"/>
          <w:sz w:val="24"/>
          <w:szCs w:val="24"/>
        </w:rPr>
      </w:pPr>
      <w:r w:rsidRPr="002E19A8">
        <w:rPr>
          <w:color w:val="000000" w:themeColor="text1"/>
          <w:sz w:val="24"/>
          <w:szCs w:val="24"/>
        </w:rPr>
        <w:t xml:space="preserve">With </w:t>
      </w:r>
      <w:r w:rsidR="00A846CF" w:rsidRPr="002E19A8">
        <w:rPr>
          <w:color w:val="000000" w:themeColor="text1"/>
          <w:sz w:val="24"/>
          <w:szCs w:val="24"/>
        </w:rPr>
        <w:t xml:space="preserve">this </w:t>
      </w:r>
      <w:r w:rsidRPr="002E19A8">
        <w:rPr>
          <w:color w:val="000000" w:themeColor="text1"/>
          <w:sz w:val="24"/>
          <w:szCs w:val="24"/>
        </w:rPr>
        <w:t xml:space="preserve">description of defects and </w:t>
      </w:r>
      <w:r w:rsidR="00A3096A" w:rsidRPr="002E19A8">
        <w:rPr>
          <w:color w:val="000000" w:themeColor="text1"/>
          <w:sz w:val="24"/>
          <w:szCs w:val="24"/>
        </w:rPr>
        <w:t xml:space="preserve">microstructures, next we </w:t>
      </w:r>
      <w:r w:rsidR="00A91FBC" w:rsidRPr="002E19A8">
        <w:rPr>
          <w:color w:val="000000" w:themeColor="text1"/>
          <w:sz w:val="24"/>
          <w:szCs w:val="24"/>
        </w:rPr>
        <w:t>present the cluster dynamic</w:t>
      </w:r>
      <w:r w:rsidR="00A846CF" w:rsidRPr="002E19A8">
        <w:rPr>
          <w:color w:val="000000" w:themeColor="text1"/>
          <w:sz w:val="24"/>
          <w:szCs w:val="24"/>
        </w:rPr>
        <w:t>s</w:t>
      </w:r>
      <w:r w:rsidR="00A91FBC" w:rsidRPr="002E19A8">
        <w:rPr>
          <w:color w:val="000000" w:themeColor="text1"/>
          <w:sz w:val="24"/>
          <w:szCs w:val="24"/>
        </w:rPr>
        <w:t xml:space="preserve"> and phase-field models.</w:t>
      </w:r>
    </w:p>
    <w:p w14:paraId="6FB8BF6C" w14:textId="77777777" w:rsidR="003F2E9C" w:rsidRPr="002E19A8" w:rsidRDefault="003F2E9C" w:rsidP="001370DC">
      <w:pPr>
        <w:keepNext/>
        <w:spacing w:before="120" w:after="120"/>
        <w:outlineLvl w:val="3"/>
        <w:rPr>
          <w:rFonts w:eastAsia="Times New Roman"/>
          <w:color w:val="000000" w:themeColor="text1"/>
          <w:szCs w:val="20"/>
        </w:rPr>
      </w:pPr>
    </w:p>
    <w:p w14:paraId="19C38B62" w14:textId="080728F2" w:rsidR="001370DC" w:rsidRPr="002E19A8" w:rsidRDefault="00AC777C" w:rsidP="007D00FA">
      <w:pPr>
        <w:pStyle w:val="Heading2"/>
        <w:jc w:val="left"/>
        <w:rPr>
          <w:color w:val="000000" w:themeColor="text1"/>
        </w:rPr>
      </w:pPr>
      <w:r w:rsidRPr="002E19A8">
        <w:rPr>
          <w:color w:val="000000" w:themeColor="text1"/>
        </w:rPr>
        <w:t>Microstructure dependent c</w:t>
      </w:r>
      <w:r w:rsidR="001370DC" w:rsidRPr="002E19A8">
        <w:rPr>
          <w:color w:val="000000" w:themeColor="text1"/>
        </w:rPr>
        <w:t xml:space="preserve">luster dynamics </w:t>
      </w:r>
    </w:p>
    <w:p w14:paraId="535759DE" w14:textId="65411A18" w:rsidR="001370DC" w:rsidRPr="002E19A8" w:rsidRDefault="001370DC" w:rsidP="001370DC">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In UMo fuels, </w:t>
      </w:r>
      <w:r w:rsidRPr="002E19A8">
        <w:rPr>
          <w:rFonts w:ascii="Times New Roman" w:eastAsia="Times New Roman" w:hAnsi="Times New Roman" w:cs="Times New Roman"/>
          <w:color w:val="000000" w:themeColor="text1"/>
          <w:sz w:val="24"/>
          <w:szCs w:val="24"/>
          <w:vertAlign w:val="superscript"/>
        </w:rPr>
        <w:t>235</w:t>
      </w:r>
      <w:r w:rsidRPr="002E19A8">
        <w:rPr>
          <w:rFonts w:ascii="Times New Roman" w:eastAsia="Times New Roman" w:hAnsi="Times New Roman" w:cs="Times New Roman"/>
          <w:color w:val="000000" w:themeColor="text1"/>
          <w:sz w:val="24"/>
          <w:szCs w:val="24"/>
        </w:rPr>
        <w:t xml:space="preserve">U fission generates high energy neutrons and fission fragments which cause radiation damage. The cluster dynamics model describes the evolution of </w:t>
      </w:r>
      <w:r w:rsidR="000813FC" w:rsidRPr="002E19A8">
        <w:rPr>
          <w:rFonts w:ascii="Times New Roman" w:eastAsia="Times New Roman" w:hAnsi="Times New Roman" w:cs="Times New Roman"/>
          <w:color w:val="000000" w:themeColor="text1"/>
          <w:sz w:val="24"/>
          <w:szCs w:val="24"/>
        </w:rPr>
        <w:t>gas atom</w:t>
      </w:r>
      <w:r w:rsidR="007B11A8" w:rsidRPr="002E19A8">
        <w:rPr>
          <w:rFonts w:ascii="Times New Roman" w:eastAsia="Times New Roman" w:hAnsi="Times New Roman" w:cs="Times New Roman"/>
          <w:color w:val="000000" w:themeColor="text1"/>
          <w:sz w:val="24"/>
          <w:szCs w:val="24"/>
        </w:rPr>
        <w:t xml:space="preserve">s, </w:t>
      </w:r>
      <w:r w:rsidRPr="002E19A8">
        <w:rPr>
          <w:rFonts w:ascii="Times New Roman" w:eastAsia="Times New Roman" w:hAnsi="Times New Roman" w:cs="Times New Roman"/>
          <w:color w:val="000000" w:themeColor="text1"/>
          <w:sz w:val="24"/>
          <w:szCs w:val="24"/>
        </w:rPr>
        <w:t xml:space="preserve">vacancies, interstitials and their clusters in polycrystalline structures with distributed gas bubbles. The generation of </w:t>
      </w:r>
      <w:r w:rsidR="00712D80" w:rsidRPr="002E19A8">
        <w:rPr>
          <w:rFonts w:ascii="Times New Roman" w:eastAsia="Times New Roman" w:hAnsi="Times New Roman" w:cs="Times New Roman"/>
          <w:color w:val="000000" w:themeColor="text1"/>
          <w:sz w:val="24"/>
          <w:szCs w:val="24"/>
        </w:rPr>
        <w:t xml:space="preserve">gas atoms, </w:t>
      </w:r>
      <w:r w:rsidRPr="002E19A8">
        <w:rPr>
          <w:rFonts w:ascii="Times New Roman" w:eastAsia="Times New Roman" w:hAnsi="Times New Roman" w:cs="Times New Roman"/>
          <w:color w:val="000000" w:themeColor="text1"/>
          <w:sz w:val="24"/>
          <w:szCs w:val="24"/>
        </w:rPr>
        <w:t>vacancies and interstitials are calculated with the fission product (FP) yields and the kinetic energy distribution of the fission products. The details of defect generation</w:t>
      </w:r>
      <w:r w:rsidR="0040297A" w:rsidRPr="002E19A8">
        <w:rPr>
          <w:rFonts w:ascii="Times New Roman" w:eastAsia="Times New Roman" w:hAnsi="Times New Roman" w:cs="Times New Roman"/>
          <w:color w:val="000000" w:themeColor="text1"/>
          <w:sz w:val="24"/>
          <w:szCs w:val="24"/>
        </w:rPr>
        <w:t xml:space="preserve"> </w:t>
      </w:r>
      <w:r w:rsidR="00B64C4F" w:rsidRPr="002E19A8">
        <w:rPr>
          <w:rFonts w:ascii="Times New Roman" w:eastAsia="Times New Roman" w:hAnsi="Times New Roman" w:cs="Times New Roman"/>
          <w:color w:val="000000" w:themeColor="text1"/>
          <w:sz w:val="24"/>
          <w:szCs w:val="24"/>
        </w:rPr>
        <w:t xml:space="preserve">are </w:t>
      </w:r>
      <w:r w:rsidRPr="002E19A8">
        <w:rPr>
          <w:rFonts w:ascii="Times New Roman" w:eastAsia="Times New Roman" w:hAnsi="Times New Roman" w:cs="Times New Roman"/>
          <w:color w:val="000000" w:themeColor="text1"/>
          <w:sz w:val="24"/>
          <w:szCs w:val="24"/>
        </w:rPr>
        <w:t>described in next section. Grain boundaries, gas bubble</w:t>
      </w:r>
      <w:r w:rsidR="00C97343" w:rsidRPr="002E19A8">
        <w:rPr>
          <w:rFonts w:ascii="Times New Roman" w:eastAsia="Times New Roman" w:hAnsi="Times New Roman" w:cs="Times New Roman"/>
          <w:color w:val="000000" w:themeColor="text1"/>
          <w:sz w:val="24"/>
          <w:szCs w:val="24"/>
        </w:rPr>
        <w:t>s</w:t>
      </w:r>
      <w:r w:rsidRPr="002E19A8">
        <w:rPr>
          <w:rFonts w:ascii="Times New Roman" w:eastAsia="Times New Roman" w:hAnsi="Times New Roman" w:cs="Times New Roman"/>
          <w:color w:val="000000" w:themeColor="text1"/>
          <w:sz w:val="24"/>
          <w:szCs w:val="24"/>
        </w:rPr>
        <w:t xml:space="preserve"> and dislocations are treated as sink and emission sites of defects. According to the kinetic rate theory, with the assumption that </w:t>
      </w:r>
      <w:r w:rsidR="00F827F8" w:rsidRPr="002E19A8">
        <w:rPr>
          <w:rFonts w:ascii="Times New Roman" w:eastAsia="Times New Roman" w:hAnsi="Times New Roman" w:cs="Times New Roman"/>
          <w:color w:val="000000" w:themeColor="text1"/>
          <w:sz w:val="24"/>
          <w:szCs w:val="24"/>
        </w:rPr>
        <w:t xml:space="preserve">1) </w:t>
      </w:r>
      <w:r w:rsidRPr="002E19A8">
        <w:rPr>
          <w:rFonts w:ascii="Times New Roman" w:eastAsia="Times New Roman" w:hAnsi="Times New Roman" w:cs="Times New Roman"/>
          <w:color w:val="000000" w:themeColor="text1"/>
          <w:sz w:val="24"/>
          <w:szCs w:val="24"/>
        </w:rPr>
        <w:t>only single interstitia</w:t>
      </w:r>
      <w:r w:rsidR="00CE777C" w:rsidRPr="002E19A8">
        <w:rPr>
          <w:rFonts w:ascii="Times New Roman" w:eastAsia="Times New Roman" w:hAnsi="Times New Roman" w:cs="Times New Roman"/>
          <w:color w:val="000000" w:themeColor="text1"/>
          <w:sz w:val="24"/>
          <w:szCs w:val="24"/>
        </w:rPr>
        <w:t xml:space="preserve">l, </w:t>
      </w:r>
      <w:r w:rsidRPr="002E19A8">
        <w:rPr>
          <w:rFonts w:ascii="Times New Roman" w:eastAsia="Times New Roman" w:hAnsi="Times New Roman" w:cs="Times New Roman"/>
          <w:color w:val="000000" w:themeColor="text1"/>
          <w:sz w:val="24"/>
          <w:szCs w:val="24"/>
        </w:rPr>
        <w:t>vacanc</w:t>
      </w:r>
      <w:r w:rsidR="00CE777C" w:rsidRPr="002E19A8">
        <w:rPr>
          <w:rFonts w:ascii="Times New Roman" w:eastAsia="Times New Roman" w:hAnsi="Times New Roman" w:cs="Times New Roman"/>
          <w:color w:val="000000" w:themeColor="text1"/>
          <w:sz w:val="24"/>
          <w:szCs w:val="24"/>
        </w:rPr>
        <w:t>y</w:t>
      </w:r>
      <w:r w:rsidR="00F827F8" w:rsidRPr="002E19A8">
        <w:rPr>
          <w:rFonts w:ascii="Times New Roman" w:eastAsia="Times New Roman" w:hAnsi="Times New Roman" w:cs="Times New Roman"/>
          <w:color w:val="000000" w:themeColor="text1"/>
          <w:sz w:val="24"/>
          <w:szCs w:val="24"/>
        </w:rPr>
        <w:t>, and gas atom</w:t>
      </w:r>
      <w:r w:rsidRPr="002E19A8">
        <w:rPr>
          <w:rFonts w:ascii="Times New Roman" w:eastAsia="Times New Roman" w:hAnsi="Times New Roman" w:cs="Times New Roman"/>
          <w:color w:val="000000" w:themeColor="text1"/>
          <w:sz w:val="24"/>
          <w:szCs w:val="24"/>
        </w:rPr>
        <w:t xml:space="preserve"> are mobile</w:t>
      </w:r>
      <w:r w:rsidR="00F827F8" w:rsidRPr="002E19A8">
        <w:rPr>
          <w:rFonts w:ascii="Times New Roman" w:eastAsia="Times New Roman" w:hAnsi="Times New Roman" w:cs="Times New Roman"/>
          <w:color w:val="000000" w:themeColor="text1"/>
          <w:sz w:val="24"/>
          <w:szCs w:val="24"/>
        </w:rPr>
        <w:t xml:space="preserve">, and 2) </w:t>
      </w:r>
      <w:r w:rsidR="00D20092" w:rsidRPr="002E19A8">
        <w:rPr>
          <w:rFonts w:ascii="Times New Roman" w:eastAsia="Times New Roman" w:hAnsi="Times New Roman" w:cs="Times New Roman"/>
          <w:color w:val="000000" w:themeColor="text1"/>
          <w:sz w:val="24"/>
          <w:szCs w:val="24"/>
        </w:rPr>
        <w:t xml:space="preserve">mobile </w:t>
      </w:r>
      <w:r w:rsidR="00683555" w:rsidRPr="002E19A8">
        <w:rPr>
          <w:rFonts w:ascii="Times New Roman" w:eastAsia="Times New Roman" w:hAnsi="Times New Roman" w:cs="Times New Roman"/>
          <w:color w:val="000000" w:themeColor="text1"/>
          <w:sz w:val="24"/>
          <w:szCs w:val="24"/>
        </w:rPr>
        <w:t>gas atoms</w:t>
      </w:r>
      <w:r w:rsidR="00362B35" w:rsidRPr="002E19A8">
        <w:rPr>
          <w:rFonts w:ascii="Times New Roman" w:eastAsia="Times New Roman" w:hAnsi="Times New Roman" w:cs="Times New Roman"/>
          <w:color w:val="000000" w:themeColor="text1"/>
          <w:sz w:val="24"/>
          <w:szCs w:val="24"/>
        </w:rPr>
        <w:t xml:space="preserve"> only interact with existing gas bubbles, </w:t>
      </w:r>
      <w:r w:rsidRPr="002E19A8">
        <w:rPr>
          <w:rFonts w:ascii="Times New Roman" w:eastAsia="Times New Roman" w:hAnsi="Times New Roman" w:cs="Times New Roman"/>
          <w:color w:val="000000" w:themeColor="text1"/>
          <w:sz w:val="24"/>
          <w:szCs w:val="24"/>
        </w:rPr>
        <w:t>the evolution of defect concentrations can be written as</w:t>
      </w:r>
      <w:r w:rsidR="00C874B7" w:rsidRPr="002E19A8">
        <w:rPr>
          <w:rFonts w:ascii="Times New Roman" w:eastAsia="Times New Roman" w:hAnsi="Times New Roman" w:cs="Times New Roman"/>
          <w:color w:val="000000" w:themeColor="text1"/>
          <w:sz w:val="24"/>
          <w:szCs w:val="24"/>
        </w:rPr>
        <w:fldChar w:fldCharType="begin">
          <w:fldData xml:space="preserve">PEVuZE5vdGU+PENpdGU+PEF1dGhvcj5NYW5zdXI8L0F1dGhvcj48WWVhcj4xOTk0PC9ZZWFyPjxS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</w:fldData>
        </w:fldChar>
      </w:r>
      <w:r w:rsidR="00A2304A">
        <w:rPr>
          <w:rFonts w:ascii="Times New Roman" w:eastAsia="Times New Roman" w:hAnsi="Times New Roman" w:cs="Times New Roman"/>
          <w:color w:val="000000" w:themeColor="text1"/>
          <w:sz w:val="24"/>
          <w:szCs w:val="24"/>
        </w:rPr>
        <w:instrText xml:space="preserve"> ADDIN EN.CITE </w:instrText>
      </w:r>
      <w:r w:rsidR="00A2304A">
        <w:rPr>
          <w:rFonts w:ascii="Times New Roman" w:eastAsia="Times New Roman" w:hAnsi="Times New Roman" w:cs="Times New Roman"/>
          <w:color w:val="000000" w:themeColor="text1"/>
          <w:sz w:val="24"/>
          <w:szCs w:val="24"/>
        </w:rPr>
        <w:fldChar w:fldCharType="begin">
          <w:fldData xml:space="preserve">PEVuZE5vdGU+PENpdGU+PEF1dGhvcj5NYW5zdXI8L0F1dGhvcj48WWVhcj4xOTk0PC9ZZWFyPjxS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</w:fldData>
        </w:fldChar>
      </w:r>
      <w:r w:rsidR="00A2304A">
        <w:rPr>
          <w:rFonts w:ascii="Times New Roman" w:eastAsia="Times New Roman" w:hAnsi="Times New Roman" w:cs="Times New Roman"/>
          <w:color w:val="000000" w:themeColor="text1"/>
          <w:sz w:val="24"/>
          <w:szCs w:val="24"/>
        </w:rPr>
        <w:instrText xml:space="preserve"> ADDIN EN.CITE.DATA </w:instrText>
      </w:r>
      <w:r w:rsidR="00A2304A">
        <w:rPr>
          <w:rFonts w:ascii="Times New Roman" w:eastAsia="Times New Roman" w:hAnsi="Times New Roman" w:cs="Times New Roman"/>
          <w:color w:val="000000" w:themeColor="text1"/>
          <w:sz w:val="24"/>
          <w:szCs w:val="24"/>
        </w:rPr>
      </w:r>
      <w:r w:rsidR="00A2304A">
        <w:rPr>
          <w:rFonts w:ascii="Times New Roman" w:eastAsia="Times New Roman" w:hAnsi="Times New Roman" w:cs="Times New Roman"/>
          <w:color w:val="000000" w:themeColor="text1"/>
          <w:sz w:val="24"/>
          <w:szCs w:val="24"/>
        </w:rPr>
        <w:fldChar w:fldCharType="end"/>
      </w:r>
      <w:r w:rsidR="00C874B7" w:rsidRPr="002E19A8">
        <w:rPr>
          <w:rFonts w:ascii="Times New Roman" w:eastAsia="Times New Roman" w:hAnsi="Times New Roman" w:cs="Times New Roman"/>
          <w:color w:val="000000" w:themeColor="text1"/>
          <w:sz w:val="24"/>
          <w:szCs w:val="24"/>
        </w:rPr>
      </w:r>
      <w:r w:rsidR="00C874B7" w:rsidRPr="002E19A8">
        <w:rPr>
          <w:rFonts w:ascii="Times New Roman" w:eastAsia="Times New Roman" w:hAnsi="Times New Roman" w:cs="Times New Roman"/>
          <w:color w:val="000000" w:themeColor="text1"/>
          <w:sz w:val="24"/>
          <w:szCs w:val="24"/>
        </w:rPr>
        <w:fldChar w:fldCharType="separate"/>
      </w:r>
      <w:r w:rsidR="002F50B9" w:rsidRPr="002F50B9">
        <w:rPr>
          <w:rFonts w:ascii="Times New Roman" w:eastAsia="Times New Roman" w:hAnsi="Times New Roman" w:cs="Times New Roman"/>
          <w:noProof/>
          <w:color w:val="000000" w:themeColor="text1"/>
          <w:sz w:val="24"/>
          <w:szCs w:val="24"/>
          <w:vertAlign w:val="superscript"/>
        </w:rPr>
        <w:t>20-23</w:t>
      </w:r>
      <w:r w:rsidR="00C874B7" w:rsidRPr="002E19A8">
        <w:rPr>
          <w:rFonts w:ascii="Times New Roman" w:eastAsia="Times New Roman" w:hAnsi="Times New Roman" w:cs="Times New Roman"/>
          <w:color w:val="000000" w:themeColor="text1"/>
          <w:sz w:val="24"/>
          <w:szCs w:val="24"/>
        </w:rPr>
        <w:fldChar w:fldCharType="end"/>
      </w:r>
      <w:r w:rsidRPr="002E19A8">
        <w:rPr>
          <w:rFonts w:ascii="Times New Roman" w:eastAsia="Times New Roman" w:hAnsi="Times New Roman" w:cs="Times New Roman"/>
          <w:color w:val="000000" w:themeColor="text1"/>
          <w:sz w:val="24"/>
          <w:szCs w:val="24"/>
        </w:rPr>
        <w:t xml:space="preserve">: </w:t>
      </w:r>
    </w:p>
    <w:p w14:paraId="02D09211" w14:textId="77777777" w:rsidR="006F7C9F" w:rsidRPr="002E19A8" w:rsidRDefault="006F7C9F" w:rsidP="001370DC">
      <w:pPr>
        <w:autoSpaceDE w:val="0"/>
        <w:autoSpaceDN w:val="0"/>
        <w:adjustRightInd w:val="0"/>
        <w:rPr>
          <w:rFonts w:ascii="Times New Roman" w:eastAsia="Times New Roman" w:hAnsi="Times New Roman" w:cs="Times New Roman"/>
          <w:color w:val="000000" w:themeColor="text1"/>
          <w:sz w:val="24"/>
          <w:szCs w:val="24"/>
        </w:rPr>
      </w:pPr>
    </w:p>
    <w:p w14:paraId="591F6C4B" w14:textId="641A9170" w:rsidR="001370DC" w:rsidRPr="00FA183B" w:rsidRDefault="00B523FD" w:rsidP="001370DC">
      <w:pPr>
        <w:autoSpaceDE w:val="0"/>
        <w:autoSpaceDN w:val="0"/>
        <w:adjustRightInd w:val="0"/>
        <w:rPr>
          <w:rFonts w:ascii="Times New Roman" w:eastAsia="Times New Roman" w:hAnsi="Times New Roman" w:cs="Times New Roman"/>
          <w:i/>
          <w:iCs/>
          <w:color w:val="000000" w:themeColor="text1"/>
          <w:sz w:val="24"/>
          <w:szCs w:val="24"/>
        </w:rPr>
      </w:pPr>
      <m:oMathPara>
        <m:oMathParaPr>
          <m:jc m:val="left"/>
        </m:oMathParaPr>
        <m:oMath>
          <m:f>
            <m:fPr>
              <m:ctrlPr>
                <w:rPr>
                  <w:rFonts w:ascii="Cambria Math" w:eastAsia="Times New Roman" w:hAnsi="Cambria Math" w:cs="Times New Roman"/>
                  <w:i/>
                  <w:iCs/>
                  <w:color w:val="000000" w:themeColor="text1"/>
                  <w:sz w:val="24"/>
                  <w:szCs w:val="24"/>
                </w:rPr>
              </m:ctrlPr>
            </m:fPr>
            <m:num>
              <m:r>
                <w:rPr>
                  <w:rFonts w:ascii="Cambria Math" w:eastAsia="Times New Roman" w:hAnsi="Cambria Math" w:cs="Times New Roman"/>
                  <w:color w:val="000000" w:themeColor="text1"/>
                  <w:sz w:val="24"/>
                  <w:szCs w:val="24"/>
                </w:rPr>
                <m:t>d</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num>
            <m:den>
              <m:r>
                <w:rPr>
                  <w:rFonts w:ascii="Cambria Math" w:eastAsia="Times New Roman" w:hAnsi="Cambria Math" w:cs="Times New Roman"/>
                  <w:color w:val="000000" w:themeColor="text1"/>
                  <w:sz w:val="24"/>
                  <w:szCs w:val="24"/>
                </w:rPr>
                <m:t>dt</m:t>
              </m:r>
            </m:den>
          </m:f>
          <m: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iCs/>
                  <w:color w:val="000000" w:themeColor="text1"/>
                  <w:sz w:val="24"/>
                  <w:szCs w:val="24"/>
                </w:rPr>
              </m:ctrlPr>
            </m:dPr>
            <m:e>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G</m:t>
                  </m:r>
                </m:e>
              </m:acc>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-α</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j</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2</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j</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2i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iCs/>
                  <w:color w:val="000000" w:themeColor="text1"/>
                  <w:sz w:val="24"/>
                  <w:szCs w:val="24"/>
                </w:rPr>
              </m:ctrlPr>
            </m:naryPr>
            <m:sub>
              <m:r>
                <w:rPr>
                  <w:rFonts w:ascii="Cambria Math" w:eastAsia="Times New Roman" w:hAnsi="Cambria Math" w:cs="Times New Roman"/>
                  <w:color w:val="000000" w:themeColor="text1"/>
                  <w:sz w:val="24"/>
                  <w:szCs w:val="24"/>
                </w:rPr>
                <m:t>m=3</m:t>
              </m:r>
            </m:sub>
            <m:sup>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sup>
            <m:e>
              <m:d>
                <m:dPr>
                  <m:begChr m:val="["/>
                  <m:endChr m:val="]"/>
                  <m:ctrlPr>
                    <w:rPr>
                      <w:rFonts w:ascii="Cambria Math" w:eastAsia="Times New Roman" w:hAnsi="Cambria Math" w:cs="Times New Roman"/>
                      <w:i/>
                      <w:iCs/>
                      <w:color w:val="000000" w:themeColor="text1"/>
                      <w:sz w:val="24"/>
                      <w:szCs w:val="24"/>
                    </w:rPr>
                  </m:ctrlPr>
                </m:dPr>
                <m:e>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m</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e>
          </m:nary>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2</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2i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 xml:space="preserve">    -</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1</m:t>
              </m:r>
            </m:e>
          </m:d>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2</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iCs/>
                  <w:color w:val="000000" w:themeColor="text1"/>
                  <w:sz w:val="24"/>
                  <w:szCs w:val="24"/>
                </w:rPr>
              </m:ctrlPr>
            </m:naryPr>
            <m:sub>
              <m:r>
                <w:rPr>
                  <w:rFonts w:ascii="Cambria Math" w:eastAsia="Times New Roman" w:hAnsi="Cambria Math" w:cs="Times New Roman"/>
                  <w:color w:val="000000" w:themeColor="text1"/>
                  <w:sz w:val="24"/>
                  <w:szCs w:val="24"/>
                </w:rPr>
                <m:t>m=3</m:t>
              </m:r>
            </m:sub>
            <m:sup>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V</m:t>
                  </m:r>
                </m:sub>
              </m:sSub>
            </m:sup>
            <m:e>
              <m:d>
                <m:dPr>
                  <m:begChr m:val="["/>
                  <m:endChr m:val="]"/>
                  <m:ctrlPr>
                    <w:rPr>
                      <w:rFonts w:ascii="Cambria Math" w:eastAsia="Times New Roman" w:hAnsi="Cambria Math" w:cs="Times New Roman"/>
                      <w:i/>
                      <w:iCs/>
                      <w:color w:val="000000" w:themeColor="text1"/>
                      <w:sz w:val="24"/>
                      <w:szCs w:val="24"/>
                    </w:rPr>
                  </m:ctrlPr>
                </m:dPr>
                <m:e>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m</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lj</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e>
          </m:nary>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2</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2j</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η,</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χ,</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i,dis</m:t>
              </m:r>
            </m:sub>
          </m:sSub>
          <m:d>
            <m:dPr>
              <m:ctrlPr>
                <w:rPr>
                  <w:rFonts w:ascii="Cambria Math" w:eastAsia="Times New Roman" w:hAnsi="Cambria Math" w:cs="Times New Roman"/>
                  <w:i/>
                  <w:iCs/>
                  <w:color w:val="000000" w:themeColor="text1"/>
                  <w:sz w:val="24"/>
                  <w:szCs w:val="24"/>
                </w:rPr>
              </m:ctrlPr>
            </m:dPr>
            <m:e>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ρ</m:t>
                  </m:r>
                </m:e>
                <m:sub>
                  <m:r>
                    <w:rPr>
                      <w:rFonts w:ascii="Cambria Math" w:eastAsia="Times New Roman" w:hAnsi="Cambria Math" w:cs="Times New Roman"/>
                      <w:color w:val="000000" w:themeColor="text1"/>
                      <w:sz w:val="24"/>
                      <w:szCs w:val="24"/>
                    </w:rPr>
                    <m:t>dis</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i,gb</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η,</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gb</m:t>
                      </m:r>
                    </m:sub>
                  </m:sSub>
                </m:sub>
                <m:sup>
                  <m:r>
                    <w:rPr>
                      <w:rFonts w:ascii="Cambria Math" w:eastAsia="Times New Roman" w:hAnsi="Cambria Math" w:cs="Times New Roman"/>
                      <w:color w:val="000000" w:themeColor="text1"/>
                      <w:sz w:val="24"/>
                      <w:szCs w:val="24"/>
                    </w:rPr>
                    <m:t>eq1</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iCs/>
                  <w:color w:val="000000" w:themeColor="text1"/>
                  <w:sz w:val="24"/>
                  <w:szCs w:val="24"/>
                </w:rPr>
              </m:ctrlPr>
            </m:sSubPr>
            <m:e>
              <m:acc>
                <m:accPr>
                  <m:chr m:val="̇"/>
                  <m:ctrlPr>
                    <w:rPr>
                      <w:rFonts w:ascii="Cambria Math" w:eastAsia="Times New Roman" w:hAnsi="Cambria Math" w:cs="Times New Roman"/>
                      <w:i/>
                      <w:iCs/>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i,g</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η,</m:t>
              </m:r>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iCs/>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g</m:t>
                      </m:r>
                    </m:sub>
                  </m:sSub>
                </m:sub>
                <m:sup>
                  <m:r>
                    <w:rPr>
                      <w:rFonts w:ascii="Cambria Math" w:eastAsia="Times New Roman" w:hAnsi="Cambria Math" w:cs="Times New Roman"/>
                      <w:color w:val="000000" w:themeColor="text1"/>
                      <w:sz w:val="24"/>
                      <w:szCs w:val="24"/>
                    </w:rPr>
                    <m:t>eq1</m:t>
                  </m:r>
                </m:sup>
              </m:sSubSup>
              <m:d>
                <m:dPr>
                  <m:ctrlPr>
                    <w:rPr>
                      <w:rFonts w:ascii="Cambria Math" w:eastAsia="Times New Roman" w:hAnsi="Cambria Math" w:cs="Times New Roman"/>
                      <w:i/>
                      <w:iCs/>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                                        i≠j=I and V</m:t>
          </m:r>
        </m:oMath>
      </m:oMathPara>
    </w:p>
    <w:p w14:paraId="078347BA" w14:textId="77777777" w:rsidR="00EE7BB0" w:rsidRPr="002E19A8" w:rsidRDefault="00EE7BB0" w:rsidP="009E4423">
      <w:pPr>
        <w:pStyle w:val="ListParagraph"/>
        <w:numPr>
          <w:ilvl w:val="0"/>
          <w:numId w:val="42"/>
        </w:numPr>
        <w:autoSpaceDE w:val="0"/>
        <w:autoSpaceDN w:val="0"/>
        <w:adjustRightInd w:val="0"/>
        <w:jc w:val="right"/>
        <w:rPr>
          <w:rFonts w:ascii="Times New Roman" w:eastAsia="Times New Roman" w:hAnsi="Times New Roman" w:cs="Times New Roman"/>
          <w:color w:val="000000" w:themeColor="text1"/>
          <w:sz w:val="24"/>
          <w:szCs w:val="24"/>
        </w:rPr>
      </w:pPr>
    </w:p>
    <w:p w14:paraId="48248F27" w14:textId="46684C43" w:rsidR="00EE7BB0" w:rsidRPr="002E19A8" w:rsidRDefault="00B523FD" w:rsidP="00EE7BB0">
      <w:pPr>
        <w:autoSpaceDE w:val="0"/>
        <w:autoSpaceDN w:val="0"/>
        <w:adjustRightInd w:val="0"/>
        <w:rPr>
          <w:rFonts w:ascii="Times New Roman" w:eastAsia="Times New Roman" w:hAnsi="Times New Roman" w:cs="Times New Roman"/>
          <w:noProof/>
          <w:color w:val="000000" w:themeColor="text1"/>
          <w:sz w:val="24"/>
          <w:szCs w:val="24"/>
        </w:rPr>
      </w:pPr>
      <m:oMathPara>
        <m:oMathParaPr>
          <m:jc m:val="left"/>
        </m:oMathParaP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d</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m,x,t</m:t>
                  </m:r>
                </m:e>
              </m:d>
            </m:num>
            <m:den>
              <m:r>
                <w:rPr>
                  <w:rFonts w:ascii="Cambria Math" w:eastAsia="Times New Roman" w:hAnsi="Cambria Math" w:cs="Times New Roman"/>
                  <w:color w:val="000000" w:themeColor="text1"/>
                  <w:sz w:val="24"/>
                  <w:szCs w:val="24"/>
                </w:rPr>
                <m:t>dt</m:t>
              </m:r>
            </m:den>
          </m:f>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j</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j</m:t>
              </m:r>
            </m:sub>
            <m:sup>
              <m:r>
                <w:rPr>
                  <w:rFonts w:ascii="Cambria Math" w:eastAsia="Times New Roman" w:hAnsi="Cambria Math" w:cs="Times New Roman"/>
                  <w:color w:val="000000" w:themeColor="text1"/>
                  <w:sz w:val="24"/>
                  <w:szCs w:val="24"/>
                </w:rPr>
                <m:t>li</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j</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li,g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                  m=2,3,…,M</m:t>
          </m:r>
        </m:oMath>
      </m:oMathPara>
    </w:p>
    <w:p w14:paraId="756D1193" w14:textId="72415020" w:rsidR="001370DC" w:rsidRPr="002E19A8" w:rsidRDefault="0022590D" w:rsidP="00CF7525">
      <w:pPr>
        <w:autoSpaceDE w:val="0"/>
        <w:autoSpaceDN w:val="0"/>
        <w:adjustRightInd w:val="0"/>
        <w:rPr>
          <w:rFonts w:ascii="Times New Roman" w:eastAsia="Times New Roman" w:hAnsi="Times New Roman" w:cs="Times New Roman"/>
          <w:noProof/>
          <w:color w:val="000000" w:themeColor="text1"/>
          <w:sz w:val="24"/>
          <w:szCs w:val="24"/>
        </w:rPr>
      </w:pPr>
      <m:oMathPara>
        <m:oMathParaPr>
          <m:jc m:val="right"/>
        </m:oMathParaPr>
        <m:oMath>
          <m:r>
            <w:rPr>
              <w:rFonts w:ascii="Cambria Math" w:eastAsia="Times New Roman" w:hAnsi="Cambria Math" w:cs="Times New Roman"/>
              <w:color w:val="000000" w:themeColor="text1"/>
              <w:sz w:val="24"/>
              <w:szCs w:val="24"/>
            </w:rPr>
            <m:t>i≠j=I and V,          li=a cluster m with defects i,          M=</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 xml:space="preserve"> or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V</m:t>
              </m:r>
            </m:sub>
          </m:sSub>
          <m:r>
            <w:rPr>
              <w:rFonts w:ascii="Cambria Math" w:eastAsia="Times New Roman" w:hAnsi="Cambria Math" w:cs="Times New Roman"/>
              <w:color w:val="000000" w:themeColor="text1"/>
              <w:sz w:val="24"/>
              <w:szCs w:val="24"/>
            </w:rPr>
            <m:t xml:space="preserve">                     </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2</m:t>
              </m:r>
            </m:e>
          </m:d>
        </m:oMath>
      </m:oMathPara>
    </w:p>
    <w:p w14:paraId="3F80C900" w14:textId="77777777" w:rsidR="0022590D" w:rsidRPr="002E19A8" w:rsidRDefault="0022590D" w:rsidP="00CF7525">
      <w:pPr>
        <w:autoSpaceDE w:val="0"/>
        <w:autoSpaceDN w:val="0"/>
        <w:adjustRightInd w:val="0"/>
        <w:rPr>
          <w:rFonts w:ascii="Times New Roman" w:eastAsia="Times New Roman" w:hAnsi="Times New Roman" w:cs="Times New Roman"/>
          <w:noProof/>
          <w:color w:val="000000" w:themeColor="text1"/>
          <w:sz w:val="24"/>
          <w:szCs w:val="24"/>
        </w:rPr>
      </w:pPr>
    </w:p>
    <w:p w14:paraId="7DA9AFEC" w14:textId="0A76B4F8" w:rsidR="00CF7525" w:rsidRPr="002E19A8" w:rsidRDefault="00B80739" w:rsidP="0022590D">
      <w:pPr>
        <w:autoSpaceDE w:val="0"/>
        <w:autoSpaceDN w:val="0"/>
        <w:adjustRightInd w:val="0"/>
        <w:jc w:val="right"/>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         </w:t>
      </w: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d</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num>
          <m:den>
            <m:r>
              <w:rPr>
                <w:rFonts w:ascii="Cambria Math" w:eastAsia="Times New Roman" w:hAnsi="Cambria Math" w:cs="Times New Roman"/>
                <w:color w:val="000000" w:themeColor="text1"/>
                <w:sz w:val="24"/>
                <w:szCs w:val="24"/>
              </w:rPr>
              <m:t>dt</m:t>
            </m:r>
          </m:den>
        </m:f>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m:t>
                </m:r>
              </m:sub>
            </m:sSub>
            <m:r>
              <m:rPr>
                <m:sty m:val="p"/>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m:rPr>
                <m:sty m:val="p"/>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g</m:t>
                </m:r>
              </m:sub>
            </m:sSub>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G</m:t>
                </m:r>
              </m:e>
            </m:acc>
          </m:e>
          <m:sub>
            <m:r>
              <w:rPr>
                <w:rFonts w:ascii="Cambria Math" w:eastAsia="Times New Roman" w:hAnsi="Cambria Math" w:cs="Times New Roman"/>
                <w:color w:val="000000" w:themeColor="text1"/>
                <w:sz w:val="24"/>
                <w:szCs w:val="24"/>
              </w:rPr>
              <m:t>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g,g</m:t>
            </m:r>
          </m:sub>
        </m:sSub>
        <m:r>
          <w:rPr>
            <w:rFonts w:ascii="Cambria Math" w:eastAsia="Times New Roman" w:hAnsi="Cambria Math" w:cs="Times New Roman"/>
            <w:color w:val="000000" w:themeColor="text1"/>
            <w:sz w:val="24"/>
            <w:szCs w:val="24"/>
          </w:rPr>
          <m:t xml:space="preserve">                                                          (3)</m:t>
        </m:r>
      </m:oMath>
    </w:p>
    <w:p w14:paraId="3B4675AC" w14:textId="77777777" w:rsidR="0022590D" w:rsidRPr="002E19A8" w:rsidRDefault="0022590D" w:rsidP="0022590D">
      <w:pPr>
        <w:autoSpaceDE w:val="0"/>
        <w:autoSpaceDN w:val="0"/>
        <w:adjustRightInd w:val="0"/>
        <w:jc w:val="right"/>
        <w:rPr>
          <w:rFonts w:ascii="Times New Roman" w:eastAsia="Times New Roman" w:hAnsi="Times New Roman" w:cs="Times New Roman"/>
          <w:color w:val="000000" w:themeColor="text1"/>
          <w:sz w:val="24"/>
          <w:szCs w:val="24"/>
        </w:rPr>
      </w:pPr>
    </w:p>
    <w:p w14:paraId="0C81CD3C" w14:textId="12EFFD5B" w:rsidR="00093BB2" w:rsidRPr="002E19A8" w:rsidRDefault="00B523FD" w:rsidP="00CF7525">
      <w:pPr>
        <w:autoSpaceDE w:val="0"/>
        <w:autoSpaceDN w:val="0"/>
        <w:adjustRightInd w:val="0"/>
        <w:jc w:val="right"/>
        <w:rPr>
          <w:rFonts w:ascii="Times New Roman" w:eastAsia="Times New Roman" w:hAnsi="Times New Roman" w:cs="Times New Roman"/>
          <w:color w:val="000000" w:themeColor="text1"/>
          <w:sz w:val="24"/>
          <w:szCs w:val="24"/>
        </w:rPr>
      </w:pP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dρ</m:t>
            </m:r>
          </m:num>
          <m:den>
            <m:r>
              <w:rPr>
                <w:rFonts w:ascii="Cambria Math" w:eastAsia="Times New Roman" w:hAnsi="Cambria Math" w:cs="Times New Roman"/>
                <w:color w:val="000000" w:themeColor="text1"/>
                <w:sz w:val="24"/>
                <w:szCs w:val="24"/>
              </w:rPr>
              <m:t>dt</m:t>
            </m:r>
          </m:den>
        </m:f>
        <m:r>
          <w:rPr>
            <w:rFonts w:ascii="Cambria Math" w:eastAsia="Times New Roman" w:hAnsi="Cambria Math" w:cs="Times New Roman"/>
            <w:color w:val="000000" w:themeColor="text1"/>
            <w:sz w:val="24"/>
            <w:szCs w:val="24"/>
          </w:rPr>
          <m:t>=2π</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v</m:t>
            </m:r>
          </m:e>
          <m:sub>
            <m:r>
              <w:rPr>
                <w:rFonts w:ascii="Cambria Math" w:eastAsia="Times New Roman" w:hAnsi="Cambria Math" w:cs="Times New Roman"/>
                <w:color w:val="000000" w:themeColor="text1"/>
                <w:sz w:val="24"/>
                <w:szCs w:val="24"/>
              </w:rPr>
              <m:t>li</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S</m:t>
            </m:r>
          </m:e>
          <m:sub>
            <m:r>
              <w:rPr>
                <w:rFonts w:ascii="Cambria Math" w:eastAsia="Times New Roman" w:hAnsi="Cambria Math" w:cs="Times New Roman"/>
                <w:color w:val="000000" w:themeColor="text1"/>
                <w:sz w:val="24"/>
                <w:szCs w:val="24"/>
              </w:rPr>
              <m:t>BH</m:t>
            </m:r>
          </m:sub>
        </m:sSub>
        <m:r>
          <w:rPr>
            <w:rFonts w:ascii="Cambria Math" w:eastAsia="Times New Roman" w:hAnsi="Cambria Math" w:cs="Times New Roman"/>
            <w:color w:val="000000" w:themeColor="text1"/>
            <w:sz w:val="24"/>
            <w:szCs w:val="24"/>
          </w:rPr>
          <m:t>-ρ</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τ</m:t>
            </m:r>
          </m:e>
          <m:sub>
            <m:r>
              <w:rPr>
                <w:rFonts w:ascii="Cambria Math" w:eastAsia="Times New Roman" w:hAnsi="Cambria Math" w:cs="Times New Roman"/>
                <w:color w:val="000000" w:themeColor="text1"/>
                <w:sz w:val="24"/>
                <w:szCs w:val="24"/>
              </w:rPr>
              <m:t>li</m:t>
            </m:r>
          </m:sub>
          <m:sup>
            <m:r>
              <w:rPr>
                <w:rFonts w:ascii="Cambria Math" w:eastAsia="Times New Roman" w:hAnsi="Cambria Math" w:cs="Times New Roman"/>
                <w:color w:val="000000" w:themeColor="text1"/>
                <w:sz w:val="24"/>
                <w:szCs w:val="24"/>
              </w:rPr>
              <m:t>-1</m:t>
            </m:r>
          </m:sup>
        </m:sSubSup>
        <m:r>
          <w:rPr>
            <w:rFonts w:ascii="Cambria Math" w:eastAsia="Times New Roman" w:hAnsi="Cambria Math" w:cs="Times New Roman"/>
            <w:color w:val="000000" w:themeColor="text1"/>
            <w:sz w:val="24"/>
            <w:szCs w:val="24"/>
          </w:rPr>
          <m:t>+2π</m:t>
        </m:r>
        <m:nary>
          <m:naryPr>
            <m:chr m:val="∑"/>
            <m:limLoc m:val="undOvr"/>
            <m:supHide m:val="1"/>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m≥2</m:t>
            </m:r>
          </m:sub>
          <m:sup/>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m</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li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τ</m:t>
                </m:r>
              </m:e>
              <m:sup>
                <m:r>
                  <w:rPr>
                    <w:rFonts w:ascii="Cambria Math" w:eastAsia="Times New Roman" w:hAnsi="Cambria Math" w:cs="Times New Roman"/>
                    <w:color w:val="000000" w:themeColor="text1"/>
                    <w:sz w:val="24"/>
                    <w:szCs w:val="24"/>
                  </w:rPr>
                  <m:t>-1</m:t>
                </m:r>
              </m:sup>
            </m:s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       i=I</m:t>
            </m:r>
          </m:e>
        </m:nary>
      </m:oMath>
      <w:r w:rsidR="00CF7525" w:rsidRPr="002E19A8">
        <w:rPr>
          <w:rFonts w:ascii="Times New Roman" w:eastAsia="Times New Roman" w:hAnsi="Times New Roman" w:cs="Times New Roman"/>
          <w:color w:val="000000" w:themeColor="text1"/>
          <w:sz w:val="24"/>
          <w:szCs w:val="24"/>
        </w:rPr>
        <w:t xml:space="preserve">                                          (4)</w:t>
      </w:r>
    </w:p>
    <w:p w14:paraId="15611832" w14:textId="77777777" w:rsidR="0022590D" w:rsidRPr="002E19A8" w:rsidRDefault="0022590D" w:rsidP="001370DC">
      <w:pPr>
        <w:autoSpaceDE w:val="0"/>
        <w:autoSpaceDN w:val="0"/>
        <w:adjustRightInd w:val="0"/>
        <w:rPr>
          <w:rFonts w:ascii="Times New Roman" w:eastAsia="Times New Roman" w:hAnsi="Times New Roman" w:cs="Times New Roman"/>
          <w:color w:val="000000" w:themeColor="text1"/>
          <w:sz w:val="24"/>
          <w:szCs w:val="24"/>
        </w:rPr>
      </w:pPr>
    </w:p>
    <w:p w14:paraId="04FB566D" w14:textId="71B91634" w:rsidR="002916BC" w:rsidRPr="002E19A8" w:rsidRDefault="00F53922" w:rsidP="001370DC">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w</w:t>
      </w:r>
      <w:r w:rsidR="001370DC" w:rsidRPr="002E19A8">
        <w:rPr>
          <w:rFonts w:ascii="Times New Roman" w:eastAsia="Times New Roman" w:hAnsi="Times New Roman" w:cs="Times New Roman"/>
          <w:color w:val="000000" w:themeColor="text1"/>
          <w:sz w:val="24"/>
          <w:szCs w:val="24"/>
        </w:rPr>
        <w:t>here</w:t>
      </w:r>
      <w:r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i </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r,t</m:t>
            </m:r>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li </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1,r,t</m:t>
            </m:r>
          </m:e>
        </m:d>
      </m:oMath>
      <w:r w:rsidR="00425B05"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concentration of </w:t>
      </w:r>
      <w:r w:rsidRPr="002E19A8">
        <w:rPr>
          <w:rFonts w:ascii="Times New Roman" w:eastAsia="Times New Roman" w:hAnsi="Times New Roman" w:cs="Times New Roman"/>
          <w:color w:val="000000" w:themeColor="text1"/>
          <w:sz w:val="24"/>
          <w:szCs w:val="24"/>
        </w:rPr>
        <w:t>single</w:t>
      </w:r>
      <w:r w:rsidR="002877D1"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defect</w:t>
      </w:r>
      <w:r w:rsidR="007178FA"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i</m:t>
        </m:r>
      </m:oMath>
      <w:r w:rsidR="002877D1" w:rsidRPr="002E19A8">
        <w:rPr>
          <w:rFonts w:ascii="Times New Roman" w:eastAsia="Times New Roman" w:hAnsi="Times New Roman" w:cs="Times New Roman"/>
          <w:noProof/>
          <w:color w:val="000000" w:themeColor="text1"/>
          <w:sz w:val="24"/>
          <w:szCs w:val="24"/>
        </w:rPr>
        <w:t xml:space="preserve">, </w:t>
      </w:r>
      <m:oMath>
        <m:r>
          <w:rPr>
            <w:rFonts w:ascii="Cambria Math" w:eastAsia="Times New Roman" w:hAnsi="Cambria Math" w:cs="Times New Roman"/>
            <w:color w:val="000000" w:themeColor="text1"/>
            <w:sz w:val="24"/>
            <w:szCs w:val="24"/>
          </w:rPr>
          <m:t xml:space="preserve">i=V </m:t>
        </m:r>
      </m:oMath>
      <w:r w:rsidR="00DB0F63" w:rsidRPr="002E19A8">
        <w:rPr>
          <w:rFonts w:ascii="Times New Roman" w:eastAsia="Times New Roman" w:hAnsi="Times New Roman" w:cs="Times New Roman"/>
          <w:noProof/>
          <w:color w:val="000000" w:themeColor="text1"/>
          <w:sz w:val="24"/>
          <w:szCs w:val="24"/>
        </w:rPr>
        <w:t>for single vacancy</w:t>
      </w:r>
      <w:r w:rsidR="004911B4" w:rsidRPr="002E19A8">
        <w:rPr>
          <w:rFonts w:ascii="Times New Roman" w:eastAsia="Times New Roman" w:hAnsi="Times New Roman" w:cs="Times New Roman"/>
          <w:noProof/>
          <w:color w:val="000000" w:themeColor="text1"/>
          <w:sz w:val="24"/>
          <w:szCs w:val="24"/>
        </w:rPr>
        <w:t xml:space="preserve">, </w:t>
      </w:r>
      <m:oMath>
        <m:r>
          <w:rPr>
            <w:rFonts w:ascii="Cambria Math" w:eastAsia="Times New Roman" w:hAnsi="Cambria Math" w:cs="Times New Roman"/>
            <w:color w:val="000000" w:themeColor="text1"/>
            <w:sz w:val="24"/>
            <w:szCs w:val="24"/>
          </w:rPr>
          <m:t xml:space="preserve">i=I </m:t>
        </m:r>
      </m:oMath>
      <w:r w:rsidR="004911B4" w:rsidRPr="002E19A8">
        <w:rPr>
          <w:rFonts w:ascii="Times New Roman" w:eastAsia="Times New Roman" w:hAnsi="Times New Roman" w:cs="Times New Roman"/>
          <w:noProof/>
          <w:color w:val="000000" w:themeColor="text1"/>
          <w:sz w:val="24"/>
          <w:szCs w:val="24"/>
        </w:rPr>
        <w:t xml:space="preserve">for </w:t>
      </w:r>
      <w:r w:rsidR="00D60163" w:rsidRPr="002E19A8">
        <w:rPr>
          <w:rFonts w:ascii="Times New Roman" w:eastAsia="Times New Roman" w:hAnsi="Times New Roman" w:cs="Times New Roman"/>
          <w:noProof/>
          <w:color w:val="000000" w:themeColor="text1"/>
          <w:sz w:val="24"/>
          <w:szCs w:val="24"/>
        </w:rPr>
        <w:t>single interstitial</w:t>
      </w:r>
      <w:r w:rsidR="003204DF" w:rsidRPr="002E19A8">
        <w:rPr>
          <w:rFonts w:ascii="Times New Roman" w:eastAsia="Times New Roman" w:hAnsi="Times New Roman" w:cs="Times New Roman"/>
          <w:noProof/>
          <w:color w:val="000000" w:themeColor="text1"/>
          <w:sz w:val="24"/>
          <w:szCs w:val="24"/>
        </w:rPr>
        <w:t xml:space="preserve">, and , </w:t>
      </w:r>
      <m:oMath>
        <m:r>
          <w:rPr>
            <w:rFonts w:ascii="Cambria Math" w:eastAsia="Times New Roman" w:hAnsi="Cambria Math" w:cs="Times New Roman"/>
            <w:color w:val="000000" w:themeColor="text1"/>
            <w:sz w:val="24"/>
            <w:szCs w:val="24"/>
          </w:rPr>
          <m:t xml:space="preserve">i=g </m:t>
        </m:r>
      </m:oMath>
      <w:r w:rsidR="003204DF" w:rsidRPr="002E19A8">
        <w:rPr>
          <w:rFonts w:ascii="Times New Roman" w:eastAsia="Times New Roman" w:hAnsi="Times New Roman" w:cs="Times New Roman"/>
          <w:noProof/>
          <w:color w:val="000000" w:themeColor="text1"/>
          <w:sz w:val="24"/>
          <w:szCs w:val="24"/>
        </w:rPr>
        <w:t>for gas atom</w:t>
      </w:r>
      <w:r w:rsidR="00D60163" w:rsidRPr="002E19A8">
        <w:rPr>
          <w:rFonts w:ascii="Times New Roman" w:eastAsia="Times New Roman" w:hAnsi="Times New Roman" w:cs="Times New Roman"/>
          <w:noProof/>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 xml:space="preserve">i </m:t>
            </m:r>
          </m:sub>
        </m:sSub>
        <m:r>
          <w:rPr>
            <w:rFonts w:ascii="Cambria Math" w:eastAsia="Times New Roman" w:hAnsi="Cambria Math" w:cs="Times New Roman"/>
            <w:color w:val="000000" w:themeColor="text1"/>
            <w:sz w:val="24"/>
            <w:szCs w:val="24"/>
          </w:rPr>
          <m:t xml:space="preserve"> </m:t>
        </m:r>
      </m:oMath>
      <w:r w:rsidR="001370DC" w:rsidRPr="002E19A8">
        <w:rPr>
          <w:rFonts w:ascii="Times New Roman" w:eastAsia="Times New Roman" w:hAnsi="Times New Roman" w:cs="Times New Roman"/>
          <w:color w:val="000000" w:themeColor="text1"/>
          <w:sz w:val="24"/>
          <w:szCs w:val="24"/>
        </w:rPr>
        <w:t>is the diffusivity of defect</w:t>
      </w:r>
      <w:r w:rsidR="007178FA"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 xml:space="preserve"> </m:t>
        </m:r>
      </m:oMath>
      <w:r w:rsidR="001370DC" w:rsidRPr="002E19A8">
        <w:rPr>
          <w:rFonts w:ascii="Times New Roman" w:eastAsia="Times New Roman" w:hAnsi="Times New Roman" w:cs="Times New Roman"/>
          <w:color w:val="000000" w:themeColor="text1"/>
          <w:sz w:val="24"/>
          <w:szCs w:val="24"/>
        </w:rPr>
        <w:t xml:space="preserve">is the interaction energy between sink and defect </w:t>
      </w:r>
      <m:oMath>
        <m:r>
          <w:rPr>
            <w:rFonts w:ascii="Cambria Math" w:eastAsia="Times New Roman" w:hAnsi="Cambria Math" w:cs="Times New Roman"/>
            <w:color w:val="000000" w:themeColor="text1"/>
            <w:sz w:val="24"/>
            <w:szCs w:val="24"/>
          </w:rPr>
          <m:t xml:space="preserve"> i</m:t>
        </m:r>
      </m:oMath>
      <w:r w:rsidR="005802F5" w:rsidRPr="002E19A8">
        <w:rPr>
          <w:rFonts w:ascii="Times New Roman" w:eastAsia="Times New Roman" w:hAnsi="Times New Roman" w:cs="Times New Roman"/>
          <w:color w:val="000000" w:themeColor="text1"/>
          <w:sz w:val="24"/>
          <w:szCs w:val="24"/>
        </w:rPr>
        <w:t xml:space="preserve"> or chemical potential of defect on </w:t>
      </w:r>
      <w:r w:rsidR="00A83B21" w:rsidRPr="002E19A8">
        <w:rPr>
          <w:rFonts w:ascii="Times New Roman" w:eastAsia="Times New Roman" w:hAnsi="Times New Roman" w:cs="Times New Roman"/>
          <w:color w:val="000000" w:themeColor="text1"/>
          <w:sz w:val="24"/>
          <w:szCs w:val="24"/>
        </w:rPr>
        <w:t>sinks</w:t>
      </w:r>
      <w:r w:rsidR="001370DC"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r>
              <w:rPr>
                <w:rFonts w:ascii="Cambria Math" w:eastAsia="Times New Roman" w:hAnsi="Cambria Math" w:cs="Times New Roman"/>
                <w:color w:val="000000" w:themeColor="text1"/>
                <w:sz w:val="24"/>
                <w:szCs w:val="24"/>
              </w:rPr>
              <m:t>i</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denotes generation rate</w:t>
      </w:r>
      <w:r w:rsidR="008904CB" w:rsidRPr="002E19A8">
        <w:rPr>
          <w:rFonts w:ascii="Times New Roman" w:eastAsia="Times New Roman" w:hAnsi="Times New Roman" w:cs="Times New Roman"/>
          <w:color w:val="000000" w:themeColor="text1"/>
          <w:sz w:val="24"/>
          <w:szCs w:val="24"/>
        </w:rPr>
        <w:t xml:space="preserve"> of vacancy, interstitial and gas atom</w:t>
      </w:r>
      <w:r w:rsidR="001370DC" w:rsidRPr="002E19A8">
        <w:rPr>
          <w:rFonts w:ascii="Times New Roman" w:eastAsia="Times New Roman" w:hAnsi="Times New Roman" w:cs="Times New Roman"/>
          <w:color w:val="000000" w:themeColor="text1"/>
          <w:sz w:val="24"/>
          <w:szCs w:val="24"/>
        </w:rPr>
        <w:t xml:space="preserve"> by </w:t>
      </w:r>
      <w:r w:rsidR="00D91899" w:rsidRPr="002E19A8">
        <w:rPr>
          <w:rFonts w:ascii="Times New Roman" w:eastAsia="Times New Roman" w:hAnsi="Times New Roman" w:cs="Times New Roman"/>
          <w:color w:val="000000" w:themeColor="text1"/>
          <w:sz w:val="24"/>
          <w:szCs w:val="24"/>
        </w:rPr>
        <w:t>fission r</w:t>
      </w:r>
      <w:r w:rsidR="00D92A21" w:rsidRPr="002E19A8">
        <w:rPr>
          <w:rFonts w:ascii="Times New Roman" w:eastAsia="Times New Roman" w:hAnsi="Times New Roman" w:cs="Times New Roman"/>
          <w:color w:val="000000" w:themeColor="text1"/>
          <w:sz w:val="24"/>
          <w:szCs w:val="24"/>
        </w:rPr>
        <w:t>e</w:t>
      </w:r>
      <w:r w:rsidR="00D91899" w:rsidRPr="002E19A8">
        <w:rPr>
          <w:rFonts w:ascii="Times New Roman" w:eastAsia="Times New Roman" w:hAnsi="Times New Roman" w:cs="Times New Roman"/>
          <w:color w:val="000000" w:themeColor="text1"/>
          <w:sz w:val="24"/>
          <w:szCs w:val="24"/>
        </w:rPr>
        <w:t>action</w:t>
      </w:r>
      <w:r w:rsidR="001370DC" w:rsidRPr="002E19A8">
        <w:rPr>
          <w:rFonts w:ascii="Times New Roman" w:eastAsia="Times New Roman" w:hAnsi="Times New Roman" w:cs="Times New Roman"/>
          <w:color w:val="000000" w:themeColor="text1"/>
          <w:sz w:val="24"/>
          <w:szCs w:val="24"/>
        </w:rPr>
        <w:t>;</w:t>
      </w:r>
      <w:r w:rsidR="00B60EC3"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 xml:space="preserve">lj </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m,x,t</m:t>
            </m:r>
          </m:e>
        </m:d>
        <m:r>
          <w:rPr>
            <w:rFonts w:ascii="Cambria Math" w:eastAsia="Times New Roman" w:hAnsi="Cambria Math" w:cs="Times New Roman"/>
            <w:color w:val="000000" w:themeColor="text1"/>
            <w:sz w:val="24"/>
            <w:szCs w:val="24"/>
          </w:rPr>
          <m:t xml:space="preserve"> </m:t>
        </m:r>
      </m:oMath>
      <w:r w:rsidR="00B60EC3" w:rsidRPr="002E19A8">
        <w:rPr>
          <w:rFonts w:ascii="Times New Roman" w:eastAsia="Times New Roman" w:hAnsi="Times New Roman" w:cs="Times New Roman"/>
          <w:color w:val="000000" w:themeColor="text1"/>
          <w:sz w:val="24"/>
          <w:szCs w:val="24"/>
        </w:rPr>
        <w:t>is the concentration of defect cluster</w:t>
      </w:r>
      <m:oMath>
        <m:r>
          <w:rPr>
            <w:rFonts w:ascii="Cambria Math" w:eastAsia="Times New Roman" w:hAnsi="Cambria Math" w:cs="Times New Roman"/>
            <w:color w:val="000000" w:themeColor="text1"/>
            <w:sz w:val="24"/>
            <w:szCs w:val="24"/>
          </w:rPr>
          <m:t xml:space="preserve"> lj</m:t>
        </m:r>
      </m:oMath>
      <w:r w:rsidR="00B60EC3"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α</m:t>
        </m:r>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a rate constant for the recombination between single </w:t>
      </w:r>
      <w:r w:rsidR="001370DC" w:rsidRPr="002E19A8">
        <w:rPr>
          <w:rFonts w:ascii="Times New Roman" w:eastAsia="Times New Roman" w:hAnsi="Times New Roman" w:cs="Times New Roman"/>
          <w:color w:val="000000" w:themeColor="text1"/>
          <w:sz w:val="24"/>
          <w:szCs w:val="24"/>
        </w:rPr>
        <w:lastRenderedPageBreak/>
        <w:t>vacancies and single interstitials;</w:t>
      </w:r>
      <m:oMath>
        <m:r>
          <w:rPr>
            <w:rFonts w:ascii="Cambria Math" w:eastAsia="Times New Roman" w:hAnsi="Cambria Math" w:cs="Times New Roman"/>
            <w:color w:val="000000" w:themeColor="text1"/>
            <w:sz w:val="24"/>
            <w:szCs w:val="24"/>
          </w:rPr>
          <m:t xml:space="preserve"> </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capture coefficient of  mobile defect </w:t>
      </w:r>
      <m:oMath>
        <m:r>
          <w:rPr>
            <w:rFonts w:ascii="Cambria Math" w:eastAsia="Times New Roman" w:hAnsi="Cambria Math" w:cs="Times New Roman"/>
            <w:color w:val="000000" w:themeColor="text1"/>
            <w:sz w:val="24"/>
            <w:szCs w:val="24"/>
          </w:rPr>
          <m:t xml:space="preserve"> i</m:t>
        </m:r>
      </m:oMath>
      <w:r w:rsidR="007178FA" w:rsidRPr="002E19A8">
        <w:rPr>
          <w:rFonts w:ascii="Times New Roman" w:eastAsia="Times New Roman" w:hAnsi="Times New Roman" w:cs="Times New Roman"/>
          <w:noProof/>
          <w:color w:val="000000" w:themeColor="text1"/>
          <w:position w:val="-6"/>
          <w:sz w:val="24"/>
          <w:szCs w:val="24"/>
        </w:rPr>
        <w:t xml:space="preserve"> </w:t>
      </w:r>
      <w:r w:rsidR="001370DC" w:rsidRPr="002E19A8">
        <w:rPr>
          <w:rFonts w:ascii="Times New Roman" w:eastAsia="Times New Roman" w:hAnsi="Times New Roman" w:cs="Times New Roman"/>
          <w:color w:val="000000" w:themeColor="text1"/>
          <w:sz w:val="24"/>
          <w:szCs w:val="24"/>
        </w:rPr>
        <w:t xml:space="preserve"> by defect cluster </w:t>
      </w:r>
      <m:oMath>
        <m:r>
          <w:rPr>
            <w:rFonts w:ascii="Cambria Math" w:eastAsia="Times New Roman" w:hAnsi="Cambria Math" w:cs="Times New Roman"/>
            <w:color w:val="000000" w:themeColor="text1"/>
            <w:sz w:val="24"/>
            <w:szCs w:val="24"/>
          </w:rPr>
          <m:t xml:space="preserve"> lj</m:t>
        </m:r>
      </m:oMath>
      <w:r w:rsidR="001370DC" w:rsidRPr="002E19A8">
        <w:rPr>
          <w:rFonts w:ascii="Times New Roman" w:eastAsia="Times New Roman" w:hAnsi="Times New Roman" w:cs="Times New Roman"/>
          <w:color w:val="000000" w:themeColor="text1"/>
          <w:sz w:val="24"/>
          <w:szCs w:val="24"/>
        </w:rPr>
        <w:t>;</w:t>
      </w:r>
      <w:r w:rsidR="001D2AB0"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 xml:space="preserve"> </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 xml:space="preserve"> </m:t>
        </m:r>
      </m:oMath>
      <w:r w:rsidR="00923988"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emission coefficient of mobile defect </w:t>
      </w:r>
      <m:oMath>
        <m:r>
          <w:rPr>
            <w:rFonts w:ascii="Cambria Math" w:eastAsia="Times New Roman" w:hAnsi="Cambria Math" w:cs="Times New Roman"/>
            <w:color w:val="000000" w:themeColor="text1"/>
            <w:sz w:val="24"/>
            <w:szCs w:val="24"/>
          </w:rPr>
          <m:t xml:space="preserve"> i</m:t>
        </m:r>
      </m:oMath>
      <w:r w:rsidR="007178FA" w:rsidRPr="002E19A8">
        <w:rPr>
          <w:rFonts w:ascii="Times New Roman" w:eastAsia="Times New Roman" w:hAnsi="Times New Roman" w:cs="Times New Roman"/>
          <w:noProof/>
          <w:color w:val="000000" w:themeColor="text1"/>
          <w:position w:val="-6"/>
          <w:sz w:val="24"/>
          <w:szCs w:val="24"/>
        </w:rPr>
        <w:t xml:space="preserve"> </w:t>
      </w:r>
      <w:r w:rsidR="001370DC" w:rsidRPr="002E19A8">
        <w:rPr>
          <w:rFonts w:ascii="Times New Roman" w:eastAsia="Times New Roman" w:hAnsi="Times New Roman" w:cs="Times New Roman"/>
          <w:noProof/>
          <w:color w:val="000000" w:themeColor="text1"/>
          <w:sz w:val="24"/>
          <w:szCs w:val="24"/>
        </w:rPr>
        <w:t xml:space="preserve"> by </w:t>
      </w:r>
      <w:r w:rsidR="001370DC" w:rsidRPr="002E19A8">
        <w:rPr>
          <w:rFonts w:ascii="Times New Roman" w:eastAsia="Times New Roman" w:hAnsi="Times New Roman" w:cs="Times New Roman"/>
          <w:color w:val="000000" w:themeColor="text1"/>
          <w:sz w:val="24"/>
          <w:szCs w:val="24"/>
        </w:rPr>
        <w:t xml:space="preserve">cluster </w:t>
      </w:r>
      <m:oMath>
        <m:r>
          <w:rPr>
            <w:rFonts w:ascii="Cambria Math" w:eastAsia="Times New Roman" w:hAnsi="Cambria Math" w:cs="Times New Roman"/>
            <w:color w:val="000000" w:themeColor="text1"/>
            <w:sz w:val="24"/>
            <w:szCs w:val="24"/>
          </w:rPr>
          <m:t>m</m:t>
        </m:r>
      </m:oMath>
      <w:r w:rsidR="001370DC" w:rsidRPr="002E19A8">
        <w:rPr>
          <w:rFonts w:ascii="Times New Roman" w:eastAsia="Times New Roman" w:hAnsi="Times New Roman" w:cs="Times New Roman"/>
          <w:color w:val="000000" w:themeColor="text1"/>
          <w:sz w:val="24"/>
          <w:szCs w:val="24"/>
        </w:rPr>
        <w:t xml:space="preserve"> of defect </w:t>
      </w:r>
      <m:oMath>
        <m:r>
          <w:rPr>
            <w:rFonts w:ascii="Cambria Math" w:eastAsia="Times New Roman" w:hAnsi="Cambria Math" w:cs="Times New Roman"/>
            <w:color w:val="000000" w:themeColor="text1"/>
            <w:sz w:val="24"/>
            <w:szCs w:val="24"/>
          </w:rPr>
          <m:t xml:space="preserve"> j</m:t>
        </m:r>
      </m:oMath>
      <w:r w:rsidR="001370DC"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i,def</m:t>
            </m:r>
          </m:sub>
        </m:sSub>
      </m:oMath>
      <w:r w:rsidR="001370DC" w:rsidRPr="002E19A8">
        <w:rPr>
          <w:rFonts w:ascii="Times New Roman" w:eastAsia="Times New Roman" w:hAnsi="Times New Roman" w:cs="Times New Roman"/>
          <w:color w:val="000000" w:themeColor="text1"/>
          <w:sz w:val="24"/>
          <w:szCs w:val="24"/>
        </w:rPr>
        <w:t xml:space="preserve"> is </w:t>
      </w:r>
      <w:r w:rsidR="00850267" w:rsidRPr="002E19A8">
        <w:rPr>
          <w:rFonts w:ascii="Times New Roman" w:eastAsia="Times New Roman" w:hAnsi="Times New Roman" w:cs="Times New Roman"/>
          <w:color w:val="000000" w:themeColor="text1"/>
          <w:sz w:val="24"/>
          <w:szCs w:val="24"/>
        </w:rPr>
        <w:t xml:space="preserve">the sink </w:t>
      </w:r>
      <w:r w:rsidR="00B0182E" w:rsidRPr="002E19A8">
        <w:rPr>
          <w:rFonts w:ascii="Times New Roman" w:eastAsia="Times New Roman" w:hAnsi="Times New Roman" w:cs="Times New Roman"/>
          <w:color w:val="000000" w:themeColor="text1"/>
          <w:sz w:val="24"/>
          <w:szCs w:val="24"/>
        </w:rPr>
        <w:t>rate</w:t>
      </w:r>
      <w:r w:rsidR="00850267" w:rsidRPr="002E19A8">
        <w:rPr>
          <w:rFonts w:ascii="Times New Roman" w:eastAsia="Times New Roman" w:hAnsi="Times New Roman" w:cs="Times New Roman"/>
          <w:color w:val="000000" w:themeColor="text1"/>
          <w:sz w:val="24"/>
          <w:szCs w:val="24"/>
        </w:rPr>
        <w:t xml:space="preserve"> </w:t>
      </w:r>
      <w:r w:rsidR="0034288F" w:rsidRPr="002E19A8">
        <w:rPr>
          <w:rFonts w:ascii="Times New Roman" w:eastAsia="Times New Roman" w:hAnsi="Times New Roman" w:cs="Times New Roman"/>
          <w:color w:val="000000" w:themeColor="text1"/>
          <w:sz w:val="24"/>
          <w:szCs w:val="24"/>
        </w:rPr>
        <w:t xml:space="preserve">of </w:t>
      </w:r>
      <w:r w:rsidR="001370DC" w:rsidRPr="002E19A8">
        <w:rPr>
          <w:rFonts w:ascii="Times New Roman" w:eastAsia="Times New Roman" w:hAnsi="Times New Roman" w:cs="Times New Roman"/>
          <w:color w:val="000000" w:themeColor="text1"/>
          <w:sz w:val="24"/>
          <w:szCs w:val="24"/>
        </w:rPr>
        <w:t xml:space="preserve">defect </w:t>
      </w:r>
      <m:oMath>
        <m:r>
          <w:rPr>
            <w:rFonts w:ascii="Cambria Math" w:eastAsia="Times New Roman" w:hAnsi="Cambria Math" w:cs="Times New Roman"/>
            <w:color w:val="000000" w:themeColor="text1"/>
            <w:sz w:val="24"/>
            <w:szCs w:val="24"/>
          </w:rPr>
          <m:t xml:space="preserve"> i</m:t>
        </m:r>
      </m:oMath>
      <w:r w:rsidR="007178FA" w:rsidRPr="002E19A8">
        <w:rPr>
          <w:rFonts w:ascii="Times New Roman" w:eastAsia="Times New Roman" w:hAnsi="Times New Roman" w:cs="Times New Roman"/>
          <w:noProof/>
          <w:color w:val="000000" w:themeColor="text1"/>
          <w:position w:val="-6"/>
          <w:sz w:val="24"/>
          <w:szCs w:val="24"/>
        </w:rPr>
        <w:t xml:space="preserve"> </w:t>
      </w:r>
      <w:r w:rsidR="001370DC" w:rsidRPr="002E19A8">
        <w:rPr>
          <w:rFonts w:ascii="Times New Roman" w:eastAsia="Times New Roman" w:hAnsi="Times New Roman" w:cs="Times New Roman"/>
          <w:color w:val="000000" w:themeColor="text1"/>
          <w:sz w:val="24"/>
          <w:szCs w:val="24"/>
        </w:rPr>
        <w:t xml:space="preserve"> </w:t>
      </w:r>
      <w:r w:rsidR="0034288F" w:rsidRPr="002E19A8">
        <w:rPr>
          <w:rFonts w:ascii="Times New Roman" w:eastAsia="Times New Roman" w:hAnsi="Times New Roman" w:cs="Times New Roman"/>
          <w:color w:val="000000" w:themeColor="text1"/>
          <w:sz w:val="24"/>
          <w:szCs w:val="24"/>
        </w:rPr>
        <w:t>on</w:t>
      </w:r>
      <w:r w:rsidR="001370DC" w:rsidRPr="002E19A8">
        <w:rPr>
          <w:rFonts w:ascii="Times New Roman" w:eastAsia="Times New Roman" w:hAnsi="Times New Roman" w:cs="Times New Roman"/>
          <w:color w:val="000000" w:themeColor="text1"/>
          <w:sz w:val="24"/>
          <w:szCs w:val="24"/>
        </w:rPr>
        <w:t xml:space="preserve"> sinks</w:t>
      </w:r>
      <w:r w:rsidR="008905AC" w:rsidRPr="002E19A8">
        <w:rPr>
          <w:rFonts w:ascii="Times New Roman" w:eastAsia="Times New Roman" w:hAnsi="Times New Roman" w:cs="Times New Roman"/>
          <w:color w:val="000000" w:themeColor="text1"/>
          <w:sz w:val="24"/>
          <w:szCs w:val="24"/>
        </w:rPr>
        <w:t xml:space="preserve"> </w:t>
      </w:r>
      <w:r w:rsidR="006F7C9F" w:rsidRPr="002E19A8">
        <w:rPr>
          <w:rFonts w:ascii="Times New Roman" w:eastAsia="Times New Roman" w:hAnsi="Times New Roman" w:cs="Times New Roman"/>
          <w:color w:val="000000" w:themeColor="text1"/>
          <w:sz w:val="24"/>
          <w:szCs w:val="24"/>
        </w:rPr>
        <w:t>(</w:t>
      </w:r>
      <m:oMath>
        <m:r>
          <w:rPr>
            <w:rFonts w:ascii="Cambria Math" w:eastAsia="Times New Roman" w:hAnsi="Cambria Math" w:cs="Times New Roman"/>
            <w:color w:val="000000" w:themeColor="text1"/>
            <w:sz w:val="24"/>
            <w:szCs w:val="24"/>
          </w:rPr>
          <m:t>def</m:t>
        </m:r>
      </m:oMath>
      <w:r w:rsidR="006F7C9F"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 xml:space="preserve"> including grain boundary </w:t>
      </w:r>
      <w:r w:rsidR="008905AC" w:rsidRPr="002E19A8">
        <w:rPr>
          <w:rFonts w:ascii="Times New Roman" w:eastAsia="Times New Roman" w:hAnsi="Times New Roman" w:cs="Times New Roman"/>
          <w:color w:val="000000" w:themeColor="text1"/>
          <w:sz w:val="24"/>
          <w:szCs w:val="24"/>
        </w:rPr>
        <w:t>(</w:t>
      </w:r>
      <m:oMath>
        <m:r>
          <w:rPr>
            <w:rFonts w:ascii="Cambria Math" w:eastAsia="Times New Roman" w:hAnsi="Cambria Math" w:cs="Times New Roman"/>
            <w:color w:val="000000" w:themeColor="text1"/>
            <w:sz w:val="24"/>
            <w:szCs w:val="24"/>
          </w:rPr>
          <m:t>gb</m:t>
        </m:r>
      </m:oMath>
      <w:r w:rsidR="008905AC"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 gas bubble interface</w:t>
      </w:r>
      <w:r w:rsidR="008905AC"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g</m:t>
        </m:r>
      </m:oMath>
      <w:r w:rsidR="008905AC"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 xml:space="preserve">, and dislocation network (dis); and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equilibrium concentration of defect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on sinks</w:t>
      </w:r>
      <w:r w:rsidR="006B5ED9"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def</m:t>
        </m:r>
      </m:oMath>
      <w:r w:rsidR="006B5ED9"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w:t>
      </w:r>
      <w:r w:rsidR="009171FF"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i,def</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w:t>
      </w:r>
      <w:r w:rsidR="006B5ED9" w:rsidRPr="002E19A8">
        <w:rPr>
          <w:rFonts w:ascii="Times New Roman" w:eastAsia="Times New Roman" w:hAnsi="Times New Roman" w:cs="Times New Roman"/>
          <w:color w:val="000000" w:themeColor="text1"/>
          <w:sz w:val="24"/>
          <w:szCs w:val="24"/>
        </w:rPr>
        <w:t xml:space="preserve">emission </w:t>
      </w:r>
      <w:r w:rsidR="00E30E93" w:rsidRPr="002E19A8">
        <w:rPr>
          <w:rFonts w:ascii="Times New Roman" w:eastAsia="Times New Roman" w:hAnsi="Times New Roman" w:cs="Times New Roman"/>
          <w:color w:val="000000" w:themeColor="text1"/>
          <w:sz w:val="24"/>
          <w:szCs w:val="24"/>
        </w:rPr>
        <w:t xml:space="preserve">rate </w:t>
      </w:r>
      <w:r w:rsidR="006B5ED9" w:rsidRPr="002E19A8">
        <w:rPr>
          <w:rFonts w:ascii="Times New Roman" w:eastAsia="Times New Roman" w:hAnsi="Times New Roman" w:cs="Times New Roman"/>
          <w:color w:val="000000" w:themeColor="text1"/>
          <w:sz w:val="24"/>
          <w:szCs w:val="24"/>
        </w:rPr>
        <w:t xml:space="preserve">of </w:t>
      </w:r>
      <w:r w:rsidR="001370DC" w:rsidRPr="002E19A8">
        <w:rPr>
          <w:rFonts w:ascii="Times New Roman" w:eastAsia="Times New Roman" w:hAnsi="Times New Roman" w:cs="Times New Roman"/>
          <w:color w:val="000000" w:themeColor="text1"/>
          <w:sz w:val="24"/>
          <w:szCs w:val="24"/>
        </w:rPr>
        <w:t xml:space="preserve">defect </w:t>
      </w:r>
      <m:oMath>
        <m:r>
          <w:rPr>
            <w:rFonts w:ascii="Cambria Math" w:eastAsia="Times New Roman" w:hAnsi="Cambria Math" w:cs="Times New Roman"/>
            <w:color w:val="000000" w:themeColor="text1"/>
            <w:sz w:val="24"/>
            <w:szCs w:val="24"/>
          </w:rPr>
          <m:t xml:space="preserve"> i</m:t>
        </m:r>
      </m:oMath>
      <w:r w:rsidR="001370DC" w:rsidRPr="002E19A8">
        <w:rPr>
          <w:rFonts w:ascii="Times New Roman" w:eastAsia="Times New Roman" w:hAnsi="Times New Roman" w:cs="Times New Roman"/>
          <w:color w:val="000000" w:themeColor="text1"/>
          <w:sz w:val="24"/>
          <w:szCs w:val="24"/>
        </w:rPr>
        <w:t xml:space="preserve"> from</w:t>
      </w:r>
      <w:r w:rsidR="00594311">
        <w:rPr>
          <w:rFonts w:ascii="Times New Roman" w:eastAsia="Times New Roman" w:hAnsi="Times New Roman" w:cs="Times New Roman"/>
          <w:color w:val="000000" w:themeColor="text1"/>
          <w:sz w:val="24"/>
          <w:szCs w:val="24"/>
        </w:rPr>
        <w:t xml:space="preserve"> sink</w:t>
      </w:r>
      <w:r w:rsidR="001370DC" w:rsidRPr="002E19A8">
        <w:rPr>
          <w:rFonts w:ascii="Times New Roman" w:eastAsia="Times New Roman" w:hAnsi="Times New Roman" w:cs="Times New Roman"/>
          <w:color w:val="000000" w:themeColor="text1"/>
          <w:sz w:val="24"/>
          <w:szCs w:val="24"/>
        </w:rPr>
        <w:t xml:space="preserve"> </w:t>
      </w:r>
      <w:r w:rsidR="006B5ED9" w:rsidRPr="002E19A8">
        <w:rPr>
          <w:rFonts w:ascii="Times New Roman" w:eastAsia="Times New Roman" w:hAnsi="Times New Roman" w:cs="Times New Roman"/>
          <w:color w:val="000000" w:themeColor="text1"/>
          <w:sz w:val="24"/>
          <w:szCs w:val="24"/>
        </w:rPr>
        <w:t>(</w:t>
      </w:r>
      <m:oMath>
        <m:r>
          <w:rPr>
            <w:rFonts w:ascii="Cambria Math" w:eastAsia="Times New Roman" w:hAnsi="Cambria Math" w:cs="Times New Roman"/>
            <w:color w:val="000000" w:themeColor="text1"/>
            <w:sz w:val="24"/>
            <w:szCs w:val="24"/>
          </w:rPr>
          <m:t>def</m:t>
        </m:r>
      </m:oMath>
      <w:r w:rsidR="006B5ED9" w:rsidRPr="002E19A8">
        <w:rPr>
          <w:rFonts w:ascii="Times New Roman" w:eastAsia="Times New Roman" w:hAnsi="Times New Roman" w:cs="Times New Roman"/>
          <w:color w:val="000000" w:themeColor="text1"/>
          <w:sz w:val="24"/>
          <w:szCs w:val="24"/>
        </w:rPr>
        <w:t>)</w:t>
      </w:r>
      <w:r w:rsidR="001370DC"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 xml:space="preserve"> ρ</m:t>
        </m:r>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is the dislocation density. The evolution of the dislocation</w:t>
      </w:r>
      <w:r w:rsidR="00594311">
        <w:rPr>
          <w:rFonts w:ascii="Times New Roman" w:eastAsia="Times New Roman" w:hAnsi="Times New Roman" w:cs="Times New Roman"/>
          <w:color w:val="000000" w:themeColor="text1"/>
          <w:sz w:val="24"/>
          <w:szCs w:val="24"/>
        </w:rPr>
        <w:t xml:space="preserve">s </w:t>
      </w:r>
      <w:r w:rsidR="001370DC" w:rsidRPr="002E19A8">
        <w:rPr>
          <w:rFonts w:ascii="Times New Roman" w:eastAsia="Times New Roman" w:hAnsi="Times New Roman" w:cs="Times New Roman"/>
          <w:color w:val="000000" w:themeColor="text1"/>
          <w:sz w:val="24"/>
          <w:szCs w:val="24"/>
        </w:rPr>
        <w:t>is described by a model similar to the one developed by Stoller</w:t>
      </w:r>
      <w:r w:rsidR="001370DC" w:rsidRPr="002E19A8">
        <w:rPr>
          <w:rFonts w:ascii="Times New Roman" w:eastAsia="Times New Roman" w:hAnsi="Times New Roman" w:cs="Times New Roman"/>
          <w:color w:val="000000" w:themeColor="text1"/>
          <w:sz w:val="24"/>
          <w:szCs w:val="24"/>
        </w:rPr>
        <w:fldChar w:fldCharType="begin"/>
      </w:r>
      <w:r w:rsidR="002F50B9">
        <w:rPr>
          <w:rFonts w:ascii="Times New Roman" w:eastAsia="Times New Roman" w:hAnsi="Times New Roman" w:cs="Times New Roman"/>
          <w:color w:val="000000" w:themeColor="text1"/>
          <w:sz w:val="24"/>
          <w:szCs w:val="24"/>
        </w:rPr>
        <w:instrText xml:space="preserve"> ADDIN EN.CITE &lt;EndNote&gt;&lt;Cite&gt;&lt;Author&gt;Stoller&lt;/Author&gt;&lt;Year&gt;1990&lt;/Year&gt;&lt;RecNum&gt;2043&lt;/RecNum&gt;&lt;DisplayText&gt;&lt;style face="superscript"&gt;24,25&lt;/style&gt;&lt;/DisplayText&gt;&lt;record&gt;&lt;rec-number&gt;2043&lt;/rec-number&gt;&lt;foreign-keys&gt;&lt;key app="EN" db-id="z2dws5pr0dxws8exxvxpxp2u05s5ps9w2rtz" timestamp="0"&gt;2043&lt;/key&gt;&lt;/foreign-keys&gt;&lt;ref-type name="Journal Article"&gt;17&lt;/ref-type&gt;&lt;contributors&gt;&lt;authors&gt;&lt;author&gt;Stoller, R. E.&lt;/author&gt;&lt;/authors&gt;&lt;/contributors&gt;&lt;titles&gt;&lt;title&gt;Modeling dislocation evolution in irradiated alloys&lt;/title&gt;&lt;secondary-title&gt;Metallurgical Transactions A&lt;/secondary-title&gt;&lt;/titles&gt;&lt;pages&gt;1829-1837&lt;/pages&gt;&lt;volume&gt;21&lt;/volume&gt;&lt;number&gt;7&lt;/number&gt;&lt;dates&gt;&lt;year&gt;1990&lt;/year&gt;&lt;pub-dates&gt;&lt;date&gt;July 01&lt;/date&gt;&lt;/pub-dates&gt;&lt;/dates&gt;&lt;isbn&gt;1543-1940&lt;/isbn&gt;&lt;label&gt;Stoller1990&lt;/label&gt;&lt;work-type&gt;journal article&lt;/work-type&gt;&lt;urls&gt;&lt;related-urls&gt;&lt;url&gt;&lt;style face="underline" font="default" size="100%"&gt;https://doi.org/10.1007/BF02647229&lt;/style&gt;&lt;/url&gt;&lt;/related-urls&gt;&lt;/urls&gt;&lt;electronic-resource-num&gt;10.1007/bf02647229&lt;/electronic-resource-num&gt;&lt;/record&gt;&lt;/Cite&gt;&lt;Cite&gt;&lt;Author&gt;Bardeen&lt;/Author&gt;&lt;Year&gt;1952&lt;/Year&gt;&lt;RecNum&gt;2044&lt;/RecNum&gt;&lt;record&gt;&lt;rec-number&gt;2044&lt;/rec-number&gt;&lt;foreign-keys&gt;&lt;key app="EN" db-id="z2dws5pr0dxws8exxvxpxp2u05s5ps9w2rtz" timestamp="0"&gt;2044&lt;/key&gt;&lt;/foreign-keys&gt;&lt;ref-type name="Book Section"&gt;5&lt;/ref-type&gt;&lt;contributors&gt;&lt;authors&gt;&lt;author&gt;J. Bardeen&lt;/author&gt;&lt;author&gt;C. Herring&lt;/author&gt;&lt;/authors&gt;&lt;secondary-authors&gt;&lt;author&gt;W. Shockley&lt;/author&gt;&lt;author&gt;J. H. Hollomon&lt;/author&gt;&lt;author&gt;R. Maurer&lt;/author&gt;&lt;author&gt;F. Seitz&lt;/author&gt;&lt;/secondary-authors&gt;&lt;/contributors&gt;&lt;titles&gt;&lt;secondary-title&gt;Imperfections in Nearly Perfect Crystals&lt;/secondary-title&gt;&lt;/titles&gt;&lt;pages&gt;261&lt;/pages&gt;&lt;dates&gt;&lt;year&gt;1952&lt;/year&gt;&lt;/dates&gt;&lt;pub-location&gt;New York&lt;/pub-location&gt;&lt;publisher&gt;John Wiley and Sons, Inc&lt;/publisher&gt;&lt;urls&gt;&lt;/urls&gt;&lt;/record&gt;&lt;/Cite&gt;&lt;/EndNote&gt;</w:instrText>
      </w:r>
      <w:r w:rsidR="001370DC" w:rsidRPr="002E19A8">
        <w:rPr>
          <w:rFonts w:ascii="Times New Roman" w:eastAsia="Times New Roman" w:hAnsi="Times New Roman" w:cs="Times New Roman"/>
          <w:color w:val="000000" w:themeColor="text1"/>
          <w:sz w:val="24"/>
          <w:szCs w:val="24"/>
        </w:rPr>
        <w:fldChar w:fldCharType="separate"/>
      </w:r>
      <w:r w:rsidR="002F50B9" w:rsidRPr="002F50B9">
        <w:rPr>
          <w:rFonts w:ascii="Times New Roman" w:eastAsia="Times New Roman" w:hAnsi="Times New Roman" w:cs="Times New Roman"/>
          <w:noProof/>
          <w:color w:val="000000" w:themeColor="text1"/>
          <w:sz w:val="24"/>
          <w:szCs w:val="24"/>
          <w:vertAlign w:val="superscript"/>
        </w:rPr>
        <w:t>24,25</w:t>
      </w:r>
      <w:r w:rsidR="001370DC" w:rsidRPr="002E19A8">
        <w:rPr>
          <w:rFonts w:ascii="Times New Roman" w:eastAsia="Times New Roman" w:hAnsi="Times New Roman" w:cs="Times New Roman"/>
          <w:color w:val="000000" w:themeColor="text1"/>
          <w:sz w:val="24"/>
          <w:szCs w:val="24"/>
        </w:rPr>
        <w:fldChar w:fldCharType="end"/>
      </w:r>
      <w:r w:rsidR="001370DC"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oMath>
      <w:r w:rsidR="001370DC" w:rsidRPr="002E19A8">
        <w:rPr>
          <w:rFonts w:ascii="Times New Roman" w:eastAsia="Times New Roman" w:hAnsi="Times New Roman" w:cs="Times New Roman"/>
          <w:color w:val="000000" w:themeColor="text1"/>
          <w:sz w:val="24"/>
          <w:szCs w:val="24"/>
        </w:rPr>
        <w:t xml:space="preserve">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V</m:t>
            </m:r>
          </m:sub>
        </m:sSub>
      </m:oMath>
      <w:r w:rsidR="001370DC" w:rsidRPr="002E19A8">
        <w:rPr>
          <w:rFonts w:ascii="Times New Roman" w:eastAsia="Times New Roman" w:hAnsi="Times New Roman" w:cs="Times New Roman"/>
          <w:color w:val="000000" w:themeColor="text1"/>
          <w:sz w:val="24"/>
          <w:szCs w:val="24"/>
        </w:rPr>
        <w:t xml:space="preserve"> are the largest allowable sizes of interstitial and vacancy clusters, respectively. Defect equilibrium concentration</w:t>
      </w:r>
      <w:r w:rsidR="002F20C0"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oMath>
      <w:r w:rsidR="001370DC" w:rsidRPr="002E19A8">
        <w:rPr>
          <w:rFonts w:ascii="Times New Roman" w:eastAsia="Times New Roman" w:hAnsi="Times New Roman" w:cs="Times New Roman"/>
          <w:color w:val="000000" w:themeColor="text1"/>
          <w:sz w:val="24"/>
          <w:szCs w:val="24"/>
        </w:rPr>
        <w:t xml:space="preserve">  is calculated by</w:t>
      </w:r>
      <w:r w:rsidR="002F20C0" w:rsidRPr="002E19A8">
        <w:rPr>
          <w:rFonts w:ascii="Times New Roman" w:eastAsia="Times New Roman" w:hAnsi="Times New Roman" w:cs="Times New Roman"/>
          <w:color w:val="000000" w:themeColor="text1"/>
          <w:sz w:val="24"/>
          <w:szCs w:val="24"/>
        </w:rPr>
        <w:t xml:space="preserve"> </w:t>
      </w:r>
      <m:oMath>
        <m:func>
          <m:funcPr>
            <m:ctrlPr>
              <w:rPr>
                <w:rFonts w:ascii="Cambria Math" w:eastAsia="Times New Roman" w:hAnsi="Cambria Math" w:cs="Times New Roman"/>
                <w:i/>
                <w:color w:val="000000" w:themeColor="text1"/>
                <w:sz w:val="24"/>
                <w:szCs w:val="24"/>
              </w:rPr>
            </m:ctrlPr>
          </m:funcPr>
          <m:fName>
            <m:r>
              <m:rPr>
                <m:sty m:val="p"/>
              </m:rPr>
              <w:rPr>
                <w:rFonts w:ascii="Cambria Math" w:eastAsia="Times New Roman" w:hAnsi="Cambria Math" w:cs="Times New Roman"/>
                <w:color w:val="000000" w:themeColor="text1"/>
                <w:sz w:val="24"/>
                <w:szCs w:val="24"/>
              </w:rPr>
              <m:t>exp(</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E</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f</m:t>
                </m:r>
              </m:sup>
            </m:sSubSup>
            <m:r>
              <m:rPr>
                <m:sty m:val="p"/>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r>
              <m:rPr>
                <m:sty m:val="p"/>
              </m:rPr>
              <w:rPr>
                <w:rFonts w:ascii="Cambria Math" w:eastAsia="Times New Roman" w:hAnsi="Cambria Math" w:cs="Times New Roman"/>
                <w:color w:val="000000" w:themeColor="text1"/>
                <w:sz w:val="24"/>
                <w:szCs w:val="24"/>
              </w:rPr>
              <m:t>)</m:t>
            </m:r>
          </m:fName>
          <m:e>
            <m:r>
              <w:rPr>
                <w:rFonts w:ascii="Cambria Math" w:eastAsia="Times New Roman" w:hAnsi="Cambria Math" w:cs="Times New Roman"/>
                <w:color w:val="000000" w:themeColor="text1"/>
                <w:sz w:val="24"/>
                <w:szCs w:val="24"/>
              </w:rPr>
              <m:t xml:space="preserve"> </m:t>
            </m:r>
          </m:e>
        </m:func>
      </m:oMath>
      <w:r w:rsidR="002F20C0"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where</w:t>
      </w:r>
      <w:r w:rsidR="002F20C0"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E</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f</m:t>
            </m:r>
          </m:sup>
        </m:sSubSup>
      </m:oMath>
      <w:r w:rsidR="001370DC"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formation energy of defect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on defect</w:t>
      </w:r>
      <m:oMath>
        <m:r>
          <w:rPr>
            <w:rFonts w:ascii="Cambria Math" w:eastAsia="Times New Roman" w:hAnsi="Cambria Math" w:cs="Times New Roman"/>
            <w:color w:val="000000" w:themeColor="text1"/>
            <w:sz w:val="24"/>
            <w:szCs w:val="24"/>
          </w:rPr>
          <m:t xml:space="preserve"> def</m:t>
        </m:r>
      </m:oMath>
      <w:r w:rsidR="001370DC" w:rsidRPr="002E19A8">
        <w:rPr>
          <w:rFonts w:ascii="Times New Roman" w:eastAsia="Times New Roman" w:hAnsi="Times New Roman" w:cs="Times New Roman"/>
          <w:color w:val="000000" w:themeColor="text1"/>
          <w:sz w:val="24"/>
          <w:szCs w:val="24"/>
        </w:rPr>
        <w:t>; the rate constant</w:t>
      </w:r>
      <w:r w:rsidR="002F20C0"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α=</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iv</m:t>
            </m:r>
          </m:sub>
        </m:sSub>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V</m:t>
                </m:r>
              </m:sub>
            </m:sSub>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oMath>
      <w:r w:rsidR="001370DC"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noProof/>
          <w:color w:val="000000" w:themeColor="text1"/>
          <w:sz w:val="24"/>
          <w:szCs w:val="24"/>
        </w:rPr>
        <w:t xml:space="preserve"> </w:t>
      </w:r>
      <w:r w:rsidR="00640333" w:rsidRPr="002E19A8">
        <w:rPr>
          <w:rFonts w:ascii="Times New Roman" w:eastAsia="Times New Roman" w:hAnsi="Times New Roman" w:cs="Times New Roman"/>
          <w:noProof/>
          <w:color w:val="000000" w:themeColor="text1"/>
          <w:sz w:val="24"/>
          <w:szCs w:val="24"/>
        </w:rPr>
        <w:t xml:space="preserve">where </w:t>
      </w:r>
      <m:oMath>
        <m:r>
          <w:rPr>
            <w:rFonts w:ascii="Cambria Math" w:eastAsia="Times New Roman" w:hAnsi="Cambria Math" w:cs="Times New Roman"/>
            <w:color w:val="000000" w:themeColor="text1"/>
            <w:sz w:val="24"/>
            <w:szCs w:val="24"/>
          </w:rPr>
          <m:t>a</m:t>
        </m:r>
      </m:oMath>
      <w:r w:rsidR="00FF3BDE" w:rsidRPr="002E19A8">
        <w:rPr>
          <w:rFonts w:ascii="Times New Roman" w:eastAsia="Times New Roman" w:hAnsi="Times New Roman" w:cs="Times New Roman"/>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lattice constant, 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iv</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is the combinatorial factor of vacancy and interstitial; rate constant</w:t>
      </w:r>
      <w:r w:rsidR="00FF3BDE"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r>
          <w:rPr>
            <w:rFonts w:ascii="Cambria Math" w:eastAsia="Times New Roman" w:hAnsi="Cambria Math" w:cs="Times New Roman"/>
            <w:color w:val="000000" w:themeColor="text1"/>
            <w:sz w:val="24"/>
            <w:szCs w:val="24"/>
          </w:rPr>
          <m:t>(m)=</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4πr</m:t>
            </m:r>
          </m:e>
          <m:sub>
            <m:r>
              <w:rPr>
                <w:rFonts w:ascii="Cambria Math" w:eastAsia="Times New Roman" w:hAnsi="Cambria Math" w:cs="Times New Roman"/>
                <w:color w:val="000000" w:themeColor="text1"/>
                <w:sz w:val="24"/>
                <w:szCs w:val="24"/>
              </w:rPr>
              <m:t>i,lj</m:t>
            </m:r>
          </m:sub>
        </m:sSub>
        <m:sSubSup>
          <m:sSubSupPr>
            <m:ctrlPr>
              <w:rPr>
                <w:rFonts w:ascii="Cambria Math" w:eastAsia="Times New Roman" w:hAnsi="Cambria Math" w:cs="Times New Roman"/>
                <w:color w:val="000000" w:themeColor="text1"/>
                <w:sz w:val="24"/>
                <w:szCs w:val="24"/>
              </w:rPr>
            </m:ctrlPr>
          </m:sSubSupPr>
          <m:e>
            <m:r>
              <m:rPr>
                <m:sty m:val="p"/>
              </m:rP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Ω</m:t>
        </m:r>
      </m:oMath>
      <w:r w:rsidR="001370DC" w:rsidRPr="002E19A8">
        <w:rPr>
          <w:rFonts w:ascii="Times New Roman" w:eastAsia="Times New Roman" w:hAnsi="Times New Roman" w:cs="Times New Roman"/>
          <w:color w:val="000000" w:themeColor="text1"/>
          <w:sz w:val="24"/>
          <w:szCs w:val="24"/>
        </w:rPr>
        <w:t xml:space="preserve">  </w:t>
      </w:r>
      <w:r w:rsidR="00640333" w:rsidRPr="002E19A8">
        <w:rPr>
          <w:rFonts w:ascii="Times New Roman" w:eastAsia="Times New Roman" w:hAnsi="Times New Roman" w:cs="Times New Roman"/>
          <w:color w:val="000000" w:themeColor="text1"/>
          <w:sz w:val="24"/>
          <w:szCs w:val="24"/>
        </w:rPr>
        <w:t xml:space="preserve">where </w:t>
      </w:r>
      <m:oMath>
        <m:r>
          <m:rPr>
            <m:sty m:val="p"/>
          </m:rPr>
          <w:rPr>
            <w:rFonts w:ascii="Cambria Math" w:eastAsia="Times New Roman" w:hAnsi="Cambria Math" w:cs="Times New Roman"/>
            <w:color w:val="000000" w:themeColor="text1"/>
            <w:sz w:val="24"/>
            <w:szCs w:val="24"/>
          </w:rPr>
          <m:t>Ω</m:t>
        </m:r>
      </m:oMath>
      <w:r w:rsidR="00640333" w:rsidRPr="002E19A8">
        <w:rPr>
          <w:rFonts w:ascii="Times New Roman" w:eastAsia="Times New Roman" w:hAnsi="Times New Roman" w:cs="Times New Roman"/>
          <w:noProof/>
          <w:color w:val="000000" w:themeColor="text1"/>
          <w:sz w:val="24"/>
          <w:szCs w:val="24"/>
        </w:rPr>
        <w:t xml:space="preserve"> </w:t>
      </w:r>
      <w:r w:rsidR="00640333" w:rsidRPr="002E19A8">
        <w:rPr>
          <w:rFonts w:ascii="Times New Roman" w:eastAsia="Times New Roman" w:hAnsi="Times New Roman" w:cs="Times New Roman"/>
          <w:color w:val="000000" w:themeColor="text1"/>
          <w:sz w:val="24"/>
          <w:szCs w:val="24"/>
        </w:rPr>
        <w:t>is the atom volume,</w:t>
      </w:r>
      <w:r w:rsidR="001370DC"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i,lj</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is the capture radius between defect</w:t>
      </w:r>
      <w:r w:rsidR="00FF3BDE"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and cluster</w:t>
      </w:r>
      <m:oMath>
        <m:r>
          <w:rPr>
            <w:rFonts w:ascii="Cambria Math" w:eastAsia="Times New Roman" w:hAnsi="Cambria Math" w:cs="Times New Roman"/>
            <w:color w:val="000000" w:themeColor="text1"/>
            <w:sz w:val="24"/>
            <w:szCs w:val="24"/>
          </w:rPr>
          <m:t xml:space="preserve"> lj</m:t>
        </m:r>
      </m:oMath>
      <w:r w:rsidR="001370DC" w:rsidRPr="002E19A8">
        <w:rPr>
          <w:rFonts w:ascii="Times New Roman" w:eastAsia="Times New Roman" w:hAnsi="Times New Roman" w:cs="Times New Roman"/>
          <w:color w:val="000000" w:themeColor="text1"/>
          <w:sz w:val="24"/>
          <w:szCs w:val="24"/>
        </w:rPr>
        <w:t>; e</w:t>
      </w:r>
      <w:r w:rsidR="00D4248A">
        <w:rPr>
          <w:rFonts w:ascii="Times New Roman" w:eastAsia="Times New Roman" w:hAnsi="Times New Roman" w:cs="Times New Roman"/>
          <w:color w:val="000000" w:themeColor="text1"/>
          <w:sz w:val="24"/>
          <w:szCs w:val="24"/>
        </w:rPr>
        <w:t>mission</w:t>
      </w:r>
      <w:r w:rsidR="001370DC" w:rsidRPr="002E19A8">
        <w:rPr>
          <w:rFonts w:ascii="Times New Roman" w:eastAsia="Times New Roman" w:hAnsi="Times New Roman" w:cs="Times New Roman"/>
          <w:color w:val="000000" w:themeColor="text1"/>
          <w:sz w:val="24"/>
          <w:szCs w:val="24"/>
        </w:rPr>
        <w:t xml:space="preserve"> rate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γ</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r>
          <w:rPr>
            <w:rFonts w:ascii="Cambria Math" w:eastAsia="Times New Roman" w:hAnsi="Cambria Math" w:cs="Times New Roman"/>
            <w:color w:val="000000" w:themeColor="text1"/>
            <w:sz w:val="24"/>
            <w:szCs w:val="24"/>
          </w:rPr>
          <m:t>(m)=</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m-1</m:t>
            </m:r>
          </m:e>
        </m:d>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E</m:t>
            </m:r>
          </m:e>
          <m:sub>
            <m:r>
              <w:rPr>
                <w:rFonts w:ascii="Cambria Math" w:eastAsia="Times New Roman" w:hAnsi="Cambria Math" w:cs="Times New Roman"/>
                <w:color w:val="000000" w:themeColor="text1"/>
                <w:sz w:val="24"/>
                <w:szCs w:val="24"/>
              </w:rPr>
              <m:t>b</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(lj)/</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oMath>
      <w:r w:rsidR="001370DC" w:rsidRPr="002E19A8">
        <w:rPr>
          <w:rFonts w:ascii="Times New Roman" w:eastAsia="Times New Roman" w:hAnsi="Times New Roman" w:cs="Times New Roman"/>
          <w:color w:val="000000" w:themeColor="text1"/>
          <w:sz w:val="24"/>
          <w:szCs w:val="24"/>
        </w:rPr>
        <w:t xml:space="preserve"> </w:t>
      </w:r>
      <w:r w:rsidR="00640333" w:rsidRPr="002E19A8">
        <w:rPr>
          <w:rFonts w:ascii="Times New Roman" w:eastAsia="Times New Roman" w:hAnsi="Times New Roman" w:cs="Times New Roman"/>
          <w:color w:val="000000" w:themeColor="text1"/>
          <w:sz w:val="24"/>
          <w:szCs w:val="24"/>
        </w:rPr>
        <w:t xml:space="preserve"> where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E</m:t>
            </m:r>
          </m:e>
          <m:sub>
            <m:r>
              <w:rPr>
                <w:rFonts w:ascii="Cambria Math" w:eastAsia="Times New Roman" w:hAnsi="Cambria Math" w:cs="Times New Roman"/>
                <w:color w:val="000000" w:themeColor="text1"/>
                <w:sz w:val="24"/>
                <w:szCs w:val="24"/>
              </w:rPr>
              <m:t>b</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(lj)</m:t>
        </m:r>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binding energy between defect </w:t>
      </w:r>
      <m:oMath>
        <m:r>
          <w:rPr>
            <w:rFonts w:ascii="Cambria Math" w:eastAsia="Times New Roman" w:hAnsi="Cambria Math" w:cs="Times New Roman"/>
            <w:color w:val="000000" w:themeColor="text1"/>
            <w:sz w:val="24"/>
            <w:szCs w:val="24"/>
          </w:rPr>
          <m:t>i</m:t>
        </m:r>
      </m:oMath>
      <w:r w:rsidR="001370DC" w:rsidRPr="002E19A8">
        <w:rPr>
          <w:rFonts w:ascii="Times New Roman" w:eastAsia="Times New Roman" w:hAnsi="Times New Roman" w:cs="Times New Roman"/>
          <w:color w:val="000000" w:themeColor="text1"/>
          <w:sz w:val="24"/>
          <w:szCs w:val="24"/>
        </w:rPr>
        <w:t xml:space="preserve"> and cluster</w:t>
      </w:r>
      <m:oMath>
        <m:r>
          <w:rPr>
            <w:rFonts w:ascii="Cambria Math" w:eastAsia="Times New Roman" w:hAnsi="Cambria Math" w:cs="Times New Roman"/>
            <w:color w:val="000000" w:themeColor="text1"/>
            <w:sz w:val="24"/>
            <w:szCs w:val="24"/>
          </w:rPr>
          <m:t xml:space="preserve"> lj</m:t>
        </m:r>
      </m:oMath>
      <w:r w:rsidR="001370DC" w:rsidRPr="002E19A8">
        <w:rPr>
          <w:rFonts w:ascii="Times New Roman" w:eastAsia="Times New Roman" w:hAnsi="Times New Roman" w:cs="Times New Roman"/>
          <w:color w:val="000000" w:themeColor="text1"/>
          <w:sz w:val="24"/>
          <w:szCs w:val="24"/>
        </w:rPr>
        <w:t xml:space="preserve">. The capture radius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i,lj</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estimated by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i,lj</m:t>
            </m:r>
          </m:sub>
        </m:sSub>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e>
            </m:d>
          </m:e>
          <m:sup>
            <m:r>
              <w:rPr>
                <w:rFonts w:ascii="Cambria Math" w:eastAsia="Times New Roman" w:hAnsi="Cambria Math" w:cs="Times New Roman"/>
                <w:color w:val="000000" w:themeColor="text1"/>
                <w:sz w:val="24"/>
                <w:szCs w:val="24"/>
              </w:rPr>
              <m:t>1/3</m:t>
            </m:r>
          </m:sup>
        </m:s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at</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at</m:t>
            </m:r>
          </m:sub>
        </m:sSub>
        <m:r>
          <w:rPr>
            <w:rFonts w:ascii="Cambria Math" w:eastAsia="Times New Roman" w:hAnsi="Cambria Math" w:cs="Times New Roman"/>
            <w:color w:val="000000" w:themeColor="text1"/>
            <w:sz w:val="24"/>
            <w:szCs w:val="24"/>
          </w:rPr>
          <m:t xml:space="preserve"> </m:t>
        </m:r>
      </m:oMath>
      <w:r w:rsidR="001370DC" w:rsidRPr="002E19A8">
        <w:rPr>
          <w:rFonts w:ascii="Times New Roman" w:eastAsia="Times New Roman" w:hAnsi="Times New Roman" w:cs="Times New Roman"/>
          <w:color w:val="000000" w:themeColor="text1"/>
          <w:sz w:val="24"/>
          <w:szCs w:val="24"/>
        </w:rPr>
        <w:t xml:space="preserve"> where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r>
          <w:rPr>
            <w:rFonts w:ascii="Cambria Math" w:eastAsia="Times New Roman" w:hAnsi="Cambria Math" w:cs="Times New Roman"/>
            <w:color w:val="000000" w:themeColor="text1"/>
            <w:sz w:val="24"/>
            <w:szCs w:val="24"/>
          </w:rPr>
          <m:t xml:space="preserve"> </m:t>
        </m:r>
      </m:oMath>
      <w:r w:rsidR="001370DC" w:rsidRPr="002E19A8">
        <w:rPr>
          <w:rFonts w:ascii="Times New Roman" w:eastAsia="Times New Roman" w:hAnsi="Times New Roman" w:cs="Times New Roman"/>
          <w:color w:val="000000" w:themeColor="text1"/>
          <w:sz w:val="24"/>
          <w:szCs w:val="24"/>
        </w:rPr>
        <w:t xml:space="preserve">is the total number of vacancies/interstitials in cluster </w:t>
      </w:r>
      <m:oMath>
        <m:r>
          <w:rPr>
            <w:rFonts w:ascii="Cambria Math" w:eastAsia="Times New Roman" w:hAnsi="Cambria Math" w:cs="Times New Roman"/>
            <w:color w:val="000000" w:themeColor="text1"/>
            <w:sz w:val="24"/>
            <w:szCs w:val="24"/>
          </w:rPr>
          <m:t>lj</m:t>
        </m:r>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at</m:t>
            </m:r>
          </m:sub>
        </m:sSub>
      </m:oMath>
      <w:r w:rsidR="001370DC" w:rsidRPr="002E19A8">
        <w:rPr>
          <w:rFonts w:ascii="Times New Roman" w:eastAsia="Times New Roman" w:hAnsi="Times New Roman" w:cs="Times New Roman"/>
          <w:noProof/>
          <w:color w:val="000000" w:themeColor="text1"/>
          <w:sz w:val="24"/>
          <w:szCs w:val="24"/>
        </w:rPr>
        <w:t xml:space="preserve"> </w:t>
      </w:r>
      <w:r w:rsidR="001370DC" w:rsidRPr="002E19A8">
        <w:rPr>
          <w:rFonts w:ascii="Times New Roman" w:eastAsia="Times New Roman" w:hAnsi="Times New Roman" w:cs="Times New Roman"/>
          <w:color w:val="000000" w:themeColor="text1"/>
          <w:sz w:val="24"/>
          <w:szCs w:val="24"/>
        </w:rPr>
        <w:t xml:space="preserve">is the atom radius.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li,g</m:t>
            </m:r>
          </m:sub>
        </m:sSub>
      </m:oMath>
      <w:r w:rsidR="00FD2FBE" w:rsidRPr="002E19A8">
        <w:rPr>
          <w:rFonts w:ascii="Times New Roman" w:eastAsia="Times New Roman" w:hAnsi="Times New Roman" w:cs="Times New Roman"/>
          <w:color w:val="000000" w:themeColor="text1"/>
          <w:sz w:val="24"/>
          <w:szCs w:val="24"/>
        </w:rPr>
        <w:t xml:space="preserve">is the sink rate of cluster </w:t>
      </w:r>
      <m:oMath>
        <m:r>
          <w:rPr>
            <w:rFonts w:ascii="Cambria Math" w:eastAsia="Times New Roman" w:hAnsi="Cambria Math" w:cs="Times New Roman"/>
            <w:color w:val="000000" w:themeColor="text1"/>
            <w:sz w:val="24"/>
            <w:szCs w:val="24"/>
          </w:rPr>
          <m:t>lj</m:t>
        </m:r>
      </m:oMath>
      <w:r w:rsidR="00FD2FBE" w:rsidRPr="002E19A8">
        <w:rPr>
          <w:rFonts w:ascii="Times New Roman" w:eastAsia="Times New Roman" w:hAnsi="Times New Roman" w:cs="Times New Roman"/>
          <w:color w:val="000000" w:themeColor="text1"/>
          <w:sz w:val="24"/>
          <w:szCs w:val="24"/>
        </w:rPr>
        <w:t xml:space="preserve"> at gas </w:t>
      </w:r>
      <w:proofErr w:type="gramStart"/>
      <w:r w:rsidR="00FD2FBE" w:rsidRPr="002E19A8">
        <w:rPr>
          <w:rFonts w:ascii="Times New Roman" w:eastAsia="Times New Roman" w:hAnsi="Times New Roman" w:cs="Times New Roman"/>
          <w:color w:val="000000" w:themeColor="text1"/>
          <w:sz w:val="24"/>
          <w:szCs w:val="24"/>
        </w:rPr>
        <w:t>bubbles.</w:t>
      </w:r>
      <w:proofErr w:type="gramEnd"/>
      <w:r w:rsidR="007D1202" w:rsidRPr="002E19A8">
        <w:rPr>
          <w:rFonts w:ascii="Times New Roman" w:eastAsia="Times New Roman" w:hAnsi="Times New Roman" w:cs="Times New Roman"/>
          <w:color w:val="000000" w:themeColor="text1"/>
          <w:sz w:val="24"/>
          <w:szCs w:val="24"/>
        </w:rPr>
        <w:t xml:space="preserve"> </w:t>
      </w:r>
      <w:r w:rsidR="005802F5" w:rsidRPr="002E19A8">
        <w:rPr>
          <w:rFonts w:ascii="Times New Roman" w:eastAsia="Times New Roman" w:hAnsi="Times New Roman" w:cs="Times New Roman"/>
          <w:color w:val="000000" w:themeColor="text1"/>
          <w:sz w:val="24"/>
          <w:szCs w:val="24"/>
        </w:rPr>
        <w:t>The defect</w:t>
      </w:r>
      <w:r w:rsidR="00A83B21" w:rsidRPr="002E19A8">
        <w:rPr>
          <w:rFonts w:ascii="Times New Roman" w:eastAsia="Times New Roman" w:hAnsi="Times New Roman" w:cs="Times New Roman"/>
          <w:color w:val="000000" w:themeColor="text1"/>
          <w:sz w:val="24"/>
          <w:szCs w:val="24"/>
        </w:rPr>
        <w:t xml:space="preserve"> diffusivity</w:t>
      </w:r>
      <w:r w:rsidR="005802F5"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 xml:space="preserve">i </m:t>
            </m:r>
          </m:sub>
        </m:sSub>
      </m:oMath>
      <w:r w:rsidR="005802F5" w:rsidRPr="002E19A8">
        <w:rPr>
          <w:rFonts w:ascii="Times New Roman" w:eastAsia="Times New Roman" w:hAnsi="Times New Roman" w:cs="Times New Roman"/>
          <w:color w:val="000000" w:themeColor="text1"/>
          <w:sz w:val="24"/>
          <w:szCs w:val="24"/>
        </w:rPr>
        <w:t xml:space="preserve">and the chemical potential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 xml:space="preserve">i </m:t>
            </m:r>
          </m:sub>
        </m:sSub>
      </m:oMath>
      <w:r w:rsidR="00A83B21" w:rsidRPr="002E19A8">
        <w:rPr>
          <w:rFonts w:ascii="Times New Roman" w:eastAsia="Times New Roman" w:hAnsi="Times New Roman" w:cs="Times New Roman"/>
          <w:color w:val="000000" w:themeColor="text1"/>
          <w:sz w:val="24"/>
          <w:szCs w:val="24"/>
        </w:rPr>
        <w:t xml:space="preserve">of defect </w:t>
      </w:r>
      <m:oMath>
        <m:r>
          <w:rPr>
            <w:rFonts w:ascii="Cambria Math" w:hAnsi="Cambria Math" w:cs="Times New Roman"/>
            <w:color w:val="000000" w:themeColor="text1"/>
            <w:kern w:val="24"/>
            <w:sz w:val="24"/>
            <w:szCs w:val="24"/>
          </w:rPr>
          <m:t>i</m:t>
        </m:r>
      </m:oMath>
      <w:r w:rsidR="00A83B21" w:rsidRPr="002E19A8">
        <w:rPr>
          <w:rFonts w:ascii="Times New Roman" w:eastAsia="Times New Roman" w:hAnsi="Times New Roman" w:cs="Times New Roman"/>
          <w:color w:val="000000" w:themeColor="text1"/>
          <w:sz w:val="24"/>
          <w:szCs w:val="24"/>
        </w:rPr>
        <w:t xml:space="preserve"> on grain boundaries and/or gas bubbles are different from those in matrix. </w:t>
      </w:r>
      <w:r w:rsidR="00510517" w:rsidRPr="002E19A8">
        <w:rPr>
          <w:rFonts w:ascii="Times New Roman" w:eastAsia="Times New Roman" w:hAnsi="Times New Roman" w:cs="Times New Roman"/>
          <w:color w:val="000000" w:themeColor="text1"/>
          <w:sz w:val="24"/>
          <w:szCs w:val="24"/>
        </w:rPr>
        <w:t xml:space="preserve">The </w:t>
      </w:r>
      <w:r w:rsidR="00510517" w:rsidRPr="002E19A8">
        <w:rPr>
          <w:rFonts w:ascii="Times New Roman" w:hAnsi="Times New Roman" w:cs="Times New Roman"/>
          <w:color w:val="000000" w:themeColor="text1"/>
          <w:sz w:val="24"/>
          <w:szCs w:val="24"/>
        </w:rPr>
        <w:t>s</w:t>
      </w:r>
      <w:r w:rsidR="00A176EA" w:rsidRPr="002E19A8">
        <w:rPr>
          <w:rFonts w:ascii="Times New Roman" w:hAnsi="Times New Roman" w:cs="Times New Roman"/>
          <w:color w:val="000000" w:themeColor="text1"/>
          <w:sz w:val="24"/>
          <w:szCs w:val="24"/>
        </w:rPr>
        <w:t>patially</w:t>
      </w:r>
      <w:r w:rsidR="00DC3D2A" w:rsidRPr="002E19A8">
        <w:rPr>
          <w:rFonts w:ascii="Times New Roman" w:hAnsi="Times New Roman" w:cs="Times New Roman"/>
          <w:color w:val="000000" w:themeColor="text1"/>
          <w:sz w:val="24"/>
          <w:szCs w:val="24"/>
        </w:rPr>
        <w:t xml:space="preserve"> </w:t>
      </w:r>
      <w:r w:rsidR="00A176EA" w:rsidRPr="002E19A8">
        <w:rPr>
          <w:rFonts w:ascii="Times New Roman" w:hAnsi="Times New Roman" w:cs="Times New Roman"/>
          <w:color w:val="000000" w:themeColor="text1"/>
          <w:sz w:val="24"/>
          <w:szCs w:val="24"/>
        </w:rPr>
        <w:t xml:space="preserve">dependent thermodynamic property of defect </w:t>
      </w:r>
      <m:oMath>
        <m:r>
          <w:rPr>
            <w:rFonts w:ascii="Cambria Math" w:hAnsi="Cambria Math" w:cs="Times New Roman"/>
            <w:color w:val="000000" w:themeColor="text1"/>
            <w:kern w:val="24"/>
            <w:sz w:val="24"/>
            <w:szCs w:val="24"/>
          </w:rPr>
          <m:t>i</m:t>
        </m:r>
      </m:oMath>
      <w:r w:rsidR="00A176EA" w:rsidRPr="002E19A8">
        <w:rPr>
          <w:rFonts w:ascii="Times New Roman" w:hAnsi="Times New Roman" w:cs="Times New Roman"/>
          <w:color w:val="000000" w:themeColor="text1"/>
          <w:sz w:val="24"/>
          <w:szCs w:val="24"/>
        </w:rPr>
        <w:t xml:space="preserve"> </w:t>
      </w:r>
      <w:r w:rsidR="00A365F0" w:rsidRPr="002E19A8">
        <w:rPr>
          <w:rFonts w:ascii="Times New Roman" w:hAnsi="Times New Roman" w:cs="Times New Roman"/>
          <w:color w:val="000000" w:themeColor="text1"/>
          <w:sz w:val="24"/>
          <w:szCs w:val="24"/>
        </w:rPr>
        <w:t>is</w:t>
      </w:r>
      <w:r w:rsidR="00A176EA" w:rsidRPr="002E19A8">
        <w:rPr>
          <w:rFonts w:ascii="Times New Roman" w:hAnsi="Times New Roman" w:cs="Times New Roman"/>
          <w:color w:val="000000" w:themeColor="text1"/>
          <w:sz w:val="24"/>
          <w:szCs w:val="24"/>
        </w:rPr>
        <w:t xml:space="preserve"> described as</w:t>
      </w:r>
    </w:p>
    <w:p w14:paraId="78E5DA4B" w14:textId="08BA0367" w:rsidR="002916BC" w:rsidRPr="002E19A8" w:rsidRDefault="00B523FD" w:rsidP="007D1202">
      <w:pPr>
        <w:autoSpaceDE w:val="0"/>
        <w:autoSpaceDN w:val="0"/>
        <w:adjustRightInd w:val="0"/>
        <w:jc w:val="right"/>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Φ</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Φ</m:t>
            </m:r>
          </m:e>
          <m:sub>
            <m:r>
              <w:rPr>
                <w:rFonts w:ascii="Cambria Math" w:hAnsi="Cambria Math" w:cs="Times New Roman"/>
                <w:color w:val="000000" w:themeColor="text1"/>
                <w:sz w:val="24"/>
                <w:szCs w:val="24"/>
              </w:rPr>
              <m:t>0i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Φ</m:t>
            </m:r>
          </m:e>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def</m:t>
                </m:r>
              </m:sub>
            </m:sSub>
          </m:sub>
        </m:sSub>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r w:rsidR="00A176EA" w:rsidRPr="002E19A8">
        <w:rPr>
          <w:rFonts w:ascii="Times New Roman" w:hAnsi="Times New Roman" w:cs="Times New Roman"/>
          <w:color w:val="000000" w:themeColor="text1"/>
          <w:sz w:val="24"/>
          <w:szCs w:val="24"/>
        </w:rPr>
        <w:t xml:space="preserve">. </w:t>
      </w:r>
      <w:r w:rsidR="002916BC" w:rsidRPr="002E19A8">
        <w:rPr>
          <w:rFonts w:ascii="Times New Roman" w:hAnsi="Times New Roman" w:cs="Times New Roman"/>
          <w:color w:val="000000" w:themeColor="text1"/>
          <w:sz w:val="24"/>
          <w:szCs w:val="24"/>
        </w:rPr>
        <w:t xml:space="preserve">                                                                          (</w:t>
      </w:r>
      <w:r w:rsidR="004960DA" w:rsidRPr="002E19A8">
        <w:rPr>
          <w:rFonts w:ascii="Times New Roman" w:hAnsi="Times New Roman" w:cs="Times New Roman"/>
          <w:color w:val="000000" w:themeColor="text1"/>
          <w:sz w:val="24"/>
          <w:szCs w:val="24"/>
        </w:rPr>
        <w:t>5</w:t>
      </w:r>
      <w:r w:rsidR="002916BC" w:rsidRPr="002E19A8">
        <w:rPr>
          <w:rFonts w:ascii="Times New Roman" w:hAnsi="Times New Roman" w:cs="Times New Roman"/>
          <w:color w:val="000000" w:themeColor="text1"/>
          <w:sz w:val="24"/>
          <w:szCs w:val="24"/>
        </w:rPr>
        <w:t>)</w:t>
      </w:r>
    </w:p>
    <w:p w14:paraId="3E592617" w14:textId="149259A0" w:rsidR="00A83B21" w:rsidRPr="002E19A8" w:rsidRDefault="002916BC" w:rsidP="001370DC">
      <w:pPr>
        <w:autoSpaceDE w:val="0"/>
        <w:autoSpaceDN w:val="0"/>
        <w:adjustRightInd w:val="0"/>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where</w:t>
      </w:r>
      <w:r w:rsidR="00A176EA" w:rsidRPr="002E19A8">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m:rPr>
                <m:sty m:val="p"/>
              </m:rPr>
              <w:rPr>
                <w:rFonts w:ascii="Cambria Math" w:hAnsi="Cambria Math" w:cs="Times New Roman"/>
                <w:color w:val="000000" w:themeColor="text1"/>
                <w:sz w:val="24"/>
                <w:szCs w:val="24"/>
              </w:rPr>
              <m:t>Φ</m:t>
            </m:r>
          </m:e>
          <m:sub>
            <m:r>
              <w:rPr>
                <w:rFonts w:ascii="Cambria Math" w:hAnsi="Cambria Math" w:cs="Times New Roman"/>
                <w:color w:val="000000" w:themeColor="text1"/>
                <w:sz w:val="24"/>
                <w:szCs w:val="24"/>
              </w:rPr>
              <m:t>0i</m:t>
            </m:r>
          </m:sub>
        </m:sSub>
      </m:oMath>
      <w:r w:rsidR="00A176EA" w:rsidRPr="002E19A8">
        <w:rPr>
          <w:rFonts w:ascii="Times New Roman" w:hAnsi="Times New Roman" w:cs="Times New Roman"/>
          <w:color w:val="000000" w:themeColor="text1"/>
          <w:sz w:val="24"/>
          <w:szCs w:val="24"/>
        </w:rPr>
        <w:t xml:space="preserve"> is the property of defect </w:t>
      </w:r>
      <m:oMath>
        <m:r>
          <w:rPr>
            <w:rFonts w:ascii="Cambria Math" w:hAnsi="Cambria Math" w:cs="Times New Roman"/>
            <w:color w:val="000000" w:themeColor="text1"/>
            <w:kern w:val="24"/>
            <w:sz w:val="24"/>
            <w:szCs w:val="24"/>
          </w:rPr>
          <m:t>i</m:t>
        </m:r>
      </m:oMath>
      <w:r w:rsidR="00A176EA" w:rsidRPr="002E19A8">
        <w:rPr>
          <w:rFonts w:ascii="Times New Roman" w:hAnsi="Times New Roman" w:cs="Times New Roman"/>
          <w:color w:val="000000" w:themeColor="text1"/>
          <w:sz w:val="24"/>
          <w:szCs w:val="24"/>
        </w:rPr>
        <w:t xml:space="preserve"> inside the grains,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Φ</m:t>
            </m:r>
          </m:e>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def</m:t>
                </m:r>
              </m:sub>
            </m:sSub>
          </m:sub>
        </m:sSub>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r w:rsidR="00A176EA" w:rsidRPr="002E19A8">
        <w:rPr>
          <w:rFonts w:ascii="Times New Roman" w:eastAsiaTheme="minorEastAsia" w:hAnsi="Times New Roman" w:cs="Times New Roman"/>
          <w:color w:val="000000" w:themeColor="text1"/>
          <w:sz w:val="24"/>
          <w:szCs w:val="24"/>
        </w:rPr>
        <w:t xml:space="preserve"> </w:t>
      </w:r>
      <w:r w:rsidR="00A176EA" w:rsidRPr="002E19A8">
        <w:rPr>
          <w:rFonts w:ascii="Times New Roman" w:hAnsi="Times New Roman" w:cs="Times New Roman"/>
          <w:color w:val="000000" w:themeColor="text1"/>
          <w:sz w:val="24"/>
          <w:szCs w:val="24"/>
        </w:rPr>
        <w:t xml:space="preserve">is the difference of the property of defect </w:t>
      </w:r>
      <m:oMath>
        <m:r>
          <w:rPr>
            <w:rFonts w:ascii="Cambria Math" w:hAnsi="Cambria Math" w:cs="Times New Roman"/>
            <w:color w:val="000000" w:themeColor="text1"/>
            <w:kern w:val="24"/>
            <w:sz w:val="24"/>
            <w:szCs w:val="24"/>
          </w:rPr>
          <m:t>i</m:t>
        </m:r>
      </m:oMath>
      <w:r w:rsidR="00A176EA" w:rsidRPr="002E19A8">
        <w:rPr>
          <w:rFonts w:ascii="Times New Roman" w:hAnsi="Times New Roman" w:cs="Times New Roman"/>
          <w:noProof/>
          <w:color w:val="000000" w:themeColor="text1"/>
          <w:sz w:val="24"/>
          <w:szCs w:val="24"/>
        </w:rPr>
        <w:t xml:space="preserve"> </w:t>
      </w:r>
      <w:r w:rsidR="00A176EA" w:rsidRPr="002E19A8">
        <w:rPr>
          <w:rFonts w:ascii="Times New Roman" w:hAnsi="Times New Roman" w:cs="Times New Roman"/>
          <w:color w:val="000000" w:themeColor="text1"/>
          <w:sz w:val="24"/>
          <w:szCs w:val="24"/>
        </w:rPr>
        <w:t>on the</w:t>
      </w:r>
      <w:r w:rsidR="00ED7B98" w:rsidRPr="002E19A8">
        <w:rPr>
          <w:rFonts w:ascii="Times New Roman" w:hAnsi="Times New Roman" w:cs="Times New Roman"/>
          <w:color w:val="000000" w:themeColor="text1"/>
          <w:sz w:val="24"/>
          <w:szCs w:val="24"/>
        </w:rPr>
        <w:t xml:space="preserve"> structural defect</w:t>
      </w:r>
      <w:r w:rsidR="00A176EA" w:rsidRPr="002E19A8">
        <w:rPr>
          <w:rFonts w:ascii="Times New Roman" w:hAnsi="Times New Roman" w:cs="Times New Roman"/>
          <w:color w:val="000000" w:themeColor="text1"/>
          <w:sz w:val="24"/>
          <w:szCs w:val="24"/>
        </w:rPr>
        <w:t xml:space="preserve"> from that inside </w:t>
      </w:r>
      <w:r w:rsidR="0044336A" w:rsidRPr="002E19A8">
        <w:rPr>
          <w:rFonts w:ascii="Times New Roman" w:hAnsi="Times New Roman" w:cs="Times New Roman"/>
          <w:color w:val="000000" w:themeColor="text1"/>
          <w:sz w:val="24"/>
          <w:szCs w:val="24"/>
        </w:rPr>
        <w:t>grains.</w:t>
      </w:r>
    </w:p>
    <w:p w14:paraId="69E6B935" w14:textId="2E126584" w:rsidR="00A83B21" w:rsidRPr="002E19A8" w:rsidRDefault="00A83B21" w:rsidP="001370DC">
      <w:pPr>
        <w:autoSpaceDE w:val="0"/>
        <w:autoSpaceDN w:val="0"/>
        <w:adjustRightInd w:val="0"/>
        <w:rPr>
          <w:rFonts w:ascii="Times New Roman" w:hAnsi="Times New Roman" w:cs="Times New Roman"/>
          <w:color w:val="000000" w:themeColor="text1"/>
          <w:sz w:val="24"/>
          <w:szCs w:val="24"/>
        </w:rPr>
      </w:pPr>
    </w:p>
    <w:p w14:paraId="270768BE" w14:textId="5B631FAD" w:rsidR="001370DC" w:rsidRPr="002E19A8" w:rsidRDefault="0044336A" w:rsidP="002353BA">
      <w:pPr>
        <w:autoSpaceDE w:val="0"/>
        <w:autoSpaceDN w:val="0"/>
        <w:adjustRightInd w:val="0"/>
        <w:rPr>
          <w:rFonts w:ascii="Times New Roman" w:hAnsi="Times New Roman" w:cs="Times New Roman"/>
          <w:color w:val="000000" w:themeColor="text1"/>
          <w:kern w:val="24"/>
          <w:sz w:val="24"/>
          <w:szCs w:val="24"/>
        </w:rPr>
      </w:pPr>
      <w:r w:rsidRPr="002E19A8">
        <w:rPr>
          <w:rFonts w:ascii="Times New Roman" w:hAnsi="Times New Roman" w:cs="Times New Roman"/>
          <w:color w:val="000000" w:themeColor="text1"/>
          <w:sz w:val="24"/>
          <w:szCs w:val="24"/>
        </w:rPr>
        <w:t>In conventional rate theory and cluster dynamics model</w:t>
      </w:r>
      <w:r w:rsidR="0058674E" w:rsidRPr="002E19A8">
        <w:rPr>
          <w:rFonts w:ascii="Times New Roman" w:hAnsi="Times New Roman" w:cs="Times New Roman"/>
          <w:color w:val="000000" w:themeColor="text1"/>
          <w:sz w:val="24"/>
          <w:szCs w:val="24"/>
        </w:rPr>
        <w:t>s</w:t>
      </w:r>
      <w:r w:rsidRPr="002E19A8">
        <w:rPr>
          <w:rFonts w:ascii="Times New Roman" w:hAnsi="Times New Roman" w:cs="Times New Roman"/>
          <w:color w:val="000000" w:themeColor="text1"/>
          <w:sz w:val="24"/>
          <w:szCs w:val="24"/>
        </w:rPr>
        <w:t xml:space="preserve"> the sink</w:t>
      </w:r>
      <w:r w:rsidR="00217811" w:rsidRPr="002E19A8">
        <w:rPr>
          <w:rFonts w:ascii="Times New Roman" w:hAnsi="Times New Roman" w:cs="Times New Roman"/>
          <w:color w:val="000000" w:themeColor="text1"/>
          <w:sz w:val="24"/>
          <w:szCs w:val="24"/>
        </w:rPr>
        <w:t xml:space="preserve"> strength</w:t>
      </w:r>
      <w:r w:rsidRPr="002E19A8">
        <w:rPr>
          <w:rFonts w:ascii="Times New Roman" w:hAnsi="Times New Roman" w:cs="Times New Roman"/>
          <w:color w:val="000000" w:themeColor="text1"/>
          <w:sz w:val="24"/>
          <w:szCs w:val="24"/>
        </w:rPr>
        <w:t xml:space="preserve"> </w:t>
      </w:r>
      <w:r w:rsidR="00D44E42" w:rsidRPr="002E19A8">
        <w:rPr>
          <w:rFonts w:ascii="Times New Roman" w:hAnsi="Times New Roman" w:cs="Times New Roman"/>
          <w:color w:val="000000" w:themeColor="text1"/>
          <w:sz w:val="24"/>
          <w:szCs w:val="24"/>
        </w:rPr>
        <w:t xml:space="preserve">of </w:t>
      </w:r>
      <w:r w:rsidR="00213F97" w:rsidRPr="002E19A8">
        <w:rPr>
          <w:rFonts w:ascii="Times New Roman" w:hAnsi="Times New Roman" w:cs="Times New Roman"/>
          <w:color w:val="000000" w:themeColor="text1"/>
          <w:sz w:val="24"/>
          <w:szCs w:val="24"/>
        </w:rPr>
        <w:t xml:space="preserve">defect </w:t>
      </w:r>
      <m:oMath>
        <m:r>
          <w:rPr>
            <w:rFonts w:ascii="Cambria Math" w:eastAsia="Times New Roman" w:hAnsi="Cambria Math" w:cs="Times New Roman"/>
            <w:color w:val="000000" w:themeColor="text1"/>
            <w:sz w:val="24"/>
            <w:szCs w:val="24"/>
          </w:rPr>
          <m:t>i</m:t>
        </m:r>
      </m:oMath>
      <w:r w:rsidR="00213F97" w:rsidRPr="002E19A8">
        <w:rPr>
          <w:rFonts w:ascii="Times New Roman" w:hAnsi="Times New Roman" w:cs="Times New Roman"/>
          <w:color w:val="000000" w:themeColor="text1"/>
          <w:sz w:val="24"/>
          <w:szCs w:val="24"/>
        </w:rPr>
        <w:t xml:space="preserve"> on </w:t>
      </w:r>
      <w:r w:rsidR="0037160D" w:rsidRPr="002E19A8">
        <w:rPr>
          <w:rFonts w:ascii="Times New Roman" w:hAnsi="Times New Roman" w:cs="Times New Roman"/>
          <w:color w:val="000000" w:themeColor="text1"/>
          <w:sz w:val="24"/>
          <w:szCs w:val="24"/>
        </w:rPr>
        <w:t xml:space="preserve">a structural defect is estimated by </w:t>
      </w:r>
      <w:r w:rsidR="00FD07F8" w:rsidRPr="002E19A8">
        <w:rPr>
          <w:rFonts w:ascii="Times New Roman" w:hAnsi="Times New Roman" w:cs="Times New Roman"/>
          <w:color w:val="000000" w:themeColor="text1"/>
          <w:sz w:val="24"/>
          <w:szCs w:val="24"/>
        </w:rPr>
        <w:t xml:space="preserve">calculating the diffusion flux of defect </w:t>
      </w:r>
      <m:oMath>
        <m:r>
          <w:rPr>
            <w:rFonts w:ascii="Cambria Math" w:eastAsia="Times New Roman" w:hAnsi="Cambria Math" w:cs="Times New Roman"/>
            <w:color w:val="000000" w:themeColor="text1"/>
            <w:sz w:val="24"/>
            <w:szCs w:val="24"/>
          </w:rPr>
          <m:t>i</m:t>
        </m:r>
      </m:oMath>
      <w:r w:rsidR="008619CF" w:rsidRPr="002E19A8">
        <w:rPr>
          <w:rFonts w:ascii="Times New Roman" w:hAnsi="Times New Roman" w:cs="Times New Roman"/>
          <w:color w:val="000000" w:themeColor="text1"/>
          <w:sz w:val="24"/>
          <w:szCs w:val="24"/>
        </w:rPr>
        <w:t xml:space="preserve"> </w:t>
      </w:r>
      <w:r w:rsidR="00FD07F8" w:rsidRPr="002E19A8">
        <w:rPr>
          <w:rFonts w:ascii="Times New Roman" w:hAnsi="Times New Roman" w:cs="Times New Roman"/>
          <w:color w:val="000000" w:themeColor="text1"/>
          <w:sz w:val="24"/>
          <w:szCs w:val="24"/>
        </w:rPr>
        <w:t xml:space="preserve">to </w:t>
      </w:r>
      <w:r w:rsidR="007E021C" w:rsidRPr="002E19A8">
        <w:rPr>
          <w:rFonts w:ascii="Times New Roman" w:hAnsi="Times New Roman" w:cs="Times New Roman"/>
          <w:color w:val="000000" w:themeColor="text1"/>
          <w:sz w:val="24"/>
          <w:szCs w:val="24"/>
        </w:rPr>
        <w:t>an isolated</w:t>
      </w:r>
      <w:r w:rsidR="00FD07F8" w:rsidRPr="002E19A8">
        <w:rPr>
          <w:rFonts w:ascii="Times New Roman" w:hAnsi="Times New Roman" w:cs="Times New Roman"/>
          <w:color w:val="000000" w:themeColor="text1"/>
          <w:sz w:val="24"/>
          <w:szCs w:val="24"/>
        </w:rPr>
        <w:t xml:space="preserve"> structural defect</w:t>
      </w:r>
      <w:r w:rsidR="007E021C" w:rsidRPr="002E19A8">
        <w:rPr>
          <w:rFonts w:ascii="Times New Roman" w:hAnsi="Times New Roman" w:cs="Times New Roman"/>
          <w:color w:val="000000" w:themeColor="text1"/>
          <w:sz w:val="24"/>
          <w:szCs w:val="24"/>
        </w:rPr>
        <w:t xml:space="preserve"> in matrix</w:t>
      </w:r>
      <w:r w:rsidR="00E313B6" w:rsidRPr="002E19A8">
        <w:rPr>
          <w:rFonts w:ascii="Times New Roman" w:hAnsi="Times New Roman" w:cs="Times New Roman"/>
          <w:color w:val="000000" w:themeColor="text1"/>
          <w:sz w:val="24"/>
          <w:szCs w:val="24"/>
        </w:rPr>
        <w:t>.</w:t>
      </w:r>
      <w:r w:rsidR="00941F73" w:rsidRPr="002E19A8">
        <w:rPr>
          <w:rFonts w:ascii="Times New Roman" w:hAnsi="Times New Roman" w:cs="Times New Roman"/>
          <w:color w:val="000000" w:themeColor="text1"/>
          <w:sz w:val="24"/>
          <w:szCs w:val="24"/>
        </w:rPr>
        <w:t xml:space="preserve"> </w:t>
      </w:r>
      <w:r w:rsidR="00D4248A">
        <w:rPr>
          <w:rFonts w:ascii="Times New Roman" w:hAnsi="Times New Roman" w:cs="Times New Roman"/>
          <w:color w:val="000000" w:themeColor="text1"/>
          <w:sz w:val="24"/>
          <w:szCs w:val="24"/>
        </w:rPr>
        <w:t>T</w:t>
      </w:r>
      <w:r w:rsidR="00941F73" w:rsidRPr="002E19A8">
        <w:rPr>
          <w:rFonts w:ascii="Times New Roman" w:hAnsi="Times New Roman" w:cs="Times New Roman"/>
          <w:color w:val="000000" w:themeColor="text1"/>
          <w:sz w:val="24"/>
          <w:szCs w:val="24"/>
        </w:rPr>
        <w:t xml:space="preserve">he sink </w:t>
      </w:r>
      <w:r w:rsidR="00FD6F54" w:rsidRPr="002E19A8">
        <w:rPr>
          <w:rFonts w:ascii="Times New Roman" w:hAnsi="Times New Roman" w:cs="Times New Roman"/>
          <w:color w:val="000000" w:themeColor="text1"/>
          <w:sz w:val="24"/>
          <w:szCs w:val="24"/>
        </w:rPr>
        <w:t xml:space="preserve">strength is only correct for </w:t>
      </w:r>
      <w:r w:rsidR="007F7B43" w:rsidRPr="002E19A8">
        <w:rPr>
          <w:rFonts w:ascii="Times New Roman" w:hAnsi="Times New Roman" w:cs="Times New Roman"/>
          <w:color w:val="000000" w:themeColor="text1"/>
          <w:sz w:val="24"/>
          <w:szCs w:val="24"/>
        </w:rPr>
        <w:t xml:space="preserve">the system with </w:t>
      </w:r>
      <w:r w:rsidR="00D4248A">
        <w:rPr>
          <w:rFonts w:ascii="Times New Roman" w:hAnsi="Times New Roman" w:cs="Times New Roman"/>
          <w:color w:val="000000" w:themeColor="text1"/>
          <w:sz w:val="24"/>
          <w:szCs w:val="24"/>
        </w:rPr>
        <w:t xml:space="preserve">a </w:t>
      </w:r>
      <w:r w:rsidR="00FD6F54" w:rsidRPr="002E19A8">
        <w:rPr>
          <w:rFonts w:ascii="Times New Roman" w:hAnsi="Times New Roman" w:cs="Times New Roman"/>
          <w:color w:val="000000" w:themeColor="text1"/>
          <w:sz w:val="24"/>
          <w:szCs w:val="24"/>
        </w:rPr>
        <w:t xml:space="preserve">low density of </w:t>
      </w:r>
      <w:r w:rsidR="00C96C31" w:rsidRPr="002E19A8">
        <w:rPr>
          <w:rFonts w:ascii="Times New Roman" w:hAnsi="Times New Roman" w:cs="Times New Roman"/>
          <w:color w:val="000000" w:themeColor="text1"/>
          <w:sz w:val="24"/>
          <w:szCs w:val="24"/>
        </w:rPr>
        <w:t xml:space="preserve">structural defects </w:t>
      </w:r>
      <w:r w:rsidR="007F7B43" w:rsidRPr="002E19A8">
        <w:rPr>
          <w:rFonts w:ascii="Times New Roman" w:hAnsi="Times New Roman" w:cs="Times New Roman"/>
          <w:color w:val="000000" w:themeColor="text1"/>
          <w:sz w:val="24"/>
          <w:szCs w:val="24"/>
        </w:rPr>
        <w:t xml:space="preserve">so that the diffusion field </w:t>
      </w:r>
      <w:r w:rsidR="00821AEC" w:rsidRPr="002E19A8">
        <w:rPr>
          <w:rFonts w:ascii="Times New Roman" w:hAnsi="Times New Roman" w:cs="Times New Roman"/>
          <w:color w:val="000000" w:themeColor="text1"/>
          <w:sz w:val="24"/>
          <w:szCs w:val="24"/>
        </w:rPr>
        <w:t>a</w:t>
      </w:r>
      <w:r w:rsidR="007F7B43" w:rsidRPr="002E19A8">
        <w:rPr>
          <w:rFonts w:ascii="Times New Roman" w:hAnsi="Times New Roman" w:cs="Times New Roman"/>
          <w:color w:val="000000" w:themeColor="text1"/>
          <w:sz w:val="24"/>
          <w:szCs w:val="24"/>
        </w:rPr>
        <w:t xml:space="preserve">round the structural defects </w:t>
      </w:r>
      <w:r w:rsidR="00821AEC" w:rsidRPr="002E19A8">
        <w:rPr>
          <w:rFonts w:ascii="Times New Roman" w:hAnsi="Times New Roman" w:cs="Times New Roman"/>
          <w:color w:val="000000" w:themeColor="text1"/>
          <w:sz w:val="24"/>
          <w:szCs w:val="24"/>
        </w:rPr>
        <w:t>doesn’t overlap.</w:t>
      </w:r>
      <w:r w:rsidR="009C5EA1" w:rsidRPr="002E19A8">
        <w:rPr>
          <w:rFonts w:ascii="Times New Roman" w:hAnsi="Times New Roman" w:cs="Times New Roman"/>
          <w:color w:val="000000" w:themeColor="text1"/>
          <w:sz w:val="24"/>
          <w:szCs w:val="24"/>
        </w:rPr>
        <w:t xml:space="preserve"> </w:t>
      </w:r>
      <w:r w:rsidR="0080479D" w:rsidRPr="002E19A8">
        <w:rPr>
          <w:rFonts w:ascii="Times New Roman" w:hAnsi="Times New Roman" w:cs="Times New Roman"/>
          <w:color w:val="000000" w:themeColor="text1"/>
          <w:sz w:val="24"/>
          <w:szCs w:val="24"/>
        </w:rPr>
        <w:t xml:space="preserve"> </w:t>
      </w:r>
      <w:r w:rsidR="00B9533B" w:rsidRPr="002E19A8">
        <w:rPr>
          <w:rFonts w:ascii="Times New Roman" w:hAnsi="Times New Roman" w:cs="Times New Roman"/>
          <w:color w:val="000000" w:themeColor="text1"/>
          <w:sz w:val="24"/>
          <w:szCs w:val="24"/>
        </w:rPr>
        <w:t xml:space="preserve">In </w:t>
      </w:r>
      <w:r w:rsidR="00466ECA" w:rsidRPr="002E19A8">
        <w:rPr>
          <w:rFonts w:ascii="Times New Roman" w:hAnsi="Times New Roman" w:cs="Times New Roman"/>
          <w:color w:val="000000" w:themeColor="text1"/>
          <w:sz w:val="24"/>
          <w:szCs w:val="24"/>
        </w:rPr>
        <w:t xml:space="preserve">current model, </w:t>
      </w:r>
      <w:r w:rsidR="00C42104" w:rsidRPr="002E19A8">
        <w:rPr>
          <w:rFonts w:ascii="Times New Roman" w:hAnsi="Times New Roman" w:cs="Times New Roman"/>
          <w:color w:val="000000" w:themeColor="text1"/>
          <w:sz w:val="24"/>
          <w:szCs w:val="24"/>
        </w:rPr>
        <w:t xml:space="preserve">the structural defects </w:t>
      </w:r>
      <w:r w:rsidR="002A66DC" w:rsidRPr="002E19A8">
        <w:rPr>
          <w:rFonts w:ascii="Times New Roman" w:hAnsi="Times New Roman" w:cs="Times New Roman"/>
          <w:color w:val="000000" w:themeColor="text1"/>
          <w:sz w:val="24"/>
          <w:szCs w:val="24"/>
        </w:rPr>
        <w:t>s</w:t>
      </w:r>
      <w:r w:rsidR="00C42104" w:rsidRPr="002E19A8">
        <w:rPr>
          <w:rFonts w:ascii="Times New Roman" w:hAnsi="Times New Roman" w:cs="Times New Roman"/>
          <w:color w:val="000000" w:themeColor="text1"/>
          <w:sz w:val="24"/>
          <w:szCs w:val="24"/>
        </w:rPr>
        <w:t>uch as grain boundaries and gas bubbles have spatial distribution</w:t>
      </w:r>
      <w:r w:rsidR="002A66DC" w:rsidRPr="002E19A8">
        <w:rPr>
          <w:rFonts w:ascii="Times New Roman" w:hAnsi="Times New Roman" w:cs="Times New Roman"/>
          <w:color w:val="000000" w:themeColor="text1"/>
          <w:sz w:val="24"/>
          <w:szCs w:val="24"/>
        </w:rPr>
        <w:t>.</w:t>
      </w:r>
      <w:r w:rsidR="00C42104" w:rsidRPr="002E19A8">
        <w:rPr>
          <w:rFonts w:ascii="Times New Roman" w:hAnsi="Times New Roman" w:cs="Times New Roman"/>
          <w:color w:val="000000" w:themeColor="text1"/>
          <w:sz w:val="24"/>
          <w:szCs w:val="24"/>
        </w:rPr>
        <w:t xml:space="preserve"> </w:t>
      </w:r>
      <w:r w:rsidR="002A66DC" w:rsidRPr="002E19A8">
        <w:rPr>
          <w:rFonts w:ascii="Times New Roman" w:hAnsi="Times New Roman" w:cs="Times New Roman"/>
          <w:color w:val="000000" w:themeColor="text1"/>
          <w:sz w:val="24"/>
          <w:szCs w:val="24"/>
        </w:rPr>
        <w:t>T</w:t>
      </w:r>
      <w:r w:rsidR="00E313B6" w:rsidRPr="002E19A8">
        <w:rPr>
          <w:rFonts w:ascii="Times New Roman" w:hAnsi="Times New Roman" w:cs="Times New Roman"/>
          <w:color w:val="000000" w:themeColor="text1"/>
          <w:sz w:val="24"/>
          <w:szCs w:val="24"/>
        </w:rPr>
        <w:t xml:space="preserve">he diffusion </w:t>
      </w:r>
      <w:r w:rsidR="008619CF" w:rsidRPr="002E19A8">
        <w:rPr>
          <w:rFonts w:ascii="Times New Roman" w:hAnsi="Times New Roman" w:cs="Times New Roman"/>
          <w:color w:val="000000" w:themeColor="text1"/>
          <w:sz w:val="24"/>
          <w:szCs w:val="24"/>
        </w:rPr>
        <w:t xml:space="preserve">field </w:t>
      </w:r>
      <w:r w:rsidR="00E313B6" w:rsidRPr="002E19A8">
        <w:rPr>
          <w:rFonts w:ascii="Times New Roman" w:hAnsi="Times New Roman" w:cs="Times New Roman"/>
          <w:color w:val="000000" w:themeColor="text1"/>
          <w:sz w:val="24"/>
          <w:szCs w:val="24"/>
        </w:rPr>
        <w:t>of defect</w:t>
      </w:r>
      <w:r w:rsidR="008619CF" w:rsidRPr="002E19A8">
        <w:rPr>
          <w:rFonts w:ascii="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i</m:t>
        </m:r>
      </m:oMath>
      <w:r w:rsidR="008619CF" w:rsidRPr="002E19A8">
        <w:rPr>
          <w:rFonts w:ascii="Times New Roman" w:hAnsi="Times New Roman" w:cs="Times New Roman"/>
          <w:color w:val="000000" w:themeColor="text1"/>
          <w:sz w:val="24"/>
          <w:szCs w:val="24"/>
        </w:rPr>
        <w:t xml:space="preserve"> </w:t>
      </w:r>
      <w:r w:rsidR="00941F73" w:rsidRPr="002E19A8">
        <w:rPr>
          <w:rFonts w:ascii="Times New Roman" w:hAnsi="Times New Roman" w:cs="Times New Roman"/>
          <w:color w:val="000000" w:themeColor="text1"/>
          <w:sz w:val="24"/>
          <w:szCs w:val="24"/>
        </w:rPr>
        <w:t>is</w:t>
      </w:r>
      <w:r w:rsidR="008619CF" w:rsidRPr="002E19A8">
        <w:rPr>
          <w:rFonts w:ascii="Times New Roman" w:hAnsi="Times New Roman" w:cs="Times New Roman"/>
          <w:color w:val="000000" w:themeColor="text1"/>
          <w:sz w:val="24"/>
          <w:szCs w:val="24"/>
        </w:rPr>
        <w:t xml:space="preserve"> solved</w:t>
      </w:r>
      <w:r w:rsidR="00221073" w:rsidRPr="002E19A8">
        <w:rPr>
          <w:rFonts w:ascii="Times New Roman" w:hAnsi="Times New Roman" w:cs="Times New Roman"/>
          <w:color w:val="000000" w:themeColor="text1"/>
          <w:sz w:val="24"/>
          <w:szCs w:val="24"/>
        </w:rPr>
        <w:t xml:space="preserve"> in the system with distributed defects. </w:t>
      </w:r>
      <w:r w:rsidR="006C3A19" w:rsidRPr="002E19A8">
        <w:rPr>
          <w:rFonts w:ascii="Times New Roman" w:hAnsi="Times New Roman" w:cs="Times New Roman"/>
          <w:color w:val="000000" w:themeColor="text1"/>
          <w:sz w:val="24"/>
          <w:szCs w:val="24"/>
        </w:rPr>
        <w:t>T</w:t>
      </w:r>
      <w:r w:rsidR="00221073" w:rsidRPr="002E19A8">
        <w:rPr>
          <w:rFonts w:ascii="Times New Roman" w:hAnsi="Times New Roman" w:cs="Times New Roman"/>
          <w:color w:val="000000" w:themeColor="text1"/>
          <w:sz w:val="24"/>
          <w:szCs w:val="24"/>
        </w:rPr>
        <w:t>here</w:t>
      </w:r>
      <w:r w:rsidR="006C3A19" w:rsidRPr="002E19A8">
        <w:rPr>
          <w:rFonts w:ascii="Times New Roman" w:hAnsi="Times New Roman" w:cs="Times New Roman"/>
          <w:color w:val="000000" w:themeColor="text1"/>
          <w:sz w:val="24"/>
          <w:szCs w:val="24"/>
        </w:rPr>
        <w:t>fore, the sink rate can be calculated</w:t>
      </w:r>
      <w:r w:rsidR="00A5547E" w:rsidRPr="002E19A8">
        <w:rPr>
          <w:rFonts w:ascii="Times New Roman" w:hAnsi="Times New Roman" w:cs="Times New Roman"/>
          <w:color w:val="000000" w:themeColor="text1"/>
          <w:sz w:val="24"/>
          <w:szCs w:val="24"/>
        </w:rPr>
        <w:t xml:space="preserve"> by</w:t>
      </w:r>
      <w:r w:rsidR="006C3A19" w:rsidRPr="002E19A8">
        <w:rPr>
          <w:rFonts w:ascii="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i,def</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def</m:t>
                    </m:r>
                  </m:sub>
                </m:sSub>
              </m:sub>
              <m:sup>
                <m:r>
                  <w:rPr>
                    <w:rFonts w:ascii="Cambria Math" w:hAnsi="Cambria Math" w:cs="Times New Roman"/>
                    <w:color w:val="000000" w:themeColor="text1"/>
                    <w:kern w:val="24"/>
                    <w:sz w:val="24"/>
                    <w:szCs w:val="24"/>
                  </w:rPr>
                  <m:t>eq1</m:t>
                </m:r>
              </m:sup>
            </m:sSubSup>
          </m:e>
        </m:d>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r w:rsidR="00A5547E" w:rsidRPr="002E19A8">
        <w:rPr>
          <w:rFonts w:ascii="Times New Roman" w:eastAsiaTheme="minorEastAsia" w:hAnsi="Times New Roman" w:cs="Times New Roman"/>
          <w:color w:val="000000" w:themeColor="text1"/>
          <w:sz w:val="24"/>
          <w:szCs w:val="24"/>
        </w:rPr>
        <w:t xml:space="preserve"> </w:t>
      </w:r>
      <w:r w:rsidR="006C3A19" w:rsidRPr="002E19A8">
        <w:rPr>
          <w:rFonts w:ascii="Times New Roman" w:hAnsi="Times New Roman" w:cs="Times New Roman"/>
          <w:color w:val="000000" w:themeColor="text1"/>
          <w:sz w:val="24"/>
          <w:szCs w:val="24"/>
        </w:rPr>
        <w:t>with the diffusion field</w:t>
      </w:r>
      <w:r w:rsidR="00D4248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r>
          <w:rPr>
            <w:rFonts w:ascii="Cambria Math" w:hAnsi="Cambria Math" w:cs="Times New Roman"/>
            <w:color w:val="000000" w:themeColor="text1"/>
            <w:sz w:val="24"/>
            <w:szCs w:val="24"/>
          </w:rPr>
          <m:t xml:space="preserve"> </m:t>
        </m:r>
      </m:oMath>
      <w:r w:rsidR="00FE7493" w:rsidRPr="002E19A8">
        <w:rPr>
          <w:rFonts w:ascii="Times New Roman" w:eastAsiaTheme="minorEastAsia" w:hAnsi="Times New Roman" w:cs="Times New Roman"/>
          <w:color w:val="000000" w:themeColor="text1"/>
          <w:sz w:val="24"/>
          <w:szCs w:val="24"/>
        </w:rPr>
        <w:t>is</w:t>
      </w:r>
      <w:r w:rsidR="00D4248A">
        <w:rPr>
          <w:rFonts w:ascii="Times New Roman" w:eastAsiaTheme="minorEastAsia" w:hAnsi="Times New Roman" w:cs="Times New Roman"/>
          <w:color w:val="000000" w:themeColor="text1"/>
          <w:sz w:val="24"/>
          <w:szCs w:val="24"/>
        </w:rPr>
        <w:t xml:space="preserve"> not</w:t>
      </w:r>
      <w:r w:rsidR="00FE7493" w:rsidRPr="002E19A8">
        <w:rPr>
          <w:rFonts w:ascii="Times New Roman" w:eastAsiaTheme="minorEastAsia" w:hAnsi="Times New Roman" w:cs="Times New Roman"/>
          <w:color w:val="000000" w:themeColor="text1"/>
          <w:sz w:val="24"/>
          <w:szCs w:val="24"/>
        </w:rPr>
        <w:t xml:space="preserve"> zero </w:t>
      </w:r>
      <w:r w:rsidR="00297E04" w:rsidRPr="002E19A8">
        <w:rPr>
          <w:rFonts w:ascii="Times New Roman" w:eastAsiaTheme="minorEastAsia" w:hAnsi="Times New Roman" w:cs="Times New Roman"/>
          <w:color w:val="000000" w:themeColor="text1"/>
          <w:sz w:val="24"/>
          <w:szCs w:val="24"/>
        </w:rPr>
        <w:t>only inside the structural</w:t>
      </w:r>
      <w:r w:rsidR="001D55AD" w:rsidRPr="002E19A8">
        <w:rPr>
          <w:rFonts w:ascii="Times New Roman" w:eastAsiaTheme="minorEastAsia" w:hAnsi="Times New Roman" w:cs="Times New Roman"/>
          <w:color w:val="000000" w:themeColor="text1"/>
          <w:sz w:val="24"/>
          <w:szCs w:val="24"/>
        </w:rPr>
        <w:t xml:space="preserve"> defects according to its definition. </w:t>
      </w:r>
      <w:r w:rsidR="007E1EEE" w:rsidRPr="002E19A8">
        <w:rPr>
          <w:rFonts w:ascii="Times New Roman" w:eastAsiaTheme="minorEastAsia" w:hAnsi="Times New Roman" w:cs="Times New Roman"/>
          <w:color w:val="000000" w:themeColor="text1"/>
          <w:sz w:val="24"/>
          <w:szCs w:val="24"/>
        </w:rPr>
        <w:t>The emission</w:t>
      </w:r>
      <w:r w:rsidR="00FE1491" w:rsidRPr="002E19A8">
        <w:rPr>
          <w:rFonts w:ascii="Times New Roman" w:eastAsiaTheme="minorEastAsia" w:hAnsi="Times New Roman" w:cs="Times New Roman"/>
          <w:color w:val="000000" w:themeColor="text1"/>
          <w:sz w:val="24"/>
          <w:szCs w:val="24"/>
        </w:rPr>
        <w:t xml:space="preserve"> rate</w:t>
      </w:r>
      <w:r w:rsidR="00357FE1">
        <w:rPr>
          <w:rFonts w:ascii="Times New Roman" w:eastAsiaTheme="minorEastAsia" w:hAnsi="Times New Roman" w:cs="Times New Roman"/>
          <w:color w:val="000000" w:themeColor="text1"/>
          <w:sz w:val="24"/>
          <w:szCs w:val="24"/>
        </w:rPr>
        <w:t xml:space="preserve"> can be calculated by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m:t>
            </m:r>
            <m:r>
              <w:rPr>
                <w:rFonts w:ascii="Cambria Math" w:hAnsi="Cambria Math" w:cs="Times New Roman"/>
                <w:color w:val="000000" w:themeColor="text1"/>
                <w:sz w:val="24"/>
                <w:szCs w:val="24"/>
              </w:rPr>
              <m:t>def</m:t>
            </m:r>
          </m:sub>
        </m:sSub>
        <m:r>
          <w:rPr>
            <w:rFonts w:ascii="Cambria Math" w:hAnsi="Cambria Math" w:cs="Times New Roman"/>
            <w:color w:val="000000" w:themeColor="text1"/>
            <w:kern w:val="24"/>
            <w:sz w:val="24"/>
            <w:szCs w:val="24"/>
          </w:rPr>
          <m:t>=∆</m:t>
        </m:r>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i</m:t>
            </m:r>
          </m:sub>
        </m:sSub>
        <m:r>
          <w:rPr>
            <w:rFonts w:ascii="Cambria Math" w:hAnsi="Cambria Math" w:cs="Times New Roman"/>
            <w:color w:val="000000" w:themeColor="text1"/>
            <w:kern w:val="24"/>
            <w:sz w:val="24"/>
            <w:szCs w:val="24"/>
          </w:rPr>
          <m:t>/(∆t</m:t>
        </m:r>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N</m:t>
            </m:r>
          </m:e>
          <m:sub>
            <m:r>
              <w:rPr>
                <w:rFonts w:ascii="Cambria Math" w:hAnsi="Cambria Math" w:cs="Times New Roman"/>
                <w:color w:val="000000" w:themeColor="text1"/>
                <w:kern w:val="24"/>
                <w:sz w:val="24"/>
                <w:szCs w:val="24"/>
              </w:rPr>
              <m:t>tot</m:t>
            </m:r>
          </m:sub>
        </m:sSub>
        <m:r>
          <w:rPr>
            <w:rFonts w:ascii="Cambria Math" w:hAnsi="Cambria Math" w:cs="Times New Roman"/>
            <w:color w:val="000000" w:themeColor="text1"/>
            <w:kern w:val="24"/>
            <w:sz w:val="24"/>
            <w:szCs w:val="24"/>
          </w:rPr>
          <m:t>)</m:t>
        </m:r>
      </m:oMath>
      <w:r w:rsidR="00FE1491" w:rsidRPr="002E19A8">
        <w:rPr>
          <w:rFonts w:ascii="Times New Roman" w:eastAsiaTheme="minorEastAsia" w:hAnsi="Times New Roman" w:cs="Times New Roman"/>
          <w:color w:val="000000" w:themeColor="text1"/>
          <w:sz w:val="24"/>
          <w:szCs w:val="24"/>
        </w:rPr>
        <w:t xml:space="preserve"> </w:t>
      </w:r>
      <w:r w:rsidR="00357FE1">
        <w:rPr>
          <w:rFonts w:ascii="Times New Roman" w:eastAsiaTheme="minorEastAsia" w:hAnsi="Times New Roman" w:cs="Times New Roman"/>
          <w:color w:val="000000" w:themeColor="text1"/>
          <w:sz w:val="24"/>
          <w:szCs w:val="24"/>
        </w:rPr>
        <w:t>which is described in the previous section.</w:t>
      </w:r>
    </w:p>
    <w:p w14:paraId="78F69C69" w14:textId="77777777" w:rsidR="00131E6B" w:rsidRPr="002E19A8" w:rsidRDefault="00131E6B" w:rsidP="00131E6B">
      <w:pPr>
        <w:autoSpaceDE w:val="0"/>
        <w:autoSpaceDN w:val="0"/>
        <w:adjustRightInd w:val="0"/>
        <w:rPr>
          <w:rFonts w:eastAsia="Times New Roman"/>
          <w:color w:val="000000" w:themeColor="text1"/>
          <w:sz w:val="24"/>
        </w:rPr>
      </w:pPr>
    </w:p>
    <w:p w14:paraId="43A7F058" w14:textId="41A3BEA1" w:rsidR="00AC777C" w:rsidRPr="002E19A8" w:rsidRDefault="00AC777C" w:rsidP="00A979BC">
      <w:pPr>
        <w:pStyle w:val="Heading2"/>
        <w:jc w:val="left"/>
        <w:rPr>
          <w:color w:val="000000" w:themeColor="text1"/>
        </w:rPr>
      </w:pPr>
      <w:r w:rsidRPr="002E19A8">
        <w:rPr>
          <w:color w:val="000000" w:themeColor="text1"/>
        </w:rPr>
        <w:t xml:space="preserve">Phase-field model of gas bubble evolution </w:t>
      </w:r>
    </w:p>
    <w:p w14:paraId="4CB14436" w14:textId="53D806E2" w:rsidR="00DD778D" w:rsidRPr="002E19A8" w:rsidRDefault="000E29F4" w:rsidP="009943F8">
      <w:pPr>
        <w:rPr>
          <w:rFonts w:ascii="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Gas bubbles </w:t>
      </w:r>
      <w:r w:rsidR="00E55B14" w:rsidRPr="002E19A8">
        <w:rPr>
          <w:rFonts w:ascii="Times New Roman" w:eastAsia="Times New Roman" w:hAnsi="Times New Roman" w:cs="Times New Roman"/>
          <w:color w:val="000000" w:themeColor="text1"/>
          <w:sz w:val="24"/>
          <w:szCs w:val="24"/>
        </w:rPr>
        <w:t>in</w:t>
      </w:r>
      <w:r w:rsidR="00D34FEF" w:rsidRPr="002E19A8">
        <w:rPr>
          <w:rFonts w:ascii="Times New Roman" w:eastAsia="Times New Roman" w:hAnsi="Times New Roman" w:cs="Times New Roman"/>
          <w:color w:val="000000" w:themeColor="text1"/>
          <w:sz w:val="24"/>
          <w:szCs w:val="24"/>
        </w:rPr>
        <w:t xml:space="preserve"> irradiated nuclear fuels </w:t>
      </w:r>
      <w:r w:rsidR="00172BBE" w:rsidRPr="002E19A8">
        <w:rPr>
          <w:rFonts w:ascii="Times New Roman" w:eastAsia="Times New Roman" w:hAnsi="Times New Roman" w:cs="Times New Roman"/>
          <w:color w:val="000000" w:themeColor="text1"/>
          <w:sz w:val="24"/>
          <w:szCs w:val="24"/>
        </w:rPr>
        <w:t>may</w:t>
      </w:r>
      <w:r w:rsidR="00A845B1" w:rsidRPr="002E19A8">
        <w:rPr>
          <w:rFonts w:ascii="Times New Roman" w:eastAsia="Times New Roman" w:hAnsi="Times New Roman" w:cs="Times New Roman"/>
          <w:color w:val="000000" w:themeColor="text1"/>
          <w:sz w:val="24"/>
          <w:szCs w:val="24"/>
        </w:rPr>
        <w:t xml:space="preserve"> not</w:t>
      </w:r>
      <w:r w:rsidR="00172BBE" w:rsidRPr="002E19A8">
        <w:rPr>
          <w:rFonts w:ascii="Times New Roman" w:eastAsia="Times New Roman" w:hAnsi="Times New Roman" w:cs="Times New Roman"/>
          <w:color w:val="000000" w:themeColor="text1"/>
          <w:sz w:val="24"/>
          <w:szCs w:val="24"/>
        </w:rPr>
        <w:t xml:space="preserve"> reach equilibrium. This means that the</w:t>
      </w:r>
      <w:r w:rsidR="006B670E" w:rsidRPr="002E19A8">
        <w:rPr>
          <w:rFonts w:ascii="Times New Roman" w:eastAsia="Times New Roman" w:hAnsi="Times New Roman" w:cs="Times New Roman"/>
          <w:color w:val="000000" w:themeColor="text1"/>
          <w:sz w:val="24"/>
          <w:szCs w:val="24"/>
        </w:rPr>
        <w:t xml:space="preserve"> gas concentration inside gas bubbles</w:t>
      </w:r>
      <w:r w:rsidR="002009A3" w:rsidRPr="002E19A8">
        <w:rPr>
          <w:rFonts w:ascii="Times New Roman" w:eastAsia="Times New Roman" w:hAnsi="Times New Roman" w:cs="Times New Roman"/>
          <w:color w:val="000000" w:themeColor="text1"/>
          <w:sz w:val="24"/>
          <w:szCs w:val="24"/>
        </w:rPr>
        <w:t xml:space="preserve"> </w:t>
      </w:r>
      <w:r w:rsidR="00C9191E" w:rsidRPr="002E19A8">
        <w:rPr>
          <w:rFonts w:ascii="Times New Roman" w:eastAsia="Times New Roman" w:hAnsi="Times New Roman" w:cs="Times New Roman"/>
          <w:color w:val="000000" w:themeColor="text1"/>
          <w:sz w:val="24"/>
          <w:szCs w:val="24"/>
        </w:rPr>
        <w:t xml:space="preserve">may be larger </w:t>
      </w:r>
      <w:r w:rsidR="00EE11AD" w:rsidRPr="002E19A8">
        <w:rPr>
          <w:rFonts w:ascii="Times New Roman" w:eastAsia="Times New Roman" w:hAnsi="Times New Roman" w:cs="Times New Roman"/>
          <w:color w:val="000000" w:themeColor="text1"/>
          <w:sz w:val="24"/>
          <w:szCs w:val="24"/>
        </w:rPr>
        <w:t>or smaller than the</w:t>
      </w:r>
      <w:r w:rsidR="002009A3" w:rsidRPr="002E19A8">
        <w:rPr>
          <w:rFonts w:ascii="Times New Roman" w:eastAsia="Times New Roman" w:hAnsi="Times New Roman" w:cs="Times New Roman"/>
          <w:color w:val="000000" w:themeColor="text1"/>
          <w:sz w:val="24"/>
          <w:szCs w:val="24"/>
        </w:rPr>
        <w:t xml:space="preserve"> equilibrium </w:t>
      </w:r>
      <w:r w:rsidR="0048531A" w:rsidRPr="002E19A8">
        <w:rPr>
          <w:rFonts w:ascii="Times New Roman" w:eastAsia="Times New Roman" w:hAnsi="Times New Roman" w:cs="Times New Roman"/>
          <w:color w:val="000000" w:themeColor="text1"/>
          <w:sz w:val="24"/>
          <w:szCs w:val="24"/>
        </w:rPr>
        <w:t>concentration</w:t>
      </w:r>
      <w:r w:rsidR="008827AF" w:rsidRPr="002E19A8">
        <w:rPr>
          <w:rFonts w:ascii="Times New Roman" w:eastAsia="Times New Roman" w:hAnsi="Times New Roman" w:cs="Times New Roman"/>
          <w:color w:val="000000" w:themeColor="text1"/>
          <w:sz w:val="24"/>
          <w:szCs w:val="24"/>
        </w:rPr>
        <w:t xml:space="preserve">. </w:t>
      </w:r>
      <w:r w:rsidR="000F6B8A" w:rsidRPr="002E19A8">
        <w:rPr>
          <w:rFonts w:ascii="Times New Roman" w:eastAsia="Times New Roman" w:hAnsi="Times New Roman" w:cs="Times New Roman"/>
          <w:color w:val="000000" w:themeColor="text1"/>
          <w:sz w:val="24"/>
          <w:szCs w:val="24"/>
        </w:rPr>
        <w:t xml:space="preserve">For example, </w:t>
      </w:r>
      <w:r w:rsidR="003165AA" w:rsidRPr="002E19A8">
        <w:rPr>
          <w:rFonts w:ascii="Times New Roman" w:eastAsia="Times New Roman" w:hAnsi="Times New Roman" w:cs="Times New Roman"/>
          <w:color w:val="000000" w:themeColor="text1"/>
          <w:sz w:val="24"/>
          <w:szCs w:val="24"/>
        </w:rPr>
        <w:t xml:space="preserve">the gas </w:t>
      </w:r>
      <w:r w:rsidR="005572C6" w:rsidRPr="002E19A8">
        <w:rPr>
          <w:rFonts w:ascii="Times New Roman" w:eastAsia="Times New Roman" w:hAnsi="Times New Roman" w:cs="Times New Roman"/>
          <w:color w:val="000000" w:themeColor="text1"/>
          <w:sz w:val="24"/>
          <w:szCs w:val="24"/>
        </w:rPr>
        <w:t>bubbles may become voids</w:t>
      </w:r>
      <w:r w:rsidR="000F6B8A" w:rsidRPr="002E19A8">
        <w:rPr>
          <w:rFonts w:ascii="Times New Roman" w:eastAsia="Times New Roman" w:hAnsi="Times New Roman" w:cs="Times New Roman"/>
          <w:color w:val="000000" w:themeColor="text1"/>
          <w:sz w:val="24"/>
          <w:szCs w:val="24"/>
        </w:rPr>
        <w:t xml:space="preserve"> if the matrix has high </w:t>
      </w:r>
      <w:r w:rsidR="0026291A" w:rsidRPr="002E19A8">
        <w:rPr>
          <w:rFonts w:ascii="Times New Roman" w:eastAsia="Times New Roman" w:hAnsi="Times New Roman" w:cs="Times New Roman"/>
          <w:color w:val="000000" w:themeColor="text1"/>
          <w:sz w:val="24"/>
          <w:szCs w:val="24"/>
        </w:rPr>
        <w:t>vacancy concentration</w:t>
      </w:r>
      <w:r w:rsidR="005572C6" w:rsidRPr="002E19A8">
        <w:rPr>
          <w:rFonts w:ascii="Times New Roman" w:eastAsia="Times New Roman" w:hAnsi="Times New Roman" w:cs="Times New Roman"/>
          <w:color w:val="000000" w:themeColor="text1"/>
          <w:sz w:val="24"/>
          <w:szCs w:val="24"/>
        </w:rPr>
        <w:t>.</w:t>
      </w:r>
      <w:r w:rsidR="0026291A" w:rsidRPr="002E19A8">
        <w:rPr>
          <w:rFonts w:ascii="Times New Roman" w:eastAsia="Times New Roman" w:hAnsi="Times New Roman" w:cs="Times New Roman"/>
          <w:color w:val="000000" w:themeColor="text1"/>
          <w:sz w:val="24"/>
          <w:szCs w:val="24"/>
        </w:rPr>
        <w:t xml:space="preserve"> In contrast, the gas bubble might be over</w:t>
      </w:r>
      <w:r w:rsidR="00357FE1">
        <w:rPr>
          <w:rFonts w:ascii="Times New Roman" w:eastAsia="Times New Roman" w:hAnsi="Times New Roman" w:cs="Times New Roman"/>
          <w:color w:val="000000" w:themeColor="text1"/>
          <w:sz w:val="24"/>
          <w:szCs w:val="24"/>
        </w:rPr>
        <w:t>-</w:t>
      </w:r>
      <w:r w:rsidR="0026291A" w:rsidRPr="002E19A8">
        <w:rPr>
          <w:rFonts w:ascii="Times New Roman" w:eastAsia="Times New Roman" w:hAnsi="Times New Roman" w:cs="Times New Roman"/>
          <w:color w:val="000000" w:themeColor="text1"/>
          <w:sz w:val="24"/>
          <w:szCs w:val="24"/>
        </w:rPr>
        <w:t>pressur</w:t>
      </w:r>
      <w:r w:rsidR="00C2181E" w:rsidRPr="002E19A8">
        <w:rPr>
          <w:rFonts w:ascii="Times New Roman" w:eastAsia="Times New Roman" w:hAnsi="Times New Roman" w:cs="Times New Roman"/>
          <w:color w:val="000000" w:themeColor="text1"/>
          <w:sz w:val="24"/>
          <w:szCs w:val="24"/>
        </w:rPr>
        <w:t>ized</w:t>
      </w:r>
      <w:r w:rsidR="0026291A" w:rsidRPr="002E19A8">
        <w:rPr>
          <w:rFonts w:ascii="Times New Roman" w:eastAsia="Times New Roman" w:hAnsi="Times New Roman" w:cs="Times New Roman"/>
          <w:color w:val="000000" w:themeColor="text1"/>
          <w:sz w:val="24"/>
          <w:szCs w:val="24"/>
        </w:rPr>
        <w:t xml:space="preserve"> if</w:t>
      </w:r>
      <w:r w:rsidR="005572C6" w:rsidRPr="002E19A8">
        <w:rPr>
          <w:rFonts w:ascii="Times New Roman" w:eastAsia="Times New Roman" w:hAnsi="Times New Roman" w:cs="Times New Roman"/>
          <w:color w:val="000000" w:themeColor="text1"/>
          <w:sz w:val="24"/>
          <w:szCs w:val="24"/>
        </w:rPr>
        <w:t xml:space="preserve"> </w:t>
      </w:r>
      <w:r w:rsidR="00C2181E" w:rsidRPr="002E19A8">
        <w:rPr>
          <w:rFonts w:ascii="Times New Roman" w:eastAsia="Times New Roman" w:hAnsi="Times New Roman" w:cs="Times New Roman"/>
          <w:color w:val="000000" w:themeColor="text1"/>
          <w:sz w:val="24"/>
          <w:szCs w:val="24"/>
        </w:rPr>
        <w:t xml:space="preserve">the </w:t>
      </w:r>
      <w:r w:rsidR="00357FE1">
        <w:rPr>
          <w:rFonts w:ascii="Times New Roman" w:eastAsia="Times New Roman" w:hAnsi="Times New Roman" w:cs="Times New Roman"/>
          <w:color w:val="000000" w:themeColor="text1"/>
          <w:sz w:val="24"/>
          <w:szCs w:val="24"/>
        </w:rPr>
        <w:t>vacancy concentration</w:t>
      </w:r>
      <w:r w:rsidR="0026291A" w:rsidRPr="002E19A8">
        <w:rPr>
          <w:rFonts w:ascii="Times New Roman" w:eastAsia="Times New Roman" w:hAnsi="Times New Roman" w:cs="Times New Roman"/>
          <w:color w:val="000000" w:themeColor="text1"/>
          <w:sz w:val="24"/>
          <w:szCs w:val="24"/>
        </w:rPr>
        <w:t xml:space="preserve"> is </w:t>
      </w:r>
      <w:r w:rsidR="00357FE1">
        <w:rPr>
          <w:rFonts w:ascii="Times New Roman" w:eastAsia="Times New Roman" w:hAnsi="Times New Roman" w:cs="Times New Roman"/>
          <w:color w:val="000000" w:themeColor="text1"/>
          <w:sz w:val="24"/>
          <w:szCs w:val="24"/>
        </w:rPr>
        <w:t>low</w:t>
      </w:r>
      <w:r w:rsidR="0026291A" w:rsidRPr="002E19A8">
        <w:rPr>
          <w:rFonts w:ascii="Times New Roman" w:eastAsia="Times New Roman" w:hAnsi="Times New Roman" w:cs="Times New Roman"/>
          <w:color w:val="000000" w:themeColor="text1"/>
          <w:sz w:val="24"/>
          <w:szCs w:val="24"/>
        </w:rPr>
        <w:t xml:space="preserve"> in matrix. </w:t>
      </w:r>
      <w:r w:rsidR="002C6B3C" w:rsidRPr="002E19A8">
        <w:rPr>
          <w:rFonts w:ascii="Times New Roman" w:eastAsia="Times New Roman" w:hAnsi="Times New Roman" w:cs="Times New Roman"/>
          <w:color w:val="000000" w:themeColor="text1"/>
          <w:sz w:val="24"/>
          <w:szCs w:val="24"/>
        </w:rPr>
        <w:t>To describe the non-equilibrium gas bubble</w:t>
      </w:r>
      <w:r w:rsidR="00C47312" w:rsidRPr="002E19A8">
        <w:rPr>
          <w:rFonts w:ascii="Times New Roman" w:eastAsia="Times New Roman" w:hAnsi="Times New Roman" w:cs="Times New Roman"/>
          <w:color w:val="000000" w:themeColor="text1"/>
          <w:sz w:val="24"/>
          <w:szCs w:val="24"/>
        </w:rPr>
        <w:t xml:space="preserve">s, we assume that </w:t>
      </w:r>
      <w:r w:rsidR="00DF0FA0" w:rsidRPr="002E19A8">
        <w:rPr>
          <w:rFonts w:ascii="Times New Roman" w:eastAsia="Times New Roman" w:hAnsi="Times New Roman" w:cs="Times New Roman"/>
          <w:color w:val="000000" w:themeColor="text1"/>
          <w:sz w:val="24"/>
          <w:szCs w:val="24"/>
        </w:rPr>
        <w:t xml:space="preserve">gas bubbles are energetically favored sinks for </w:t>
      </w:r>
      <w:r w:rsidR="00FA4C21" w:rsidRPr="002E19A8">
        <w:rPr>
          <w:rFonts w:ascii="Times New Roman" w:eastAsia="Times New Roman" w:hAnsi="Times New Roman" w:cs="Times New Roman"/>
          <w:color w:val="000000" w:themeColor="text1"/>
          <w:sz w:val="24"/>
          <w:szCs w:val="24"/>
        </w:rPr>
        <w:t>vacancies and gas atoms,</w:t>
      </w:r>
      <w:r w:rsidR="00B10CC5" w:rsidRPr="002E19A8">
        <w:rPr>
          <w:rFonts w:ascii="Times New Roman" w:eastAsia="Times New Roman" w:hAnsi="Times New Roman" w:cs="Times New Roman"/>
          <w:color w:val="000000" w:themeColor="text1"/>
          <w:sz w:val="24"/>
          <w:szCs w:val="24"/>
        </w:rPr>
        <w:t xml:space="preserve"> </w:t>
      </w:r>
      <w:r w:rsidR="00FA4C21" w:rsidRPr="002E19A8">
        <w:rPr>
          <w:rFonts w:ascii="Times New Roman" w:eastAsia="Times New Roman" w:hAnsi="Times New Roman" w:cs="Times New Roman"/>
          <w:color w:val="000000" w:themeColor="text1"/>
          <w:sz w:val="24"/>
          <w:szCs w:val="24"/>
        </w:rPr>
        <w:t xml:space="preserve">and </w:t>
      </w:r>
      <w:r w:rsidR="00C2181E" w:rsidRPr="002E19A8">
        <w:rPr>
          <w:rFonts w:ascii="Times New Roman" w:eastAsia="Times New Roman" w:hAnsi="Times New Roman" w:cs="Times New Roman"/>
          <w:color w:val="000000" w:themeColor="text1"/>
          <w:sz w:val="24"/>
          <w:szCs w:val="24"/>
        </w:rPr>
        <w:t xml:space="preserve">are </w:t>
      </w:r>
      <w:r w:rsidR="00FA4C21" w:rsidRPr="002E19A8">
        <w:rPr>
          <w:rFonts w:ascii="Times New Roman" w:eastAsia="Times New Roman" w:hAnsi="Times New Roman" w:cs="Times New Roman"/>
          <w:color w:val="000000" w:themeColor="text1"/>
          <w:sz w:val="24"/>
          <w:szCs w:val="24"/>
        </w:rPr>
        <w:t xml:space="preserve">energetically </w:t>
      </w:r>
      <w:r w:rsidR="00B10CC5" w:rsidRPr="002E19A8">
        <w:rPr>
          <w:rFonts w:ascii="Times New Roman" w:eastAsia="Times New Roman" w:hAnsi="Times New Roman" w:cs="Times New Roman"/>
          <w:color w:val="000000" w:themeColor="text1"/>
          <w:sz w:val="24"/>
          <w:szCs w:val="24"/>
        </w:rPr>
        <w:t>un</w:t>
      </w:r>
      <w:r w:rsidR="00FA4C21" w:rsidRPr="002E19A8">
        <w:rPr>
          <w:rFonts w:ascii="Times New Roman" w:eastAsia="Times New Roman" w:hAnsi="Times New Roman" w:cs="Times New Roman"/>
          <w:color w:val="000000" w:themeColor="text1"/>
          <w:sz w:val="24"/>
          <w:szCs w:val="24"/>
        </w:rPr>
        <w:t xml:space="preserve">favored sinks for interstitials. </w:t>
      </w:r>
      <w:r w:rsidR="00B10CC5" w:rsidRPr="002E19A8">
        <w:rPr>
          <w:rFonts w:ascii="Times New Roman" w:eastAsia="Times New Roman" w:hAnsi="Times New Roman" w:cs="Times New Roman"/>
          <w:color w:val="000000" w:themeColor="text1"/>
          <w:sz w:val="24"/>
          <w:szCs w:val="24"/>
        </w:rPr>
        <w:t>Once v</w:t>
      </w:r>
      <w:r w:rsidR="00441E40" w:rsidRPr="002E19A8">
        <w:rPr>
          <w:rFonts w:ascii="Times New Roman" w:eastAsia="Times New Roman" w:hAnsi="Times New Roman" w:cs="Times New Roman"/>
          <w:color w:val="000000" w:themeColor="text1"/>
          <w:sz w:val="24"/>
          <w:szCs w:val="24"/>
        </w:rPr>
        <w:t>acanc</w:t>
      </w:r>
      <w:r w:rsidR="00B10CC5" w:rsidRPr="002E19A8">
        <w:rPr>
          <w:rFonts w:ascii="Times New Roman" w:eastAsia="Times New Roman" w:hAnsi="Times New Roman" w:cs="Times New Roman"/>
          <w:color w:val="000000" w:themeColor="text1"/>
          <w:sz w:val="24"/>
          <w:szCs w:val="24"/>
        </w:rPr>
        <w:t>ies</w:t>
      </w:r>
      <w:r w:rsidR="00441E40" w:rsidRPr="002E19A8">
        <w:rPr>
          <w:rFonts w:ascii="Times New Roman" w:eastAsia="Times New Roman" w:hAnsi="Times New Roman" w:cs="Times New Roman"/>
          <w:color w:val="000000" w:themeColor="text1"/>
          <w:sz w:val="24"/>
          <w:szCs w:val="24"/>
        </w:rPr>
        <w:t xml:space="preserve"> and gas atom</w:t>
      </w:r>
      <w:r w:rsidR="00B10CC5" w:rsidRPr="002E19A8">
        <w:rPr>
          <w:rFonts w:ascii="Times New Roman" w:eastAsia="Times New Roman" w:hAnsi="Times New Roman" w:cs="Times New Roman"/>
          <w:color w:val="000000" w:themeColor="text1"/>
          <w:sz w:val="24"/>
          <w:szCs w:val="24"/>
        </w:rPr>
        <w:t>s</w:t>
      </w:r>
      <w:r w:rsidR="00441E40" w:rsidRPr="002E19A8">
        <w:rPr>
          <w:rFonts w:ascii="Times New Roman" w:eastAsia="Times New Roman" w:hAnsi="Times New Roman" w:cs="Times New Roman"/>
          <w:color w:val="000000" w:themeColor="text1"/>
          <w:sz w:val="24"/>
          <w:szCs w:val="24"/>
        </w:rPr>
        <w:t xml:space="preserve"> reach gas bubble</w:t>
      </w:r>
      <w:r w:rsidR="00B10CC5" w:rsidRPr="002E19A8">
        <w:rPr>
          <w:rFonts w:ascii="Times New Roman" w:eastAsia="Times New Roman" w:hAnsi="Times New Roman" w:cs="Times New Roman"/>
          <w:color w:val="000000" w:themeColor="text1"/>
          <w:sz w:val="24"/>
          <w:szCs w:val="24"/>
        </w:rPr>
        <w:t>s</w:t>
      </w:r>
      <w:r w:rsidR="00441E40" w:rsidRPr="002E19A8">
        <w:rPr>
          <w:rFonts w:ascii="Times New Roman" w:eastAsia="Times New Roman" w:hAnsi="Times New Roman" w:cs="Times New Roman"/>
          <w:color w:val="000000" w:themeColor="text1"/>
          <w:sz w:val="24"/>
          <w:szCs w:val="24"/>
        </w:rPr>
        <w:t xml:space="preserve"> </w:t>
      </w:r>
      <w:r w:rsidR="00B10CC5" w:rsidRPr="002E19A8">
        <w:rPr>
          <w:rFonts w:ascii="Times New Roman" w:eastAsia="Times New Roman" w:hAnsi="Times New Roman" w:cs="Times New Roman"/>
          <w:color w:val="000000" w:themeColor="text1"/>
          <w:sz w:val="24"/>
          <w:szCs w:val="24"/>
        </w:rPr>
        <w:t xml:space="preserve">they </w:t>
      </w:r>
      <w:r w:rsidR="00722EBD">
        <w:rPr>
          <w:rFonts w:ascii="Times New Roman" w:eastAsia="Times New Roman" w:hAnsi="Times New Roman" w:cs="Times New Roman"/>
          <w:color w:val="000000" w:themeColor="text1"/>
          <w:sz w:val="24"/>
          <w:szCs w:val="24"/>
        </w:rPr>
        <w:t>are</w:t>
      </w:r>
      <w:r w:rsidR="003E2FCF" w:rsidRPr="002E19A8">
        <w:rPr>
          <w:rFonts w:ascii="Times New Roman" w:eastAsia="Times New Roman" w:hAnsi="Times New Roman" w:cs="Times New Roman"/>
          <w:color w:val="000000" w:themeColor="text1"/>
          <w:sz w:val="24"/>
          <w:szCs w:val="24"/>
        </w:rPr>
        <w:t xml:space="preserve"> absorbed</w:t>
      </w:r>
      <w:r w:rsidR="00722EBD">
        <w:rPr>
          <w:rFonts w:ascii="Times New Roman" w:eastAsia="Times New Roman" w:hAnsi="Times New Roman" w:cs="Times New Roman"/>
          <w:color w:val="000000" w:themeColor="text1"/>
          <w:sz w:val="24"/>
          <w:szCs w:val="24"/>
        </w:rPr>
        <w:t xml:space="preserve"> immediately</w:t>
      </w:r>
      <w:r w:rsidR="003E2FCF" w:rsidRPr="002E19A8">
        <w:rPr>
          <w:rFonts w:ascii="Times New Roman" w:eastAsia="Times New Roman" w:hAnsi="Times New Roman" w:cs="Times New Roman"/>
          <w:color w:val="000000" w:themeColor="text1"/>
          <w:sz w:val="24"/>
          <w:szCs w:val="24"/>
        </w:rPr>
        <w:t xml:space="preserve"> by gas bubble</w:t>
      </w:r>
      <w:r w:rsidR="00B10CC5" w:rsidRPr="002E19A8">
        <w:rPr>
          <w:rFonts w:ascii="Times New Roman" w:eastAsia="Times New Roman" w:hAnsi="Times New Roman" w:cs="Times New Roman"/>
          <w:color w:val="000000" w:themeColor="text1"/>
          <w:sz w:val="24"/>
          <w:szCs w:val="24"/>
        </w:rPr>
        <w:t>s</w:t>
      </w:r>
      <w:r w:rsidR="00A43989" w:rsidRPr="002E19A8">
        <w:rPr>
          <w:rFonts w:ascii="Times New Roman" w:eastAsia="Times New Roman" w:hAnsi="Times New Roman" w:cs="Times New Roman"/>
          <w:color w:val="000000" w:themeColor="text1"/>
          <w:sz w:val="24"/>
          <w:szCs w:val="24"/>
        </w:rPr>
        <w:t xml:space="preserve"> while interstitials </w:t>
      </w:r>
      <w:r w:rsidR="00722EBD">
        <w:rPr>
          <w:rFonts w:ascii="Times New Roman" w:eastAsia="Times New Roman" w:hAnsi="Times New Roman" w:cs="Times New Roman"/>
          <w:color w:val="000000" w:themeColor="text1"/>
          <w:sz w:val="24"/>
          <w:szCs w:val="24"/>
        </w:rPr>
        <w:t>are</w:t>
      </w:r>
      <w:r w:rsidR="00D15594" w:rsidRPr="002E19A8">
        <w:rPr>
          <w:rFonts w:ascii="Times New Roman" w:eastAsia="Times New Roman" w:hAnsi="Times New Roman" w:cs="Times New Roman"/>
          <w:color w:val="000000" w:themeColor="text1"/>
          <w:sz w:val="24"/>
          <w:szCs w:val="24"/>
        </w:rPr>
        <w:t xml:space="preserve"> </w:t>
      </w:r>
      <w:r w:rsidR="002F47DD" w:rsidRPr="002E19A8">
        <w:rPr>
          <w:rFonts w:ascii="Times New Roman" w:eastAsia="Times New Roman" w:hAnsi="Times New Roman" w:cs="Times New Roman"/>
          <w:color w:val="000000" w:themeColor="text1"/>
          <w:sz w:val="24"/>
          <w:szCs w:val="24"/>
        </w:rPr>
        <w:t xml:space="preserve">partially absorbed </w:t>
      </w:r>
      <w:r w:rsidR="00722EBD">
        <w:rPr>
          <w:rFonts w:ascii="Times New Roman" w:eastAsia="Times New Roman" w:hAnsi="Times New Roman" w:cs="Times New Roman"/>
          <w:color w:val="000000" w:themeColor="text1"/>
          <w:sz w:val="24"/>
          <w:szCs w:val="24"/>
        </w:rPr>
        <w:t xml:space="preserve">or emitted </w:t>
      </w:r>
      <w:r w:rsidR="002F47DD" w:rsidRPr="002E19A8">
        <w:rPr>
          <w:rFonts w:ascii="Times New Roman" w:eastAsia="Times New Roman" w:hAnsi="Times New Roman" w:cs="Times New Roman"/>
          <w:color w:val="000000" w:themeColor="text1"/>
          <w:sz w:val="24"/>
          <w:szCs w:val="24"/>
        </w:rPr>
        <w:t>by</w:t>
      </w:r>
      <w:r w:rsidR="00D15594" w:rsidRPr="002E19A8">
        <w:rPr>
          <w:rFonts w:ascii="Times New Roman" w:eastAsia="Times New Roman" w:hAnsi="Times New Roman" w:cs="Times New Roman"/>
          <w:color w:val="000000" w:themeColor="text1"/>
          <w:sz w:val="24"/>
          <w:szCs w:val="24"/>
        </w:rPr>
        <w:t xml:space="preserve"> gas bubbles</w:t>
      </w:r>
      <w:r w:rsidR="003E2FCF" w:rsidRPr="002E19A8">
        <w:rPr>
          <w:rFonts w:ascii="Times New Roman" w:eastAsia="Times New Roman" w:hAnsi="Times New Roman" w:cs="Times New Roman"/>
          <w:color w:val="000000" w:themeColor="text1"/>
          <w:sz w:val="24"/>
          <w:szCs w:val="24"/>
        </w:rPr>
        <w:t xml:space="preserve">. </w:t>
      </w:r>
      <w:r w:rsidR="00C02F33" w:rsidRPr="002E19A8">
        <w:rPr>
          <w:rFonts w:ascii="Times New Roman" w:eastAsia="Times New Roman" w:hAnsi="Times New Roman" w:cs="Times New Roman"/>
          <w:color w:val="000000" w:themeColor="text1"/>
          <w:sz w:val="24"/>
          <w:szCs w:val="24"/>
        </w:rPr>
        <w:t>T</w:t>
      </w:r>
      <w:r w:rsidR="00EE317F" w:rsidRPr="002E19A8">
        <w:rPr>
          <w:rFonts w:ascii="Times New Roman" w:eastAsia="Times New Roman" w:hAnsi="Times New Roman" w:cs="Times New Roman"/>
          <w:color w:val="000000" w:themeColor="text1"/>
          <w:sz w:val="24"/>
          <w:szCs w:val="24"/>
        </w:rPr>
        <w:t>wo</w:t>
      </w:r>
      <w:r w:rsidR="00F4784E" w:rsidRPr="002E19A8">
        <w:rPr>
          <w:rFonts w:ascii="Times New Roman" w:eastAsia="Times New Roman" w:hAnsi="Times New Roman" w:cs="Times New Roman"/>
          <w:color w:val="000000" w:themeColor="text1"/>
          <w:sz w:val="24"/>
          <w:szCs w:val="24"/>
        </w:rPr>
        <w:t xml:space="preserve"> field variables, i.e., </w:t>
      </w:r>
      <w:r w:rsidR="00F4784E" w:rsidRPr="002E19A8">
        <w:rPr>
          <w:rFonts w:ascii="Times New Roman" w:eastAsia="Times New Roman" w:hAnsi="Times New Roman" w:cs="Times New Roman"/>
          <w:color w:val="000000" w:themeColor="text1"/>
          <w:sz w:val="24"/>
          <w:szCs w:val="24"/>
        </w:rPr>
        <w:lastRenderedPageBreak/>
        <w:t xml:space="preserve">vacancy </w:t>
      </w:r>
      <m:oMath>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gV</m:t>
            </m:r>
          </m:sub>
        </m:sSub>
      </m:oMath>
      <w:r w:rsidR="00CA4C0B" w:rsidRPr="002E19A8">
        <w:rPr>
          <w:rFonts w:ascii="Times New Roman" w:eastAsia="Times New Roman" w:hAnsi="Times New Roman" w:cs="Times New Roman"/>
          <w:color w:val="000000" w:themeColor="text1"/>
          <w:sz w:val="24"/>
          <w:szCs w:val="24"/>
        </w:rPr>
        <w:t xml:space="preserve"> </w:t>
      </w:r>
      <w:r w:rsidR="00F4784E" w:rsidRPr="002E19A8">
        <w:rPr>
          <w:rFonts w:ascii="Times New Roman" w:eastAsia="Times New Roman" w:hAnsi="Times New Roman" w:cs="Times New Roman"/>
          <w:color w:val="000000" w:themeColor="text1"/>
          <w:sz w:val="24"/>
          <w:szCs w:val="24"/>
        </w:rPr>
        <w:t>and order parameter</w:t>
      </w:r>
      <w:r w:rsidR="00ED56C4" w:rsidRPr="002E19A8">
        <w:rPr>
          <w:rFonts w:ascii="Times New Roman" w:eastAsia="Times New Roman" w:hAnsi="Times New Roman" w:cs="Times New Roman"/>
          <w:color w:val="000000" w:themeColor="text1"/>
          <w:sz w:val="24"/>
          <w:szCs w:val="24"/>
        </w:rPr>
        <w:t xml:space="preserve"> </w:t>
      </w:r>
      <m:oMath>
        <m:r>
          <w:rPr>
            <w:rFonts w:ascii="Cambria Math" w:hAnsi="Cambria Math" w:cs="Times New Roman"/>
            <w:color w:val="000000" w:themeColor="text1"/>
            <w:kern w:val="24"/>
            <w:sz w:val="24"/>
            <w:szCs w:val="24"/>
          </w:rPr>
          <m:t>χ</m:t>
        </m:r>
      </m:oMath>
      <w:r w:rsidR="00574807" w:rsidRPr="002E19A8">
        <w:rPr>
          <w:rFonts w:ascii="Times New Roman" w:eastAsia="Times New Roman" w:hAnsi="Times New Roman" w:cs="Times New Roman"/>
          <w:color w:val="000000" w:themeColor="text1"/>
          <w:sz w:val="24"/>
          <w:szCs w:val="24"/>
        </w:rPr>
        <w:t xml:space="preserve"> are used to describe the gas bubbles</w:t>
      </w:r>
      <w:r w:rsidR="00ED56C4" w:rsidRPr="002E19A8">
        <w:rPr>
          <w:rFonts w:ascii="Times New Roman" w:eastAsia="Times New Roman" w:hAnsi="Times New Roman" w:cs="Times New Roman"/>
          <w:color w:val="000000" w:themeColor="text1"/>
          <w:sz w:val="24"/>
          <w:szCs w:val="24"/>
        </w:rPr>
        <w:t xml:space="preserve"> in the phase</w:t>
      </w:r>
      <w:r w:rsidR="00CA4C0B" w:rsidRPr="002E19A8">
        <w:rPr>
          <w:rFonts w:ascii="Times New Roman" w:eastAsia="Times New Roman" w:hAnsi="Times New Roman" w:cs="Times New Roman"/>
          <w:color w:val="000000" w:themeColor="text1"/>
          <w:sz w:val="24"/>
          <w:szCs w:val="24"/>
        </w:rPr>
        <w:t xml:space="preserve">-field model of </w:t>
      </w:r>
      <w:r w:rsidR="00722EBD">
        <w:rPr>
          <w:rFonts w:ascii="Times New Roman" w:eastAsia="Times New Roman" w:hAnsi="Times New Roman" w:cs="Times New Roman"/>
          <w:color w:val="000000" w:themeColor="text1"/>
          <w:sz w:val="24"/>
          <w:szCs w:val="24"/>
        </w:rPr>
        <w:t xml:space="preserve">non-equilibrium </w:t>
      </w:r>
      <w:r w:rsidR="00CA4C0B" w:rsidRPr="002E19A8">
        <w:rPr>
          <w:rFonts w:ascii="Times New Roman" w:eastAsia="Times New Roman" w:hAnsi="Times New Roman" w:cs="Times New Roman"/>
          <w:color w:val="000000" w:themeColor="text1"/>
          <w:sz w:val="24"/>
          <w:szCs w:val="24"/>
        </w:rPr>
        <w:t>gas bubble evolution</w:t>
      </w:r>
      <w:r w:rsidR="00574807"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gV</m:t>
            </m:r>
          </m:sub>
        </m:sSub>
      </m:oMath>
      <w:r w:rsidR="00DE30B0" w:rsidRPr="002E19A8">
        <w:rPr>
          <w:rFonts w:ascii="Times New Roman" w:eastAsia="Times New Roman" w:hAnsi="Times New Roman" w:cs="Times New Roman"/>
          <w:color w:val="000000" w:themeColor="text1"/>
          <w:sz w:val="24"/>
          <w:szCs w:val="24"/>
        </w:rPr>
        <w:t xml:space="preserve"> is the vacancy concentration </w:t>
      </w:r>
      <w:r w:rsidR="00CB73CB" w:rsidRPr="002E19A8">
        <w:rPr>
          <w:rFonts w:ascii="Times New Roman" w:eastAsia="Times New Roman" w:hAnsi="Times New Roman" w:cs="Times New Roman"/>
          <w:color w:val="000000" w:themeColor="text1"/>
          <w:sz w:val="24"/>
          <w:szCs w:val="24"/>
        </w:rPr>
        <w:t>which is different from</w:t>
      </w:r>
      <w:r w:rsidR="005D3883"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V</m:t>
            </m:r>
          </m:sub>
        </m:sSub>
      </m:oMath>
      <w:r w:rsidR="00A9316B" w:rsidRPr="002E19A8">
        <w:rPr>
          <w:rFonts w:ascii="Times New Roman" w:eastAsia="Times New Roman" w:hAnsi="Times New Roman" w:cs="Times New Roman"/>
          <w:color w:val="000000" w:themeColor="text1"/>
          <w:kern w:val="24"/>
          <w:sz w:val="24"/>
          <w:szCs w:val="24"/>
        </w:rPr>
        <w:t xml:space="preserve"> in the cluster dynamic</w:t>
      </w:r>
      <w:r w:rsidR="00722EBD">
        <w:rPr>
          <w:rFonts w:ascii="Times New Roman" w:eastAsia="Times New Roman" w:hAnsi="Times New Roman" w:cs="Times New Roman"/>
          <w:color w:val="000000" w:themeColor="text1"/>
          <w:kern w:val="24"/>
          <w:sz w:val="24"/>
          <w:szCs w:val="24"/>
        </w:rPr>
        <w:t>s</w:t>
      </w:r>
      <w:r w:rsidR="00A9316B" w:rsidRPr="002E19A8">
        <w:rPr>
          <w:rFonts w:ascii="Times New Roman" w:eastAsia="Times New Roman" w:hAnsi="Times New Roman" w:cs="Times New Roman"/>
          <w:color w:val="000000" w:themeColor="text1"/>
          <w:kern w:val="24"/>
          <w:sz w:val="24"/>
          <w:szCs w:val="24"/>
        </w:rPr>
        <w:t xml:space="preserve"> </w:t>
      </w:r>
      <w:proofErr w:type="gramStart"/>
      <w:r w:rsidR="00A9316B" w:rsidRPr="002E19A8">
        <w:rPr>
          <w:rFonts w:ascii="Times New Roman" w:eastAsia="Times New Roman" w:hAnsi="Times New Roman" w:cs="Times New Roman"/>
          <w:color w:val="000000" w:themeColor="text1"/>
          <w:kern w:val="24"/>
          <w:sz w:val="24"/>
          <w:szCs w:val="24"/>
        </w:rPr>
        <w:t>model</w:t>
      </w:r>
      <w:r w:rsidR="005D3883" w:rsidRPr="002E19A8">
        <w:rPr>
          <w:rFonts w:ascii="Times New Roman" w:eastAsia="Times New Roman" w:hAnsi="Times New Roman" w:cs="Times New Roman"/>
          <w:color w:val="000000" w:themeColor="text1"/>
          <w:sz w:val="24"/>
          <w:szCs w:val="24"/>
        </w:rPr>
        <w:t>.</w:t>
      </w:r>
      <w:proofErr w:type="gramEnd"/>
      <w:r w:rsidR="005D3883" w:rsidRPr="002E19A8">
        <w:rPr>
          <w:rFonts w:ascii="Times New Roman" w:eastAsia="Times New Roman" w:hAnsi="Times New Roman" w:cs="Times New Roman"/>
          <w:color w:val="000000" w:themeColor="text1"/>
          <w:sz w:val="24"/>
          <w:szCs w:val="24"/>
        </w:rPr>
        <w:t xml:space="preserve"> </w:t>
      </w:r>
      <w:r w:rsidR="00865300" w:rsidRPr="002E19A8">
        <w:rPr>
          <w:rFonts w:ascii="Times New Roman" w:eastAsia="Times New Roman" w:hAnsi="Times New Roman" w:cs="Times New Roman"/>
          <w:color w:val="000000" w:themeColor="text1"/>
          <w:sz w:val="24"/>
          <w:szCs w:val="24"/>
        </w:rPr>
        <w:t>V</w:t>
      </w:r>
      <w:r w:rsidR="00404A18" w:rsidRPr="002E19A8">
        <w:rPr>
          <w:rFonts w:ascii="Times New Roman" w:eastAsia="Times New Roman" w:hAnsi="Times New Roman" w:cs="Times New Roman"/>
          <w:color w:val="000000" w:themeColor="text1"/>
          <w:sz w:val="24"/>
          <w:szCs w:val="24"/>
        </w:rPr>
        <w:t>acanc</w:t>
      </w:r>
      <w:ins w:id="22" w:author="Ben Beeler" w:date="2019-12-13T15:04:00Z">
        <w:r w:rsidR="00771ADF">
          <w:rPr>
            <w:rFonts w:ascii="Times New Roman" w:eastAsia="Times New Roman" w:hAnsi="Times New Roman" w:cs="Times New Roman"/>
            <w:color w:val="000000" w:themeColor="text1"/>
            <w:sz w:val="24"/>
            <w:szCs w:val="24"/>
          </w:rPr>
          <w:t>ies</w:t>
        </w:r>
      </w:ins>
      <w:del w:id="23" w:author="Ben Beeler" w:date="2019-12-13T15:04:00Z">
        <w:r w:rsidR="00404A18" w:rsidRPr="002E19A8" w:rsidDel="00771ADF">
          <w:rPr>
            <w:rFonts w:ascii="Times New Roman" w:eastAsia="Times New Roman" w:hAnsi="Times New Roman" w:cs="Times New Roman"/>
            <w:color w:val="000000" w:themeColor="text1"/>
            <w:sz w:val="24"/>
            <w:szCs w:val="24"/>
          </w:rPr>
          <w:delText>y</w:delText>
        </w:r>
      </w:del>
      <w:r w:rsidR="00865300" w:rsidRPr="002E19A8">
        <w:rPr>
          <w:rFonts w:ascii="Times New Roman" w:eastAsia="Times New Roman" w:hAnsi="Times New Roman" w:cs="Times New Roman"/>
          <w:color w:val="000000" w:themeColor="text1"/>
          <w:sz w:val="24"/>
          <w:szCs w:val="24"/>
        </w:rPr>
        <w:t>, interstitial</w:t>
      </w:r>
      <w:ins w:id="24" w:author="Ben Beeler" w:date="2019-12-13T15:04:00Z">
        <w:r w:rsidR="00771ADF">
          <w:rPr>
            <w:rFonts w:ascii="Times New Roman" w:eastAsia="Times New Roman" w:hAnsi="Times New Roman" w:cs="Times New Roman"/>
            <w:color w:val="000000" w:themeColor="text1"/>
            <w:sz w:val="24"/>
            <w:szCs w:val="24"/>
          </w:rPr>
          <w:t>s</w:t>
        </w:r>
      </w:ins>
      <w:r w:rsidR="00865300" w:rsidRPr="002E19A8">
        <w:rPr>
          <w:rFonts w:ascii="Times New Roman" w:eastAsia="Times New Roman" w:hAnsi="Times New Roman" w:cs="Times New Roman"/>
          <w:color w:val="000000" w:themeColor="text1"/>
          <w:sz w:val="24"/>
          <w:szCs w:val="24"/>
        </w:rPr>
        <w:t xml:space="preserve"> and their clusters </w:t>
      </w:r>
      <w:r w:rsidR="00E5359C" w:rsidRPr="002E19A8">
        <w:rPr>
          <w:rFonts w:ascii="Times New Roman" w:eastAsia="Times New Roman" w:hAnsi="Times New Roman" w:cs="Times New Roman"/>
          <w:color w:val="000000" w:themeColor="text1"/>
          <w:sz w:val="24"/>
          <w:szCs w:val="24"/>
        </w:rPr>
        <w:t>sinking to gas bubbles</w:t>
      </w:r>
      <w:r w:rsidR="00C760CF" w:rsidRPr="002E19A8">
        <w:rPr>
          <w:rFonts w:ascii="Times New Roman" w:eastAsia="Times New Roman" w:hAnsi="Times New Roman" w:cs="Times New Roman"/>
          <w:color w:val="000000" w:themeColor="text1"/>
          <w:sz w:val="24"/>
          <w:szCs w:val="24"/>
        </w:rPr>
        <w:t xml:space="preserve">, which are described by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r>
          <w:rPr>
            <w:rFonts w:ascii="Cambria Math" w:eastAsia="Times New Roman" w:hAnsi="Cambria Math" w:cs="Times New Roman"/>
            <w:color w:val="000000" w:themeColor="text1"/>
            <w:sz w:val="24"/>
            <w:szCs w:val="24"/>
          </w:rPr>
          <m:t xml:space="preserve"> and </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lj,g</m:t>
            </m:r>
          </m:sub>
        </m:sSub>
      </m:oMath>
      <w:r w:rsidR="00E5359C" w:rsidRPr="002E19A8">
        <w:rPr>
          <w:rFonts w:ascii="Times New Roman" w:eastAsia="Times New Roman" w:hAnsi="Times New Roman" w:cs="Times New Roman"/>
          <w:color w:val="000000" w:themeColor="text1"/>
          <w:sz w:val="24"/>
          <w:szCs w:val="24"/>
        </w:rPr>
        <w:t xml:space="preserve"> </w:t>
      </w:r>
      <w:r w:rsidR="00370202" w:rsidRPr="002E19A8">
        <w:rPr>
          <w:rFonts w:ascii="Times New Roman" w:eastAsia="Times New Roman" w:hAnsi="Times New Roman" w:cs="Times New Roman"/>
          <w:color w:val="000000" w:themeColor="text1"/>
          <w:sz w:val="24"/>
          <w:szCs w:val="24"/>
        </w:rPr>
        <w:t>in the cluster dynamic</w:t>
      </w:r>
      <w:r w:rsidR="00722EBD">
        <w:rPr>
          <w:rFonts w:ascii="Times New Roman" w:eastAsia="Times New Roman" w:hAnsi="Times New Roman" w:cs="Times New Roman"/>
          <w:color w:val="000000" w:themeColor="text1"/>
          <w:sz w:val="24"/>
          <w:szCs w:val="24"/>
        </w:rPr>
        <w:t>s</w:t>
      </w:r>
      <w:r w:rsidR="00370202" w:rsidRPr="002E19A8">
        <w:rPr>
          <w:rFonts w:ascii="Times New Roman" w:eastAsia="Times New Roman" w:hAnsi="Times New Roman" w:cs="Times New Roman"/>
          <w:color w:val="000000" w:themeColor="text1"/>
          <w:sz w:val="24"/>
          <w:szCs w:val="24"/>
        </w:rPr>
        <w:t xml:space="preserve"> model</w:t>
      </w:r>
      <w:r w:rsidR="00B93AFC" w:rsidRPr="002E19A8">
        <w:rPr>
          <w:rFonts w:ascii="Times New Roman" w:eastAsia="Times New Roman" w:hAnsi="Times New Roman" w:cs="Times New Roman"/>
          <w:color w:val="000000" w:themeColor="text1"/>
          <w:sz w:val="24"/>
          <w:szCs w:val="24"/>
        </w:rPr>
        <w:t xml:space="preserve">, </w:t>
      </w:r>
      <w:r w:rsidR="00E5359C" w:rsidRPr="002E19A8">
        <w:rPr>
          <w:rFonts w:ascii="Times New Roman" w:eastAsia="Times New Roman" w:hAnsi="Times New Roman" w:cs="Times New Roman"/>
          <w:color w:val="000000" w:themeColor="text1"/>
          <w:sz w:val="24"/>
          <w:szCs w:val="24"/>
        </w:rPr>
        <w:t>generate a net</w:t>
      </w:r>
      <w:r w:rsidR="00F17D16" w:rsidRPr="002E19A8">
        <w:rPr>
          <w:rFonts w:ascii="Times New Roman" w:eastAsia="Times New Roman" w:hAnsi="Times New Roman" w:cs="Times New Roman"/>
          <w:color w:val="000000" w:themeColor="text1"/>
          <w:sz w:val="24"/>
          <w:szCs w:val="24"/>
        </w:rPr>
        <w:t xml:space="preserve"> change of vacanc</w:t>
      </w:r>
      <w:r w:rsidR="00006217" w:rsidRPr="002E19A8">
        <w:rPr>
          <w:rFonts w:ascii="Times New Roman" w:eastAsia="Times New Roman" w:hAnsi="Times New Roman" w:cs="Times New Roman"/>
          <w:color w:val="000000" w:themeColor="text1"/>
          <w:sz w:val="24"/>
          <w:szCs w:val="24"/>
        </w:rPr>
        <w:t>ies</w:t>
      </w:r>
      <w:r w:rsidR="00B93AFC" w:rsidRPr="002E19A8">
        <w:rPr>
          <w:rFonts w:ascii="Times New Roman" w:eastAsia="Times New Roman" w:hAnsi="Times New Roman" w:cs="Times New Roman"/>
          <w:color w:val="000000" w:themeColor="text1"/>
          <w:sz w:val="24"/>
          <w:szCs w:val="24"/>
        </w:rPr>
        <w:t xml:space="preserve"> inside the gas bubbles. </w:t>
      </w:r>
      <m:oMath>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C</m:t>
            </m:r>
          </m:e>
          <m:sub>
            <m:r>
              <w:rPr>
                <w:rFonts w:ascii="Cambria Math" w:hAnsi="Cambria Math" w:cs="Times New Roman"/>
                <w:color w:val="000000" w:themeColor="text1"/>
                <w:kern w:val="24"/>
                <w:sz w:val="24"/>
                <w:szCs w:val="24"/>
              </w:rPr>
              <m:t>gV</m:t>
            </m:r>
          </m:sub>
        </m:sSub>
      </m:oMath>
      <w:r w:rsidR="00E5359C" w:rsidRPr="002E19A8">
        <w:rPr>
          <w:rFonts w:ascii="Times New Roman" w:eastAsia="Times New Roman" w:hAnsi="Times New Roman" w:cs="Times New Roman"/>
          <w:color w:val="000000" w:themeColor="text1"/>
          <w:sz w:val="24"/>
          <w:szCs w:val="24"/>
        </w:rPr>
        <w:t xml:space="preserve"> </w:t>
      </w:r>
      <w:r w:rsidR="00540F75" w:rsidRPr="002E19A8">
        <w:rPr>
          <w:rFonts w:ascii="Times New Roman" w:eastAsia="Times New Roman" w:hAnsi="Times New Roman" w:cs="Times New Roman"/>
          <w:color w:val="000000" w:themeColor="text1"/>
          <w:sz w:val="24"/>
          <w:szCs w:val="24"/>
        </w:rPr>
        <w:t>accounts for the</w:t>
      </w:r>
      <w:r w:rsidR="004821CF" w:rsidRPr="002E19A8">
        <w:rPr>
          <w:rFonts w:ascii="Times New Roman" w:eastAsia="Times New Roman" w:hAnsi="Times New Roman" w:cs="Times New Roman"/>
          <w:color w:val="000000" w:themeColor="text1"/>
          <w:sz w:val="24"/>
          <w:szCs w:val="24"/>
        </w:rPr>
        <w:t xml:space="preserve"> net vacanc</w:t>
      </w:r>
      <w:r w:rsidR="00062A83">
        <w:rPr>
          <w:rFonts w:ascii="Times New Roman" w:eastAsia="Times New Roman" w:hAnsi="Times New Roman" w:cs="Times New Roman"/>
          <w:color w:val="000000" w:themeColor="text1"/>
          <w:sz w:val="24"/>
          <w:szCs w:val="24"/>
        </w:rPr>
        <w:t>y concentration</w:t>
      </w:r>
      <w:r w:rsidR="004821CF" w:rsidRPr="002E19A8">
        <w:rPr>
          <w:rFonts w:ascii="Times New Roman" w:eastAsia="Times New Roman" w:hAnsi="Times New Roman" w:cs="Times New Roman"/>
          <w:color w:val="000000" w:themeColor="text1"/>
          <w:sz w:val="24"/>
          <w:szCs w:val="24"/>
        </w:rPr>
        <w:t xml:space="preserve"> inside gas bubble</w:t>
      </w:r>
      <w:r w:rsidR="00EA5EF5" w:rsidRPr="002E19A8">
        <w:rPr>
          <w:rFonts w:ascii="Times New Roman" w:eastAsia="Times New Roman" w:hAnsi="Times New Roman" w:cs="Times New Roman"/>
          <w:color w:val="000000" w:themeColor="text1"/>
          <w:sz w:val="24"/>
          <w:szCs w:val="24"/>
        </w:rPr>
        <w:t>s.</w:t>
      </w:r>
      <w:r w:rsidR="00540F75" w:rsidRPr="002E19A8">
        <w:rPr>
          <w:rFonts w:ascii="Times New Roman" w:eastAsia="Times New Roman" w:hAnsi="Times New Roman" w:cs="Times New Roman"/>
          <w:color w:val="000000" w:themeColor="text1"/>
          <w:sz w:val="24"/>
          <w:szCs w:val="24"/>
        </w:rPr>
        <w:t xml:space="preserve">  </w:t>
      </w:r>
      <w:r w:rsidR="00535F44" w:rsidRPr="002E19A8">
        <w:rPr>
          <w:rFonts w:ascii="Times New Roman" w:eastAsia="Times New Roman" w:hAnsi="Times New Roman" w:cs="Times New Roman"/>
          <w:color w:val="000000" w:themeColor="text1"/>
          <w:sz w:val="24"/>
          <w:szCs w:val="24"/>
        </w:rPr>
        <w:t xml:space="preserve">A </w:t>
      </w:r>
      <w:r w:rsidR="008F4673" w:rsidRPr="002E19A8">
        <w:rPr>
          <w:rFonts w:ascii="Times New Roman" w:eastAsia="Times New Roman" w:hAnsi="Times New Roman" w:cs="Times New Roman"/>
          <w:color w:val="000000" w:themeColor="text1"/>
          <w:sz w:val="24"/>
          <w:szCs w:val="24"/>
        </w:rPr>
        <w:t>KKS model is used to describe the thermodynamic</w:t>
      </w:r>
      <w:ins w:id="25" w:author="Ben Beeler" w:date="2019-12-13T15:04:00Z">
        <w:r w:rsidR="00ED027B">
          <w:rPr>
            <w:rFonts w:ascii="Times New Roman" w:eastAsia="Times New Roman" w:hAnsi="Times New Roman" w:cs="Times New Roman"/>
            <w:color w:val="000000" w:themeColor="text1"/>
            <w:sz w:val="24"/>
            <w:szCs w:val="24"/>
          </w:rPr>
          <w:t>s</w:t>
        </w:r>
      </w:ins>
      <w:r w:rsidR="008F4673" w:rsidRPr="002E19A8">
        <w:rPr>
          <w:rFonts w:ascii="Times New Roman" w:eastAsia="Times New Roman" w:hAnsi="Times New Roman" w:cs="Times New Roman"/>
          <w:color w:val="000000" w:themeColor="text1"/>
          <w:sz w:val="24"/>
          <w:szCs w:val="24"/>
        </w:rPr>
        <w:t xml:space="preserve"> and kinetics of </w:t>
      </w:r>
      <w:r w:rsidR="00722EBD">
        <w:rPr>
          <w:rFonts w:ascii="Times New Roman" w:eastAsia="Times New Roman" w:hAnsi="Times New Roman" w:cs="Times New Roman"/>
          <w:color w:val="000000" w:themeColor="text1"/>
          <w:sz w:val="24"/>
          <w:szCs w:val="24"/>
        </w:rPr>
        <w:t>UMo with</w:t>
      </w:r>
      <w:r w:rsidR="008F4673" w:rsidRPr="002E19A8">
        <w:rPr>
          <w:rFonts w:ascii="Times New Roman" w:eastAsia="Times New Roman" w:hAnsi="Times New Roman" w:cs="Times New Roman"/>
          <w:color w:val="000000" w:themeColor="text1"/>
          <w:sz w:val="24"/>
          <w:szCs w:val="24"/>
        </w:rPr>
        <w:t xml:space="preserve"> </w:t>
      </w:r>
      <w:r w:rsidR="00722EBD">
        <w:rPr>
          <w:rFonts w:ascii="Times New Roman" w:eastAsia="Times New Roman" w:hAnsi="Times New Roman" w:cs="Times New Roman"/>
          <w:color w:val="000000" w:themeColor="text1"/>
          <w:sz w:val="24"/>
          <w:szCs w:val="24"/>
        </w:rPr>
        <w:t>gas bubbles</w:t>
      </w:r>
      <w:r w:rsidR="008F4673" w:rsidRPr="002E19A8">
        <w:rPr>
          <w:rFonts w:ascii="Times New Roman" w:eastAsia="Times New Roman" w:hAnsi="Times New Roman" w:cs="Times New Roman"/>
          <w:color w:val="000000" w:themeColor="text1"/>
          <w:sz w:val="24"/>
          <w:szCs w:val="24"/>
        </w:rPr>
        <w:t xml:space="preserve">. </w:t>
      </w:r>
      <w:r w:rsidR="00DD778D" w:rsidRPr="002E19A8">
        <w:rPr>
          <w:rFonts w:ascii="Times New Roman" w:hAnsi="Times New Roman" w:cs="Times New Roman"/>
          <w:color w:val="000000" w:themeColor="text1"/>
          <w:sz w:val="24"/>
          <w:szCs w:val="24"/>
        </w:rPr>
        <w:t>According to the KKS model</w:t>
      </w:r>
      <w:r w:rsidR="00C874B7" w:rsidRPr="002E19A8">
        <w:rPr>
          <w:rFonts w:ascii="Times New Roman" w:hAnsi="Times New Roman" w:cs="Times New Roman"/>
          <w:color w:val="000000" w:themeColor="text1"/>
          <w:sz w:val="24"/>
          <w:szCs w:val="24"/>
        </w:rPr>
        <w:fldChar w:fldCharType="begin"/>
      </w:r>
      <w:r w:rsidR="002F50B9">
        <w:rPr>
          <w:rFonts w:ascii="Times New Roman" w:hAnsi="Times New Roman" w:cs="Times New Roman"/>
          <w:color w:val="000000" w:themeColor="text1"/>
          <w:sz w:val="24"/>
          <w:szCs w:val="24"/>
        </w:rPr>
        <w:instrText xml:space="preserve"> ADDIN EN.CITE &lt;EndNote&gt;&lt;Cite&gt;&lt;Author&gt;Kim&lt;/Author&gt;&lt;Year&gt;1999&lt;/Year&gt;&lt;RecNum&gt;837&lt;/RecNum&gt;&lt;DisplayText&gt;&lt;style face="superscript"&gt;26&lt;/style&gt;&lt;/DisplayText&gt;&lt;record&gt;&lt;rec-number&gt;837&lt;/rec-number&gt;&lt;foreign-keys&gt;&lt;key app="EN" db-id="z2dws5pr0dxws8exxvxpxp2u05s5ps9w2rtz" timestamp="0"&gt;837&lt;/key&gt;&lt;/foreign-keys&gt;&lt;ref-type name="Journal Article"&gt;17&lt;/ref-type&gt;&lt;contributors&gt;&lt;authors&gt;&lt;author&gt;Kim, S. G.&lt;/author&gt;&lt;author&gt;Kim, W. T.&lt;/author&gt;&lt;author&gt;Suzuki, T.&lt;/author&gt;&lt;/authors&gt;&lt;/contributors&gt;&lt;auth-address&gt;Kim, SG&amp;#xD;Kunsan Natl Univ, RASOM, Kunsan 573701, South Korea&amp;#xD;Kunsan Natl Univ, RASOM, Kunsan 573701, South Korea&amp;#xD;Kunsan Natl Univ, RASOM, Kunsan 573701, South Korea&amp;#xD;Kunsan Natl Univ, Dept Mat Sci &amp;amp; Engn, Kunsan 573701, South Korea&amp;#xD;Chongju Univ, Ctr Noncrystalline Mat, Chongju 360764, South Korea&amp;#xD;Chongju Univ, Dept Phys, Chongju 360764, South Korea&amp;#xD;Univ Tokyo, Dept Mat Engn, Tokyo 113, Japan&lt;/auth-address&gt;&lt;titles&gt;&lt;title&gt;Phase-field model for binary alloys&lt;/title&gt;&lt;secondary-title&gt;Physical Review E&lt;/secondary-title&gt;&lt;alt-title&gt;Phys Rev E&lt;/alt-title&gt;&lt;/titles&gt;&lt;pages&gt;7186-7197&lt;/pages&gt;&lt;volume&gt;60&lt;/volume&gt;&lt;number&gt;6&lt;/number&gt;&lt;keywords&gt;&lt;keyword&gt;crystal-growth&lt;/keyword&gt;&lt;keyword&gt;directional solidification&lt;/keyword&gt;&lt;keyword&gt;rapid solidification&lt;/keyword&gt;&lt;keyword&gt;dendritic growth&lt;/keyword&gt;&lt;keyword&gt;eutectic growth&lt;/keyword&gt;&lt;keyword&gt;diffusion&lt;/keyword&gt;&lt;keyword&gt;kinetics&lt;/keyword&gt;&lt;keyword&gt;instabilities&lt;/keyword&gt;&lt;keyword&gt;transitions&lt;/keyword&gt;&lt;keyword&gt;computation&lt;/keyword&gt;&lt;/keywords&gt;&lt;dates&gt;&lt;year&gt;1999&lt;/year&gt;&lt;pub-dates&gt;&lt;date&gt;Dec&lt;/date&gt;&lt;/pub-dates&gt;&lt;/dates&gt;&lt;isbn&gt;1063-651X&lt;/isbn&gt;&lt;accession-num&gt;ISI:000084600700036&lt;/accession-num&gt;&lt;urls&gt;&lt;related-urls&gt;&lt;url&gt;&amp;lt;Go to ISI&amp;gt;://000084600700036&lt;/url&gt;&lt;/related-urls&gt;&lt;/urls&gt;&lt;electronic-resource-num&gt;DOI 10.1103/PhysRevE.60.7186&lt;/electronic-resource-num&gt;&lt;language&gt;English&lt;/language&gt;&lt;/record&gt;&lt;/Cite&gt;&lt;/EndNote&gt;</w:instrText>
      </w:r>
      <w:r w:rsidR="00C874B7" w:rsidRPr="002E19A8">
        <w:rPr>
          <w:rFonts w:ascii="Times New Roman" w:hAnsi="Times New Roman" w:cs="Times New Roman"/>
          <w:color w:val="000000" w:themeColor="text1"/>
          <w:sz w:val="24"/>
          <w:szCs w:val="24"/>
        </w:rPr>
        <w:fldChar w:fldCharType="separate"/>
      </w:r>
      <w:r w:rsidR="002F50B9" w:rsidRPr="002F50B9">
        <w:rPr>
          <w:rFonts w:ascii="Times New Roman" w:hAnsi="Times New Roman" w:cs="Times New Roman"/>
          <w:noProof/>
          <w:color w:val="000000" w:themeColor="text1"/>
          <w:sz w:val="24"/>
          <w:szCs w:val="24"/>
          <w:vertAlign w:val="superscript"/>
        </w:rPr>
        <w:t>26</w:t>
      </w:r>
      <w:r w:rsidR="00C874B7" w:rsidRPr="002E19A8">
        <w:rPr>
          <w:rFonts w:ascii="Times New Roman" w:hAnsi="Times New Roman" w:cs="Times New Roman"/>
          <w:color w:val="000000" w:themeColor="text1"/>
          <w:sz w:val="24"/>
          <w:szCs w:val="24"/>
        </w:rPr>
        <w:fldChar w:fldCharType="end"/>
      </w:r>
      <w:r w:rsidR="00DD778D" w:rsidRPr="002E19A8">
        <w:rPr>
          <w:rFonts w:ascii="Times New Roman" w:hAnsi="Times New Roman" w:cs="Times New Roman"/>
          <w:color w:val="000000" w:themeColor="text1"/>
          <w:sz w:val="24"/>
          <w:szCs w:val="24"/>
        </w:rPr>
        <w:t xml:space="preserve">, the total free energy density of a system </w:t>
      </w:r>
      <w:r w:rsidR="00F623D9" w:rsidRPr="002E19A8">
        <w:rPr>
          <w:rFonts w:ascii="Times New Roman" w:hAnsi="Times New Roman" w:cs="Times New Roman"/>
          <w:color w:val="000000" w:themeColor="text1"/>
          <w:sz w:val="24"/>
          <w:szCs w:val="24"/>
        </w:rPr>
        <w:t>with</w:t>
      </w:r>
      <w:r w:rsidR="00DD778D" w:rsidRPr="002E19A8">
        <w:rPr>
          <w:rFonts w:ascii="Times New Roman" w:hAnsi="Times New Roman" w:cs="Times New Roman"/>
          <w:color w:val="000000" w:themeColor="text1"/>
          <w:sz w:val="24"/>
          <w:szCs w:val="24"/>
        </w:rPr>
        <w:t xml:space="preserve"> vacancies</w:t>
      </w:r>
      <w:r w:rsidR="001F3813">
        <w:rPr>
          <w:rFonts w:ascii="Times New Roman" w:hAnsi="Times New Roman" w:cs="Times New Roman"/>
          <w:color w:val="000000" w:themeColor="text1"/>
          <w:sz w:val="24"/>
          <w:szCs w:val="24"/>
        </w:rPr>
        <w:t xml:space="preserve"> </w:t>
      </w:r>
      <w:r w:rsidR="00DD37E0" w:rsidRPr="002E19A8">
        <w:rPr>
          <w:rFonts w:ascii="Times New Roman" w:hAnsi="Times New Roman" w:cs="Times New Roman"/>
          <w:color w:val="000000" w:themeColor="text1"/>
          <w:sz w:val="24"/>
          <w:szCs w:val="24"/>
        </w:rPr>
        <w:t>can be written</w:t>
      </w:r>
      <w:r w:rsidR="004C1620" w:rsidRPr="002E19A8">
        <w:rPr>
          <w:rFonts w:ascii="Times New Roman" w:hAnsi="Times New Roman" w:cs="Times New Roman"/>
          <w:color w:val="000000" w:themeColor="text1"/>
          <w:sz w:val="24"/>
          <w:szCs w:val="24"/>
        </w:rPr>
        <w:t xml:space="preserve"> </w:t>
      </w:r>
      <w:r w:rsidR="00DD778D" w:rsidRPr="002E19A8">
        <w:rPr>
          <w:rFonts w:ascii="Times New Roman" w:hAnsi="Times New Roman" w:cs="Times New Roman"/>
          <w:color w:val="000000" w:themeColor="text1"/>
          <w:sz w:val="24"/>
          <w:szCs w:val="24"/>
        </w:rPr>
        <w:t>as</w:t>
      </w:r>
    </w:p>
    <w:p w14:paraId="0BFE47AB" w14:textId="632134F2" w:rsidR="00D353F3" w:rsidRPr="002E19A8" w:rsidRDefault="0017282F" w:rsidP="00285EC3">
      <w:pPr>
        <w:jc w:val="right"/>
        <w:rPr>
          <w:rFonts w:ascii="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G=p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b</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e>
        </m:d>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1-p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m</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e>
        </m:d>
        <m:r>
          <w:rPr>
            <w:rFonts w:ascii="Cambria Math" w:eastAsia="Times New Roman" w:hAnsi="Cambria Math" w:cs="Times New Roman"/>
            <w:color w:val="000000" w:themeColor="text1"/>
            <w:sz w:val="24"/>
            <w:szCs w:val="24"/>
          </w:rPr>
          <m:t>+wg</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oMath>
      <w:r w:rsidR="00A35EB9"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6</w:t>
      </w:r>
      <w:r w:rsidR="00A35EB9" w:rsidRPr="002E19A8">
        <w:rPr>
          <w:rFonts w:ascii="Times New Roman" w:eastAsiaTheme="minorEastAsia" w:hAnsi="Times New Roman" w:cs="Times New Roman"/>
          <w:color w:val="000000" w:themeColor="text1"/>
          <w:sz w:val="24"/>
          <w:szCs w:val="24"/>
        </w:rPr>
        <w:t>)</w:t>
      </w:r>
    </w:p>
    <w:p w14:paraId="397F903F" w14:textId="7AB2F388" w:rsidR="00C50EDC" w:rsidRPr="002E19A8" w:rsidRDefault="00DD778D" w:rsidP="009943F8">
      <w:pPr>
        <w:autoSpaceDE w:val="0"/>
        <w:autoSpaceDN w:val="0"/>
        <w:adjustRightInd w:val="0"/>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where </w:t>
      </w:r>
      <m:oMath>
        <m:r>
          <w:rPr>
            <w:rFonts w:ascii="Cambria Math" w:hAnsi="Cambria Math" w:cs="Times New Roman"/>
            <w:color w:val="000000" w:themeColor="text1"/>
            <w:kern w:val="24"/>
            <w:sz w:val="24"/>
            <w:szCs w:val="24"/>
          </w:rPr>
          <m:t>χ</m:t>
        </m:r>
      </m:oMath>
      <w:r w:rsidRPr="002E19A8">
        <w:rPr>
          <w:rFonts w:ascii="Times New Roman" w:hAnsi="Times New Roman" w:cs="Times New Roman"/>
          <w:color w:val="000000" w:themeColor="text1"/>
          <w:sz w:val="24"/>
          <w:szCs w:val="24"/>
        </w:rPr>
        <w:t xml:space="preserve"> is the order parameter, which is zero in matrix and unity in bubbles, </w:t>
      </w:r>
      <w:bookmarkStart w:id="26" w:name="OLE_LINK245"/>
      <m:oMath>
        <m:r>
          <w:rPr>
            <w:rFonts w:ascii="Cambria Math" w:eastAsia="Times New Roman" w:hAnsi="Cambria Math" w:cs="Times New Roman"/>
            <w:color w:val="000000" w:themeColor="text1"/>
            <w:sz w:val="24"/>
            <w:szCs w:val="24"/>
          </w:rPr>
          <m:t>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3</m:t>
            </m:r>
          </m:sup>
        </m:sSup>
        <m:r>
          <w:rPr>
            <w:rFonts w:ascii="Cambria Math" w:eastAsia="Times New Roman" w:hAnsi="Cambria Math" w:cs="Times New Roman"/>
            <w:color w:val="000000" w:themeColor="text1"/>
            <w:sz w:val="24"/>
            <w:szCs w:val="24"/>
          </w:rPr>
          <m:t>(10-15χ+6</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r>
          <w:rPr>
            <w:rFonts w:ascii="Cambria Math" w:eastAsia="Times New Roman" w:hAnsi="Cambria Math" w:cs="Times New Roman"/>
            <w:color w:val="000000" w:themeColor="text1"/>
            <w:sz w:val="24"/>
            <w:szCs w:val="24"/>
          </w:rPr>
          <m:t>)</m:t>
        </m:r>
      </m:oMath>
      <w:bookmarkEnd w:id="26"/>
      <w:r w:rsidRPr="002E19A8">
        <w:rPr>
          <w:rFonts w:ascii="Times New Roman" w:hAnsi="Times New Roman" w:cs="Times New Roman"/>
          <w:color w:val="000000" w:themeColor="text1"/>
          <w:sz w:val="24"/>
          <w:szCs w:val="24"/>
        </w:rPr>
        <w:t xml:space="preserve"> is a monotonously changing function from</w:t>
      </w:r>
      <w:r w:rsidR="001D1EC0" w:rsidRPr="002E19A8">
        <w:rPr>
          <w:rFonts w:ascii="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0</m:t>
            </m:r>
          </m:e>
        </m:d>
        <m:r>
          <w:rPr>
            <w:rFonts w:ascii="Cambria Math" w:eastAsia="Times New Roman" w:hAnsi="Cambria Math" w:cs="Times New Roman"/>
            <w:color w:val="000000" w:themeColor="text1"/>
            <w:sz w:val="24"/>
            <w:szCs w:val="24"/>
          </w:rPr>
          <m:t>=0</m:t>
        </m:r>
      </m:oMath>
      <w:r w:rsidRPr="002E19A8">
        <w:rPr>
          <w:rFonts w:ascii="Times New Roman" w:hAnsi="Times New Roman" w:cs="Times New Roman"/>
          <w:color w:val="000000" w:themeColor="text1"/>
          <w:sz w:val="24"/>
          <w:szCs w:val="24"/>
        </w:rPr>
        <w:t xml:space="preserve"> to</w:t>
      </w:r>
      <w:r w:rsidR="001D1EC0" w:rsidRPr="002E19A8">
        <w:rPr>
          <w:rFonts w:ascii="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1</m:t>
            </m:r>
          </m:e>
        </m:d>
        <m:r>
          <w:rPr>
            <w:rFonts w:ascii="Cambria Math" w:eastAsia="Times New Roman" w:hAnsi="Cambria Math" w:cs="Times New Roman"/>
            <w:color w:val="000000" w:themeColor="text1"/>
            <w:sz w:val="24"/>
            <w:szCs w:val="24"/>
          </w:rPr>
          <m:t>=1</m:t>
        </m:r>
      </m:oMath>
      <w:r w:rsidRPr="002E19A8">
        <w:rPr>
          <w:rFonts w:ascii="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g</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=30</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(1-χ)</m:t>
            </m:r>
          </m:e>
          <m:sup>
            <m:r>
              <w:rPr>
                <w:rFonts w:ascii="Cambria Math" w:eastAsia="Times New Roman" w:hAnsi="Cambria Math" w:cs="Times New Roman"/>
                <w:color w:val="000000" w:themeColor="text1"/>
                <w:sz w:val="24"/>
                <w:szCs w:val="24"/>
              </w:rPr>
              <m:t>2</m:t>
            </m:r>
          </m:sup>
        </m:sSup>
      </m:oMath>
      <w:r w:rsidRPr="002E19A8">
        <w:rPr>
          <w:rFonts w:ascii="Times New Roman" w:hAnsi="Times New Roman" w:cs="Times New Roman"/>
          <w:color w:val="000000" w:themeColor="text1"/>
          <w:position w:val="-12"/>
          <w:sz w:val="24"/>
          <w:szCs w:val="24"/>
        </w:rPr>
        <w:t xml:space="preserve"> </w:t>
      </w:r>
      <w:r w:rsidRPr="002E19A8">
        <w:rPr>
          <w:rFonts w:ascii="Times New Roman" w:hAnsi="Times New Roman" w:cs="Times New Roman"/>
          <w:color w:val="000000" w:themeColor="text1"/>
          <w:sz w:val="24"/>
          <w:szCs w:val="24"/>
        </w:rPr>
        <w:t xml:space="preserve">is a double well potential, </w:t>
      </w:r>
      <m:oMath>
        <m:r>
          <w:rPr>
            <w:rFonts w:ascii="Cambria Math" w:eastAsia="Times New Roman" w:hAnsi="Cambria Math" w:cs="Times New Roman"/>
            <w:color w:val="000000" w:themeColor="text1"/>
            <w:sz w:val="24"/>
            <w:szCs w:val="24"/>
          </w:rPr>
          <m:t xml:space="preserve">w </m:t>
        </m:r>
      </m:oMath>
      <w:r w:rsidRPr="002E19A8">
        <w:rPr>
          <w:rFonts w:ascii="Times New Roman" w:hAnsi="Times New Roman" w:cs="Times New Roman"/>
          <w:color w:val="000000" w:themeColor="text1"/>
          <w:sz w:val="24"/>
          <w:szCs w:val="24"/>
        </w:rPr>
        <w:t>is the height of the double well potential</w:t>
      </w:r>
      <w:bookmarkStart w:id="27" w:name="OLE_LINK267"/>
      <w:bookmarkStart w:id="28" w:name="OLE_LINK246"/>
      <w:bookmarkStart w:id="29" w:name="OLE_LINK247"/>
      <w:bookmarkStart w:id="30" w:name="OLE_LINK248"/>
      <w:bookmarkStart w:id="31" w:name="OLE_LINK257"/>
      <w:bookmarkStart w:id="32" w:name="OLE_LINK258"/>
      <w:bookmarkStart w:id="33" w:name="OLE_LINK266"/>
      <w:r w:rsidR="004823D3" w:rsidRPr="002E19A8">
        <w:rPr>
          <w:rFonts w:ascii="Times New Roman" w:hAnsi="Times New Roman" w:cs="Times New Roman"/>
          <w:color w:val="000000" w:themeColor="text1"/>
          <w:sz w:val="24"/>
          <w:szCs w:val="24"/>
        </w:rPr>
        <w:t>.</w:t>
      </w:r>
      <w:bookmarkEnd w:id="27"/>
      <w:bookmarkEnd w:id="28"/>
      <w:bookmarkEnd w:id="29"/>
      <w:bookmarkEnd w:id="30"/>
      <w:bookmarkEnd w:id="31"/>
      <w:bookmarkEnd w:id="32"/>
      <w:bookmarkEnd w:id="33"/>
      <w:r w:rsidR="004823D3" w:rsidRPr="002E19A8">
        <w:rPr>
          <w:rFonts w:ascii="Times New Roman" w:hAnsi="Times New Roman" w:cs="Times New Roman"/>
          <w:color w:val="000000" w:themeColor="text1"/>
          <w:sz w:val="24"/>
          <w:szCs w:val="24"/>
        </w:rPr>
        <w:t xml:space="preserve"> </w:t>
      </w:r>
      <m:oMath>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f</m:t>
            </m:r>
          </m:e>
          <m:sup>
            <m:r>
              <w:rPr>
                <w:rFonts w:ascii="Cambria Math" w:hAnsi="Cambria Math" w:cs="Times New Roman"/>
                <w:color w:val="000000" w:themeColor="text1"/>
                <w:kern w:val="24"/>
                <w:sz w:val="24"/>
                <w:szCs w:val="24"/>
              </w:rPr>
              <m:t>m</m:t>
            </m:r>
          </m:sup>
        </m:sSup>
      </m:oMath>
      <w:r w:rsidR="00B70C93" w:rsidRPr="002E19A8">
        <w:rPr>
          <w:rFonts w:ascii="Times New Roman" w:hAnsi="Times New Roman" w:cs="Times New Roman"/>
          <w:color w:val="000000" w:themeColor="text1"/>
          <w:sz w:val="24"/>
          <w:szCs w:val="24"/>
        </w:rPr>
        <w:t xml:space="preserve"> </w:t>
      </w:r>
      <w:r w:rsidRPr="002E19A8">
        <w:rPr>
          <w:rFonts w:ascii="Times New Roman" w:hAnsi="Times New Roman" w:cs="Times New Roman"/>
          <w:color w:val="000000" w:themeColor="text1"/>
          <w:sz w:val="24"/>
          <w:szCs w:val="24"/>
        </w:rPr>
        <w:t xml:space="preserve">and </w:t>
      </w:r>
      <w:bookmarkStart w:id="34" w:name="OLE_LINK3"/>
      <w:bookmarkStart w:id="35" w:name="OLE_LINK4"/>
      <m:oMath>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f</m:t>
            </m:r>
          </m:e>
          <m:sup>
            <m:r>
              <w:rPr>
                <w:rFonts w:ascii="Cambria Math" w:hAnsi="Cambria Math" w:cs="Times New Roman"/>
                <w:color w:val="000000" w:themeColor="text1"/>
                <w:kern w:val="24"/>
                <w:sz w:val="24"/>
                <w:szCs w:val="24"/>
              </w:rPr>
              <m:t>b</m:t>
            </m:r>
          </m:sup>
        </m:sSup>
      </m:oMath>
      <w:bookmarkEnd w:id="34"/>
      <w:bookmarkEnd w:id="35"/>
      <w:r w:rsidR="00B70C93" w:rsidRPr="002E19A8">
        <w:rPr>
          <w:rFonts w:ascii="Times New Roman" w:eastAsiaTheme="minorEastAsia" w:hAnsi="Times New Roman" w:cs="Times New Roman"/>
          <w:color w:val="000000" w:themeColor="text1"/>
          <w:kern w:val="24"/>
          <w:sz w:val="24"/>
          <w:szCs w:val="24"/>
        </w:rPr>
        <w:t xml:space="preserve"> </w:t>
      </w:r>
      <w:r w:rsidRPr="002E19A8">
        <w:rPr>
          <w:rFonts w:ascii="Times New Roman" w:hAnsi="Times New Roman" w:cs="Times New Roman"/>
          <w:color w:val="000000" w:themeColor="text1"/>
          <w:sz w:val="24"/>
          <w:szCs w:val="24"/>
        </w:rPr>
        <w:t xml:space="preserve">are the bulk free energy density of the matrix and bubble phase, respectively. </w:t>
      </w:r>
      <w:r w:rsidR="00E158C9" w:rsidRPr="002E19A8">
        <w:rPr>
          <w:rFonts w:ascii="Times New Roman" w:hAnsi="Times New Roman" w:cs="Times New Roman"/>
          <w:color w:val="000000" w:themeColor="text1"/>
          <w:sz w:val="24"/>
          <w:szCs w:val="24"/>
        </w:rPr>
        <w:t>They are set</w:t>
      </w:r>
      <w:r w:rsidR="00AA1EA7" w:rsidRPr="002E19A8">
        <w:rPr>
          <w:rFonts w:ascii="Times New Roman" w:hAnsi="Times New Roman" w:cs="Times New Roman"/>
          <w:color w:val="000000" w:themeColor="text1"/>
          <w:sz w:val="24"/>
          <w:szCs w:val="24"/>
        </w:rPr>
        <w:t xml:space="preserve"> to be </w:t>
      </w:r>
      <m:oMath>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f</m:t>
            </m:r>
          </m:e>
          <m:sup>
            <m:r>
              <w:rPr>
                <w:rFonts w:ascii="Cambria Math" w:hAnsi="Cambria Math" w:cs="Times New Roman"/>
                <w:color w:val="000000" w:themeColor="text1"/>
                <w:kern w:val="24"/>
                <w:sz w:val="24"/>
                <w:szCs w:val="24"/>
              </w:rPr>
              <m:t>m</m:t>
            </m:r>
          </m:sup>
        </m:sSup>
        <m:r>
          <w:rPr>
            <w:rFonts w:ascii="Cambria Math" w:hAnsi="Cambria Math" w:cs="Times New Roman"/>
            <w:color w:val="000000" w:themeColor="text1"/>
            <w:kern w:val="24"/>
            <w:sz w:val="24"/>
            <w:szCs w:val="24"/>
          </w:rPr>
          <m:t>=</m:t>
        </m:r>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A</m:t>
            </m:r>
          </m:e>
          <m:sub>
            <m:r>
              <w:rPr>
                <w:rFonts w:ascii="Cambria Math" w:hAnsi="Cambria Math" w:cs="Times New Roman"/>
                <w:color w:val="000000" w:themeColor="text1"/>
                <w:kern w:val="24"/>
                <w:sz w:val="24"/>
                <w:szCs w:val="24"/>
              </w:rPr>
              <m:t>m</m:t>
            </m:r>
          </m:sub>
        </m:sSub>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r>
              <w:rPr>
                <w:rFonts w:ascii="Cambria Math" w:hAnsi="Cambria Math" w:cs="Times New Roman"/>
                <w:color w:val="000000" w:themeColor="text1"/>
                <w:kern w:val="24"/>
                <w:sz w:val="24"/>
                <w:szCs w:val="24"/>
              </w:rPr>
              <m:t>-1)</m:t>
            </m:r>
          </m:e>
          <m:sup>
            <m:r>
              <w:rPr>
                <w:rFonts w:ascii="Cambria Math" w:hAnsi="Cambria Math" w:cs="Times New Roman"/>
                <w:color w:val="000000" w:themeColor="text1"/>
                <w:kern w:val="24"/>
                <w:sz w:val="24"/>
                <w:szCs w:val="24"/>
              </w:rPr>
              <m:t>2</m:t>
            </m:r>
          </m:sup>
        </m:sSup>
      </m:oMath>
      <w:r w:rsidR="00391F73" w:rsidRPr="002E19A8">
        <w:rPr>
          <w:rFonts w:ascii="Times New Roman" w:eastAsiaTheme="minorEastAsia" w:hAnsi="Times New Roman" w:cs="Times New Roman"/>
          <w:color w:val="000000" w:themeColor="text1"/>
          <w:kern w:val="24"/>
          <w:sz w:val="24"/>
          <w:szCs w:val="24"/>
        </w:rPr>
        <w:t xml:space="preserve"> and </w:t>
      </w:r>
      <m:oMath>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f</m:t>
            </m:r>
          </m:e>
          <m:sup>
            <m:r>
              <w:rPr>
                <w:rFonts w:ascii="Cambria Math" w:hAnsi="Cambria Math" w:cs="Times New Roman"/>
                <w:color w:val="000000" w:themeColor="text1"/>
                <w:kern w:val="24"/>
                <w:sz w:val="24"/>
                <w:szCs w:val="24"/>
              </w:rPr>
              <m:t>b</m:t>
            </m:r>
          </m:sup>
        </m:sSup>
        <m:r>
          <w:rPr>
            <w:rFonts w:ascii="Cambria Math" w:hAnsi="Cambria Math" w:cs="Times New Roman"/>
            <w:color w:val="000000" w:themeColor="text1"/>
            <w:kern w:val="24"/>
            <w:sz w:val="24"/>
            <w:szCs w:val="24"/>
          </w:rPr>
          <m:t>=</m:t>
        </m:r>
        <m:sSub>
          <m:sSubPr>
            <m:ctrlPr>
              <w:rPr>
                <w:rFonts w:ascii="Cambria Math"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A</m:t>
            </m:r>
          </m:e>
          <m:sub>
            <m:r>
              <w:rPr>
                <w:rFonts w:ascii="Cambria Math" w:hAnsi="Cambria Math" w:cs="Times New Roman"/>
                <w:color w:val="000000" w:themeColor="text1"/>
                <w:kern w:val="24"/>
                <w:sz w:val="24"/>
                <w:szCs w:val="24"/>
              </w:rPr>
              <m:t>bv</m:t>
            </m:r>
          </m:sub>
        </m:sSub>
        <m:sSup>
          <m:sSupPr>
            <m:ctrlPr>
              <w:rPr>
                <w:rFonts w:ascii="Cambria Math" w:hAnsi="Cambria Math" w:cs="Times New Roman"/>
                <w:i/>
                <w:color w:val="000000" w:themeColor="text1"/>
                <w:kern w:val="24"/>
                <w:sz w:val="24"/>
                <w:szCs w:val="24"/>
              </w:rPr>
            </m:ctrlPr>
          </m:sSupPr>
          <m:e>
            <m:r>
              <w:rPr>
                <w:rFonts w:ascii="Cambria Math" w:hAnsi="Cambria Math" w:cs="Times New Roman"/>
                <w:color w:val="000000" w:themeColor="text1"/>
                <w:kern w:val="24"/>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r>
              <w:rPr>
                <w:rFonts w:ascii="Cambria Math" w:hAnsi="Cambria Math" w:cs="Times New Roman"/>
                <w:color w:val="000000" w:themeColor="text1"/>
                <w:kern w:val="24"/>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eq</m:t>
                </m:r>
              </m:sup>
            </m:sSubSup>
            <m:r>
              <w:rPr>
                <w:rFonts w:ascii="Cambria Math" w:hAnsi="Cambria Math" w:cs="Times New Roman"/>
                <w:color w:val="000000" w:themeColor="text1"/>
                <w:kern w:val="24"/>
                <w:sz w:val="24"/>
                <w:szCs w:val="24"/>
              </w:rPr>
              <m:t>)</m:t>
            </m:r>
          </m:e>
          <m:sup>
            <m:r>
              <w:rPr>
                <w:rFonts w:ascii="Cambria Math" w:hAnsi="Cambria Math" w:cs="Times New Roman"/>
                <w:color w:val="000000" w:themeColor="text1"/>
                <w:kern w:val="24"/>
                <w:sz w:val="24"/>
                <w:szCs w:val="24"/>
              </w:rPr>
              <m:t>2</m:t>
            </m:r>
          </m:sup>
        </m:sSup>
      </m:oMath>
      <w:r w:rsidR="00BC4C82" w:rsidRPr="002E19A8">
        <w:rPr>
          <w:rFonts w:ascii="Times New Roman" w:eastAsiaTheme="minorEastAsia" w:hAnsi="Times New Roman" w:cs="Times New Roman"/>
          <w:color w:val="000000" w:themeColor="text1"/>
          <w:kern w:val="24"/>
          <w:sz w:val="24"/>
          <w:szCs w:val="24"/>
        </w:rPr>
        <w:t>.</w:t>
      </w:r>
    </w:p>
    <w:p w14:paraId="49011252" w14:textId="4D0FAEDD" w:rsidR="00DE30B0" w:rsidRPr="002E19A8" w:rsidRDefault="00DE30B0" w:rsidP="009943F8">
      <w:pPr>
        <w:autoSpaceDE w:val="0"/>
        <w:autoSpaceDN w:val="0"/>
        <w:adjustRightInd w:val="0"/>
        <w:rPr>
          <w:rFonts w:ascii="Times New Roman" w:eastAsiaTheme="minorEastAsia"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The total free energy </w:t>
      </w:r>
      <m:oMath>
        <m:r>
          <w:rPr>
            <w:rFonts w:ascii="Cambria Math" w:eastAsia="Times New Roman" w:hAnsi="Cambria Math" w:cs="Times New Roman"/>
            <w:color w:val="000000" w:themeColor="text1"/>
            <w:sz w:val="24"/>
            <w:szCs w:val="24"/>
          </w:rPr>
          <m:t>F</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 xml:space="preserve"> </m:t>
        </m:r>
      </m:oMath>
      <w:r w:rsidRPr="002E19A8">
        <w:rPr>
          <w:rFonts w:ascii="Times New Roman" w:eastAsiaTheme="minorEastAsia" w:hAnsi="Times New Roman" w:cs="Times New Roman"/>
          <w:color w:val="000000" w:themeColor="text1"/>
          <w:sz w:val="24"/>
          <w:szCs w:val="24"/>
        </w:rPr>
        <w:t>of the system includes chemical free energy and interfacial energy. It is defined as</w:t>
      </w:r>
    </w:p>
    <w:p w14:paraId="141D9867" w14:textId="0BF92067" w:rsidR="00DE30B0" w:rsidRPr="002E19A8" w:rsidRDefault="00DE30B0" w:rsidP="00285EC3">
      <w:pPr>
        <w:autoSpaceDE w:val="0"/>
        <w:autoSpaceDN w:val="0"/>
        <w:adjustRightInd w:val="0"/>
        <w:jc w:val="right"/>
        <w:rPr>
          <w:rFonts w:ascii="Times New Roman" w:eastAsiaTheme="minorEastAsia"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F</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m:t>
        </m:r>
        <m:nary>
          <m:naryPr>
            <m:limLoc m:val="subSup"/>
            <m:ctrlPr>
              <w:rPr>
                <w:rFonts w:ascii="Cambria Math" w:eastAsia="Times New Roman" w:hAnsi="Cambria Math" w:cs="Times New Roman"/>
                <w:i/>
                <w:color w:val="000000" w:themeColor="text1"/>
                <w:sz w:val="24"/>
                <w:szCs w:val="24"/>
              </w:rPr>
            </m:ctrlPr>
          </m:naryPr>
          <m:sub>
            <m:r>
              <m:rPr>
                <m:sty m:val="p"/>
              </m:rPr>
              <w:rPr>
                <w:rFonts w:ascii="Cambria Math" w:eastAsia="Times New Roman" w:hAnsi="Cambria Math" w:cs="Times New Roman"/>
                <w:color w:val="000000" w:themeColor="text1"/>
                <w:sz w:val="24"/>
                <w:szCs w:val="24"/>
              </w:rPr>
              <m:t>Ω</m:t>
            </m:r>
          </m:sub>
          <m:sup/>
          <m:e>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G</m:t>
                </m:r>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κ</m:t>
                    </m:r>
                  </m:num>
                  <m:den>
                    <m:r>
                      <w:rPr>
                        <w:rFonts w:ascii="Cambria Math" w:eastAsia="Times New Roman" w:hAnsi="Cambria Math" w:cs="Times New Roman"/>
                        <w:color w:val="000000" w:themeColor="text1"/>
                        <w:sz w:val="24"/>
                        <w:szCs w:val="24"/>
                      </w:rPr>
                      <m:t>2</m:t>
                    </m:r>
                  </m:den>
                </m:f>
                <m:sSup>
                  <m:sSupPr>
                    <m:ctrlPr>
                      <w:rPr>
                        <w:rFonts w:ascii="Cambria Math" w:eastAsia="Times New Roman" w:hAnsi="Cambria Math" w:cs="Times New Roman"/>
                        <w:color w:val="000000" w:themeColor="text1"/>
                        <w:sz w:val="24"/>
                        <w:szCs w:val="24"/>
                      </w:rPr>
                    </m:ctrlPr>
                  </m:sSupPr>
                  <m:e>
                    <m:d>
                      <m:dPr>
                        <m:begChr m:val="⌈"/>
                        <m:endChr m:val="⌉"/>
                        <m:ctrlPr>
                          <w:rPr>
                            <w:rFonts w:ascii="Cambria Math" w:eastAsia="Times New Roman" w:hAnsi="Cambria Math" w:cs="Times New Roman"/>
                            <w:color w:val="000000" w:themeColor="text1"/>
                            <w:sz w:val="24"/>
                            <w:szCs w:val="24"/>
                          </w:rPr>
                        </m:ctrlPr>
                      </m:dPr>
                      <m:e>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χ</m:t>
                        </m:r>
                      </m:e>
                    </m:d>
                  </m:e>
                  <m:sup>
                    <m:r>
                      <w:rPr>
                        <w:rFonts w:ascii="Cambria Math" w:eastAsia="Times New Roman" w:hAnsi="Cambria Math" w:cs="Times New Roman"/>
                        <w:color w:val="000000" w:themeColor="text1"/>
                        <w:sz w:val="24"/>
                        <w:szCs w:val="24"/>
                      </w:rPr>
                      <m:t>2</m:t>
                    </m:r>
                  </m:sup>
                </m:sSup>
              </m:e>
            </m:d>
            <m:r>
              <w:rPr>
                <w:rFonts w:ascii="Cambria Math" w:eastAsia="Times New Roman" w:hAnsi="Cambria Math" w:cs="Times New Roman"/>
                <w:color w:val="000000" w:themeColor="text1"/>
                <w:sz w:val="24"/>
                <w:szCs w:val="24"/>
              </w:rPr>
              <m:t>d</m:t>
            </m:r>
            <m:r>
              <m:rPr>
                <m:sty m:val="p"/>
              </m:rPr>
              <w:rPr>
                <w:rFonts w:ascii="Cambria Math" w:eastAsia="Times New Roman" w:hAnsi="Cambria Math" w:cs="Times New Roman"/>
                <w:color w:val="000000" w:themeColor="text1"/>
                <w:sz w:val="24"/>
                <w:szCs w:val="24"/>
              </w:rPr>
              <m:t>Ω</m:t>
            </m:r>
          </m:e>
        </m:nary>
      </m:oMath>
      <w:r w:rsidR="00FD2FBE"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7</w:t>
      </w:r>
      <w:r w:rsidR="00FD2FBE" w:rsidRPr="002E19A8">
        <w:rPr>
          <w:rFonts w:ascii="Times New Roman" w:eastAsiaTheme="minorEastAsia" w:hAnsi="Times New Roman" w:cs="Times New Roman"/>
          <w:color w:val="000000" w:themeColor="text1"/>
          <w:sz w:val="24"/>
          <w:szCs w:val="24"/>
        </w:rPr>
        <w:t>)</w:t>
      </w:r>
    </w:p>
    <w:p w14:paraId="31D027DC" w14:textId="27480A56" w:rsidR="00DE30B0" w:rsidRPr="002E19A8" w:rsidRDefault="00BA1AAC" w:rsidP="009943F8">
      <w:pPr>
        <w:pStyle w:val="H2bodytext"/>
        <w:ind w:left="0"/>
        <w:jc w:val="left"/>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κ</m:t>
        </m:r>
      </m:oMath>
      <w:r w:rsidRPr="002E19A8">
        <w:rPr>
          <w:rFonts w:ascii="Times New Roman" w:eastAsiaTheme="minorEastAsia" w:hAnsi="Times New Roman" w:cs="Times New Roman"/>
          <w:color w:val="000000" w:themeColor="text1"/>
          <w:sz w:val="24"/>
          <w:szCs w:val="24"/>
        </w:rPr>
        <w:t xml:space="preserve"> is a gradient </w:t>
      </w:r>
      <w:proofErr w:type="gramStart"/>
      <w:r w:rsidR="00A409E4" w:rsidRPr="002E19A8">
        <w:rPr>
          <w:rFonts w:ascii="Times New Roman" w:eastAsiaTheme="minorEastAsia" w:hAnsi="Times New Roman" w:cs="Times New Roman"/>
          <w:color w:val="000000" w:themeColor="text1"/>
          <w:sz w:val="24"/>
          <w:szCs w:val="24"/>
        </w:rPr>
        <w:t>coefficient</w:t>
      </w:r>
      <w:r w:rsidR="00635EE9" w:rsidRPr="002E19A8">
        <w:rPr>
          <w:rFonts w:ascii="Times New Roman" w:eastAsiaTheme="minorEastAsia" w:hAnsi="Times New Roman" w:cs="Times New Roman"/>
          <w:color w:val="000000" w:themeColor="text1"/>
          <w:sz w:val="24"/>
          <w:szCs w:val="24"/>
        </w:rPr>
        <w:t>.</w:t>
      </w:r>
      <w:proofErr w:type="gramEnd"/>
      <w:r w:rsidRPr="002E19A8">
        <w:rPr>
          <w:rFonts w:ascii="Times New Roman" w:eastAsiaTheme="minorEastAsia" w:hAnsi="Times New Roman" w:cs="Times New Roman"/>
          <w:color w:val="000000" w:themeColor="text1"/>
          <w:sz w:val="24"/>
          <w:szCs w:val="24"/>
        </w:rPr>
        <w:t xml:space="preserve"> Two model parameters </w:t>
      </w:r>
      <m:oMath>
        <m:r>
          <w:rPr>
            <w:rFonts w:ascii="Cambria Math" w:hAnsi="Cambria Math" w:cs="Times New Roman"/>
            <w:color w:val="000000" w:themeColor="text1"/>
            <w:sz w:val="24"/>
            <w:szCs w:val="24"/>
          </w:rPr>
          <m:t>w</m:t>
        </m:r>
      </m:oMath>
      <w:r w:rsidRPr="002E19A8">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κ</m:t>
        </m:r>
      </m:oMath>
      <w:r w:rsidRPr="002E19A8">
        <w:rPr>
          <w:rFonts w:ascii="Times New Roman" w:eastAsiaTheme="minorEastAsia" w:hAnsi="Times New Roman" w:cs="Times New Roman"/>
          <w:color w:val="000000" w:themeColor="text1"/>
          <w:sz w:val="24"/>
          <w:szCs w:val="24"/>
        </w:rPr>
        <w:t xml:space="preserve"> can be determined by the interfacial energy </w:t>
      </w:r>
      <m:oMath>
        <m:r>
          <w:rPr>
            <w:rFonts w:ascii="Cambria Math" w:hAnsi="Cambria Math" w:cs="Times New Roman"/>
            <w:color w:val="000000" w:themeColor="text1"/>
            <w:sz w:val="24"/>
            <w:szCs w:val="24"/>
          </w:rPr>
          <m:t>σ</m:t>
        </m:r>
      </m:oMath>
      <w:r w:rsidRPr="002E19A8">
        <w:rPr>
          <w:rFonts w:ascii="Times New Roman" w:eastAsiaTheme="minorEastAsia" w:hAnsi="Times New Roman" w:cs="Times New Roman"/>
          <w:color w:val="000000" w:themeColor="text1"/>
          <w:sz w:val="24"/>
          <w:szCs w:val="24"/>
        </w:rPr>
        <w:t xml:space="preserve"> and interface thickness </w:t>
      </w:r>
      <m:oMath>
        <m:r>
          <w:rPr>
            <w:rFonts w:ascii="Cambria Math" w:hAnsi="Cambria Math" w:cs="Times New Roman"/>
            <w:color w:val="000000" w:themeColor="text1"/>
            <w:sz w:val="24"/>
            <w:szCs w:val="24"/>
          </w:rPr>
          <m:t>λ</m:t>
        </m:r>
      </m:oMath>
      <w:r w:rsidRPr="002E19A8">
        <w:rPr>
          <w:rFonts w:ascii="Times New Roman" w:eastAsiaTheme="minorEastAsia" w:hAnsi="Times New Roman" w:cs="Times New Roman"/>
          <w:color w:val="000000" w:themeColor="text1"/>
          <w:sz w:val="24"/>
          <w:szCs w:val="24"/>
        </w:rPr>
        <w:t xml:space="preserve"> </w:t>
      </w:r>
      <w:r w:rsidR="00C874B7" w:rsidRPr="002E19A8">
        <w:rPr>
          <w:rFonts w:ascii="Times New Roman" w:eastAsiaTheme="minorEastAsia" w:hAnsi="Times New Roman" w:cs="Times New Roman"/>
          <w:color w:val="000000" w:themeColor="text1"/>
          <w:sz w:val="24"/>
          <w:szCs w:val="24"/>
        </w:rPr>
        <w:fldChar w:fldCharType="begin"/>
      </w:r>
      <w:r w:rsidR="002F50B9">
        <w:rPr>
          <w:rFonts w:ascii="Times New Roman" w:eastAsiaTheme="minorEastAsia" w:hAnsi="Times New Roman" w:cs="Times New Roman"/>
          <w:color w:val="000000" w:themeColor="text1"/>
          <w:sz w:val="24"/>
          <w:szCs w:val="24"/>
        </w:rPr>
        <w:instrText xml:space="preserve"> ADDIN EN.CITE &lt;EndNote&gt;&lt;Cite&gt;&lt;Author&gt;Li&lt;/Author&gt;&lt;Year&gt;2017&lt;/Year&gt;&lt;RecNum&gt;1991&lt;/RecNum&gt;&lt;DisplayText&gt;&lt;style face="superscript"&gt;14&lt;/style&gt;&lt;/DisplayText&gt;&lt;record&gt;&lt;rec-number&gt;1991&lt;/rec-number&gt;&lt;foreign-keys&gt;&lt;key app="EN" db-id="z2dws5pr0dxws8exxvxpxp2u05s5ps9w2rtz" timestamp="0"&gt;1991&lt;/key&gt;&lt;/foreign-keys&gt;&lt;ref-type name="Journal Article"&gt;17&lt;/ref-type&gt;&lt;contributors&gt;&lt;authors&gt;&lt;author&gt;Li, Y.L.&lt;/author&gt;&lt;author&gt;Hu,S.Y.&lt;/author&gt;&lt;author&gt;Sun, X.&lt;/author&gt;&lt;author&gt;Stan, M.&lt;/author&gt;&lt;/authors&gt;&lt;/contributors&gt;&lt;titles&gt;&lt;title&gt;A review: applications of the phase field method in predicting microstructure and property evolution of irradiated nuclear materials&lt;/title&gt;&lt;secondary-title&gt;npj Computational Materials&lt;/secondary-title&gt;&lt;/titles&gt;&lt;pages&gt;doi:10.1038/s41524-017-0018-y&lt;/pages&gt;&lt;volume&gt;3&lt;/volume&gt;&lt;dates&gt;&lt;year&gt;2017&lt;/year&gt;&lt;/dates&gt;&lt;urls&gt;&lt;/urls&gt;&lt;/record&gt;&lt;/Cite&gt;&lt;/EndNote&gt;</w:instrText>
      </w:r>
      <w:r w:rsidR="00C874B7" w:rsidRPr="002E19A8">
        <w:rPr>
          <w:rFonts w:ascii="Times New Roman" w:eastAsiaTheme="minorEastAsia" w:hAnsi="Times New Roman" w:cs="Times New Roman"/>
          <w:color w:val="000000" w:themeColor="text1"/>
          <w:sz w:val="24"/>
          <w:szCs w:val="24"/>
        </w:rPr>
        <w:fldChar w:fldCharType="separate"/>
      </w:r>
      <w:r w:rsidR="002F50B9" w:rsidRPr="002F50B9">
        <w:rPr>
          <w:rFonts w:ascii="Times New Roman" w:eastAsiaTheme="minorEastAsia" w:hAnsi="Times New Roman" w:cs="Times New Roman"/>
          <w:noProof/>
          <w:color w:val="000000" w:themeColor="text1"/>
          <w:sz w:val="24"/>
          <w:szCs w:val="24"/>
          <w:vertAlign w:val="superscript"/>
        </w:rPr>
        <w:t>14</w:t>
      </w:r>
      <w:r w:rsidR="00C874B7" w:rsidRPr="002E19A8">
        <w:rPr>
          <w:rFonts w:ascii="Times New Roman" w:eastAsiaTheme="minorEastAsia" w:hAnsi="Times New Roman" w:cs="Times New Roman"/>
          <w:color w:val="000000" w:themeColor="text1"/>
          <w:sz w:val="24"/>
          <w:szCs w:val="24"/>
        </w:rPr>
        <w:fldChar w:fldCharType="end"/>
      </w:r>
      <w:r w:rsidRPr="002E19A8">
        <w:rPr>
          <w:rFonts w:ascii="Times New Roman" w:eastAsiaTheme="minorEastAsia" w:hAnsi="Times New Roman" w:cs="Times New Roman"/>
          <w:color w:val="000000" w:themeColor="text1"/>
          <w:sz w:val="24"/>
          <w:szCs w:val="24"/>
        </w:rPr>
        <w:t xml:space="preserve">. </w:t>
      </w:r>
    </w:p>
    <w:p w14:paraId="2AD51D3F" w14:textId="56C815F6" w:rsidR="00C50EDC" w:rsidRPr="002E19A8" w:rsidRDefault="00C50EDC" w:rsidP="009943F8">
      <w:pPr>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Following the KKS model, the concentration</w:t>
      </w:r>
      <w:del w:id="36" w:author="Ben Beeler" w:date="2019-12-13T15:05:00Z">
        <w:r w:rsidRPr="002E19A8" w:rsidDel="00ED027B">
          <w:rPr>
            <w:rFonts w:ascii="Times New Roman" w:hAnsi="Times New Roman" w:cs="Times New Roman"/>
            <w:color w:val="000000" w:themeColor="text1"/>
            <w:sz w:val="24"/>
            <w:szCs w:val="24"/>
          </w:rPr>
          <w:delText>s</w:delText>
        </w:r>
      </w:del>
      <w:r w:rsidRPr="002E19A8">
        <w:rPr>
          <w:rFonts w:ascii="Times New Roman" w:hAnsi="Times New Roman" w:cs="Times New Roman"/>
          <w:color w:val="000000" w:themeColor="text1"/>
          <w:sz w:val="24"/>
          <w:szCs w:val="24"/>
        </w:rPr>
        <w:t xml:space="preserve"> of vacanc</w:t>
      </w:r>
      <w:ins w:id="37" w:author="Ben Beeler" w:date="2019-12-13T15:05:00Z">
        <w:r w:rsidR="00ED027B">
          <w:rPr>
            <w:rFonts w:ascii="Times New Roman" w:hAnsi="Times New Roman" w:cs="Times New Roman"/>
            <w:color w:val="000000" w:themeColor="text1"/>
            <w:sz w:val="24"/>
            <w:szCs w:val="24"/>
          </w:rPr>
          <w:t>ies</w:t>
        </w:r>
      </w:ins>
      <w:del w:id="38" w:author="Ben Beeler" w:date="2019-12-13T15:05:00Z">
        <w:r w:rsidRPr="002E19A8" w:rsidDel="00ED027B">
          <w:rPr>
            <w:rFonts w:ascii="Times New Roman" w:hAnsi="Times New Roman" w:cs="Times New Roman"/>
            <w:color w:val="000000" w:themeColor="text1"/>
            <w:sz w:val="24"/>
            <w:szCs w:val="24"/>
          </w:rPr>
          <w:delText>y</w:delText>
        </w:r>
      </w:del>
      <w:r w:rsidRPr="002E19A8">
        <w:rPr>
          <w:rFonts w:ascii="Times New Roman" w:hAnsi="Times New Roman" w:cs="Times New Roman"/>
          <w:color w:val="000000" w:themeColor="text1"/>
          <w:sz w:val="24"/>
          <w:szCs w:val="24"/>
        </w:rPr>
        <w:t xml:space="preserve"> </w:t>
      </w:r>
      <w:r w:rsidR="001F3813">
        <w:rPr>
          <w:rFonts w:ascii="Times New Roman" w:hAnsi="Times New Roman" w:cs="Times New Roman"/>
          <w:color w:val="000000" w:themeColor="text1"/>
          <w:sz w:val="24"/>
          <w:szCs w:val="24"/>
        </w:rPr>
        <w:t>is</w:t>
      </w:r>
      <w:r w:rsidRPr="002E19A8">
        <w:rPr>
          <w:rFonts w:ascii="Times New Roman" w:hAnsi="Times New Roman" w:cs="Times New Roman"/>
          <w:color w:val="000000" w:themeColor="text1"/>
          <w:sz w:val="24"/>
          <w:szCs w:val="24"/>
        </w:rPr>
        <w:t xml:space="preserve"> written as follows</w:t>
      </w:r>
    </w:p>
    <w:p w14:paraId="53EDEE4F" w14:textId="6F5CC5E3" w:rsidR="00DA1231" w:rsidRPr="002E19A8" w:rsidRDefault="00B523FD" w:rsidP="00285EC3">
      <w:pPr>
        <w:jc w:val="right"/>
        <w:rPr>
          <w:rFonts w:ascii="Times New Roman" w:eastAsiaTheme="minorEastAsia"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r>
          <w:rPr>
            <w:rFonts w:ascii="Cambria Math" w:eastAsia="Times New Roman" w:hAnsi="Cambria Math" w:cs="Times New Roman"/>
            <w:color w:val="000000" w:themeColor="text1"/>
            <w:sz w:val="24"/>
            <w:szCs w:val="24"/>
          </w:rPr>
          <m:t>=p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r>
          <w:rPr>
            <w:rFonts w:ascii="Cambria Math" w:eastAsia="Times New Roman" w:hAnsi="Cambria Math" w:cs="Times New Roman"/>
            <w:color w:val="000000" w:themeColor="text1"/>
            <w:sz w:val="24"/>
            <w:szCs w:val="24"/>
          </w:rPr>
          <m:t>+(1-p</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oMath>
      <w:r w:rsidR="00FD2FBE"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8</w:t>
      </w:r>
      <w:r w:rsidR="00FD2FBE" w:rsidRPr="002E19A8">
        <w:rPr>
          <w:rFonts w:ascii="Times New Roman" w:eastAsiaTheme="minorEastAsia" w:hAnsi="Times New Roman" w:cs="Times New Roman"/>
          <w:color w:val="000000" w:themeColor="text1"/>
          <w:sz w:val="24"/>
          <w:szCs w:val="24"/>
        </w:rPr>
        <w:t>)</w:t>
      </w:r>
    </w:p>
    <w:p w14:paraId="5D90320C" w14:textId="595CB992" w:rsidR="00C50EDC" w:rsidRPr="002E19A8" w:rsidRDefault="00C50EDC" w:rsidP="009943F8">
      <w:pPr>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At each point in the system, local thermodynamic equilibrium is assumed</w:t>
      </w:r>
    </w:p>
    <w:p w14:paraId="58B29D97" w14:textId="6E04D5E1" w:rsidR="00C50EDC" w:rsidRPr="002E19A8" w:rsidRDefault="00B523FD" w:rsidP="00285EC3">
      <w:pPr>
        <w:jc w:val="right"/>
        <w:rPr>
          <w:rFonts w:ascii="Times New Roman" w:eastAsiaTheme="minorEastAsia" w:hAnsi="Times New Roman" w:cs="Times New Roman"/>
          <w:color w:val="000000" w:themeColor="text1"/>
          <w:sz w:val="24"/>
          <w:szCs w:val="24"/>
        </w:rPr>
      </w:pPr>
      <m:oMath>
        <m:f>
          <m:fPr>
            <m:ctrlPr>
              <w:rPr>
                <w:rFonts w:ascii="Cambria Math" w:eastAsia="Times New Roman" w:hAnsi="Cambria Math" w:cs="Times New Roman"/>
                <w:i/>
                <w:color w:val="000000" w:themeColor="text1"/>
                <w:sz w:val="24"/>
                <w:szCs w:val="24"/>
              </w:rPr>
            </m:ctrlPr>
          </m:fPr>
          <m:num>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b</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e>
            </m:d>
          </m:num>
          <m:den>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den>
        </m:f>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m</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e>
            </m:d>
          </m:num>
          <m:den>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den>
        </m:f>
      </m:oMath>
      <w:r w:rsidR="00FD2FBE" w:rsidRPr="002E19A8">
        <w:rPr>
          <w:rFonts w:ascii="Times New Roman" w:eastAsiaTheme="minorEastAsia" w:hAnsi="Times New Roman" w:cs="Times New Roman"/>
          <w:color w:val="000000" w:themeColor="text1"/>
          <w:sz w:val="24"/>
          <w:szCs w:val="24"/>
        </w:rPr>
        <w:t xml:space="preserve">                                                                                      (</w:t>
      </w:r>
      <w:r w:rsidR="00285EC3" w:rsidRPr="002E19A8">
        <w:rPr>
          <w:rFonts w:ascii="Times New Roman" w:eastAsiaTheme="minorEastAsia" w:hAnsi="Times New Roman" w:cs="Times New Roman"/>
          <w:color w:val="000000" w:themeColor="text1"/>
          <w:sz w:val="24"/>
          <w:szCs w:val="24"/>
        </w:rPr>
        <w:t>9</w:t>
      </w:r>
      <w:r w:rsidR="00FD2FBE" w:rsidRPr="002E19A8">
        <w:rPr>
          <w:rFonts w:ascii="Times New Roman" w:eastAsiaTheme="minorEastAsia" w:hAnsi="Times New Roman" w:cs="Times New Roman"/>
          <w:color w:val="000000" w:themeColor="text1"/>
          <w:sz w:val="24"/>
          <w:szCs w:val="24"/>
        </w:rPr>
        <w:t>)</w:t>
      </w:r>
    </w:p>
    <w:p w14:paraId="2AD41625" w14:textId="0000FAFB" w:rsidR="00C50EDC" w:rsidRPr="002E19A8" w:rsidRDefault="00C50EDC" w:rsidP="009943F8">
      <w:pPr>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The </w:t>
      </w:r>
      <w:r w:rsidR="0017282F" w:rsidRPr="002E19A8">
        <w:rPr>
          <w:rFonts w:ascii="Times New Roman" w:hAnsi="Times New Roman" w:cs="Times New Roman"/>
          <w:color w:val="000000" w:themeColor="text1"/>
          <w:sz w:val="24"/>
          <w:szCs w:val="24"/>
        </w:rPr>
        <w:t>evolution</w:t>
      </w:r>
      <w:r w:rsidRPr="002E19A8">
        <w:rPr>
          <w:rFonts w:ascii="Times New Roman" w:hAnsi="Times New Roman" w:cs="Times New Roman"/>
          <w:color w:val="000000" w:themeColor="text1"/>
          <w:sz w:val="24"/>
          <w:szCs w:val="24"/>
        </w:rPr>
        <w:t xml:space="preserve"> equation</w:t>
      </w:r>
      <w:r w:rsidR="0017282F" w:rsidRPr="002E19A8">
        <w:rPr>
          <w:rFonts w:ascii="Times New Roman" w:hAnsi="Times New Roman" w:cs="Times New Roman"/>
          <w:color w:val="000000" w:themeColor="text1"/>
          <w:sz w:val="24"/>
          <w:szCs w:val="24"/>
        </w:rPr>
        <w:t>s of gas bubbles</w:t>
      </w:r>
      <w:r w:rsidRPr="002E19A8">
        <w:rPr>
          <w:rFonts w:ascii="Times New Roman" w:hAnsi="Times New Roman" w:cs="Times New Roman"/>
          <w:color w:val="000000" w:themeColor="text1"/>
          <w:sz w:val="24"/>
          <w:szCs w:val="24"/>
        </w:rPr>
        <w:t xml:space="preserve"> </w:t>
      </w:r>
      <w:r w:rsidR="00C2181E" w:rsidRPr="002E19A8">
        <w:rPr>
          <w:rFonts w:ascii="Times New Roman" w:hAnsi="Times New Roman" w:cs="Times New Roman"/>
          <w:color w:val="000000" w:themeColor="text1"/>
          <w:sz w:val="24"/>
          <w:szCs w:val="24"/>
        </w:rPr>
        <w:t xml:space="preserve">are </w:t>
      </w:r>
      <w:r w:rsidRPr="002E19A8">
        <w:rPr>
          <w:rFonts w:ascii="Times New Roman" w:hAnsi="Times New Roman" w:cs="Times New Roman"/>
          <w:color w:val="000000" w:themeColor="text1"/>
          <w:sz w:val="24"/>
          <w:szCs w:val="24"/>
        </w:rPr>
        <w:t>written as follows.</w:t>
      </w:r>
    </w:p>
    <w:p w14:paraId="552B21D1" w14:textId="77777777" w:rsidR="004960DA" w:rsidRPr="002E19A8" w:rsidRDefault="00B523FD" w:rsidP="00285EC3">
      <w:pPr>
        <w:jc w:val="right"/>
        <w:rPr>
          <w:rFonts w:ascii="Times New Roman" w:eastAsiaTheme="minorEastAsia" w:hAnsi="Times New Roman" w:cs="Times New Roman"/>
          <w:color w:val="000000" w:themeColor="text1"/>
          <w:sz w:val="24"/>
          <w:szCs w:val="24"/>
        </w:rPr>
      </w:pPr>
      <m:oMathPara>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color w:val="000000" w:themeColor="text1"/>
                  <w:sz w:val="24"/>
                  <w:szCs w:val="24"/>
                </w:rPr>
              </m:ctrlPr>
            </m:dPr>
            <m:e>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gV</m:t>
                      </m:r>
                    </m:sub>
                  </m:sSub>
                </m:num>
                <m:den>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ub>
                  </m:sSub>
                </m:den>
              </m:f>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r>
                        <w:rPr>
                          <w:rFonts w:ascii="Cambria Math" w:eastAsia="Times New Roman" w:hAnsi="Cambria Math" w:cs="Times New Roman"/>
                          <w:color w:val="000000" w:themeColor="text1"/>
                          <w:sz w:val="24"/>
                          <w:szCs w:val="24"/>
                        </w:rPr>
                        <m:t>χ</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ub>
                  </m:sSub>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χ+</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sub>
                  </m:sSub>
                  <m:r>
                    <m:rPr>
                      <m:sty m:val="p"/>
                    </m:rP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gV</m:t>
                      </m:r>
                    </m:sub>
                  </m:sSub>
                </m:e>
              </m:d>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V,g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oMath>
      </m:oMathPara>
    </w:p>
    <w:p w14:paraId="79C485D8" w14:textId="625176E8" w:rsidR="0048320C" w:rsidRPr="002E19A8" w:rsidRDefault="001046FC" w:rsidP="00285EC3">
      <w:pPr>
        <w:jc w:val="right"/>
        <w:rPr>
          <w:rFonts w:ascii="Times New Roman" w:eastAsiaTheme="minorEastAsia"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m=2</m:t>
            </m:r>
          </m:sub>
          <m: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V</m:t>
                </m:r>
              </m:sub>
            </m:sSub>
          </m:sup>
          <m:e>
            <m:r>
              <w:rPr>
                <w:rFonts w:ascii="Cambria Math" w:eastAsia="Times New Roman" w:hAnsi="Cambria Math" w:cs="Times New Roman"/>
                <w:color w:val="000000" w:themeColor="text1"/>
                <w:sz w:val="24"/>
                <w:szCs w:val="24"/>
              </w:rPr>
              <m:t>m</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lv,g</m:t>
                </m:r>
              </m:sub>
            </m:sSub>
            <m:r>
              <w:rPr>
                <w:rFonts w:ascii="Cambria Math" w:eastAsia="Times New Roman" w:hAnsi="Cambria Math" w:cs="Times New Roman"/>
                <w:color w:val="000000" w:themeColor="text1"/>
                <w:sz w:val="24"/>
                <w:szCs w:val="24"/>
              </w:rPr>
              <m:t>(m)</m:t>
            </m:r>
          </m:e>
        </m:nary>
        <m:r>
          <w:rPr>
            <w:rFonts w:ascii="Cambria Math" w:eastAsia="Times New Roman" w:hAnsi="Cambria Math" w:cs="Times New Roman"/>
            <w:color w:val="000000" w:themeColor="text1"/>
            <w:sz w:val="24"/>
            <w:szCs w:val="24"/>
          </w:rPr>
          <m:t>-</m:t>
        </m:r>
        <m:nary>
          <m:naryPr>
            <m:chr m:val="∑"/>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m=2</m:t>
            </m:r>
          </m:sub>
          <m: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sup>
          <m:e>
            <m:r>
              <w:rPr>
                <w:rFonts w:ascii="Cambria Math" w:eastAsia="Times New Roman" w:hAnsi="Cambria Math" w:cs="Times New Roman"/>
                <w:color w:val="000000" w:themeColor="text1"/>
                <w:sz w:val="24"/>
                <w:szCs w:val="24"/>
              </w:rPr>
              <m:t>m</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li,g</m:t>
                </m:r>
              </m:sub>
            </m:sSub>
            <m:r>
              <w:rPr>
                <w:rFonts w:ascii="Cambria Math" w:eastAsia="Times New Roman" w:hAnsi="Cambria Math" w:cs="Times New Roman"/>
                <w:color w:val="000000" w:themeColor="text1"/>
                <w:sz w:val="24"/>
                <w:szCs w:val="24"/>
              </w:rPr>
              <m:t>(m)</m:t>
            </m:r>
          </m:e>
        </m:nary>
      </m:oMath>
      <w:r w:rsidR="00FD2FBE"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 xml:space="preserve">                                              </w:t>
      </w:r>
      <w:r w:rsidR="00FD2FBE" w:rsidRPr="002E19A8">
        <w:rPr>
          <w:rFonts w:ascii="Times New Roman" w:eastAsiaTheme="minorEastAsia" w:hAnsi="Times New Roman" w:cs="Times New Roman"/>
          <w:color w:val="000000" w:themeColor="text1"/>
          <w:sz w:val="24"/>
          <w:szCs w:val="24"/>
        </w:rPr>
        <w:t xml:space="preserve">  </w:t>
      </w:r>
      <w:r w:rsidR="004960DA" w:rsidRPr="002E19A8">
        <w:rPr>
          <w:rFonts w:ascii="Times New Roman" w:eastAsiaTheme="minorEastAsia" w:hAnsi="Times New Roman" w:cs="Times New Roman"/>
          <w:color w:val="000000" w:themeColor="text1"/>
          <w:sz w:val="24"/>
          <w:szCs w:val="24"/>
        </w:rPr>
        <w:t>(</w:t>
      </w:r>
      <w:r w:rsidR="00285EC3" w:rsidRPr="002E19A8">
        <w:rPr>
          <w:rFonts w:ascii="Times New Roman" w:eastAsiaTheme="minorEastAsia" w:hAnsi="Times New Roman" w:cs="Times New Roman"/>
          <w:color w:val="000000" w:themeColor="text1"/>
          <w:sz w:val="24"/>
          <w:szCs w:val="24"/>
        </w:rPr>
        <w:t>10</w:t>
      </w:r>
      <w:r w:rsidR="00FD2FBE" w:rsidRPr="002E19A8">
        <w:rPr>
          <w:rFonts w:ascii="Times New Roman" w:eastAsiaTheme="minorEastAsia" w:hAnsi="Times New Roman" w:cs="Times New Roman"/>
          <w:color w:val="000000" w:themeColor="text1"/>
          <w:sz w:val="24"/>
          <w:szCs w:val="24"/>
        </w:rPr>
        <w:t>)</w:t>
      </w:r>
    </w:p>
    <w:p w14:paraId="51148739" w14:textId="74EED04D" w:rsidR="00AF3407" w:rsidRPr="002E19A8" w:rsidRDefault="00B523FD" w:rsidP="009943F8">
      <w:pPr>
        <w:rPr>
          <w:rFonts w:ascii="Times New Roman" w:eastAsiaTheme="minorEastAsia" w:hAnsi="Times New Roman" w:cs="Times New Roman"/>
          <w:color w:val="000000" w:themeColor="text1"/>
          <w:sz w:val="24"/>
          <w:szCs w:val="24"/>
        </w:rPr>
      </w:pP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∂χ</m:t>
            </m:r>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L</m:t>
        </m:r>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num>
              <m:den>
                <m:r>
                  <w:rPr>
                    <w:rFonts w:ascii="Cambria Math" w:eastAsia="Times New Roman" w:hAnsi="Cambria Math" w:cs="Times New Roman"/>
                    <w:color w:val="000000" w:themeColor="text1"/>
                    <w:sz w:val="24"/>
                    <w:szCs w:val="24"/>
                  </w:rPr>
                  <m:t>∂χ</m:t>
                </m:r>
              </m:den>
            </m:f>
            <m:d>
              <m:dPr>
                <m:ctrlPr>
                  <w:rPr>
                    <w:rFonts w:ascii="Cambria Math" w:eastAsia="Times New Roman" w:hAnsi="Cambria Math" w:cs="Times New Roman"/>
                    <w:i/>
                    <w:color w:val="000000" w:themeColor="text1"/>
                    <w:sz w:val="24"/>
                    <w:szCs w:val="24"/>
                  </w:rPr>
                </m:ctrlPr>
              </m:dPr>
              <m:e>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κ</m:t>
                    </m:r>
                  </m:num>
                  <m:den>
                    <m:r>
                      <w:rPr>
                        <w:rFonts w:ascii="Cambria Math" w:eastAsia="Times New Roman" w:hAnsi="Cambria Math" w:cs="Times New Roman"/>
                        <w:color w:val="000000" w:themeColor="text1"/>
                        <w:sz w:val="24"/>
                        <w:szCs w:val="24"/>
                      </w:rPr>
                      <m:t>2</m:t>
                    </m:r>
                  </m:den>
                </m:f>
                <m:sSup>
                  <m:sSupPr>
                    <m:ctrlPr>
                      <w:rPr>
                        <w:rFonts w:ascii="Cambria Math" w:eastAsia="Times New Roman" w:hAnsi="Cambria Math" w:cs="Times New Roman"/>
                        <w:color w:val="000000" w:themeColor="text1"/>
                        <w:sz w:val="24"/>
                        <w:szCs w:val="24"/>
                      </w:rPr>
                    </m:ctrlPr>
                  </m:sSupPr>
                  <m:e>
                    <m:d>
                      <m:dPr>
                        <m:begChr m:val="⌈"/>
                        <m:endChr m:val="⌉"/>
                        <m:ctrlPr>
                          <w:rPr>
                            <w:rFonts w:ascii="Cambria Math" w:eastAsia="Times New Roman" w:hAnsi="Cambria Math" w:cs="Times New Roman"/>
                            <w:color w:val="000000" w:themeColor="text1"/>
                            <w:sz w:val="24"/>
                            <w:szCs w:val="24"/>
                          </w:rPr>
                        </m:ctrlPr>
                      </m:dPr>
                      <m:e>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χ</m:t>
                        </m:r>
                      </m:e>
                    </m:d>
                  </m:e>
                  <m:sup>
                    <m:r>
                      <w:rPr>
                        <w:rFonts w:ascii="Cambria Math" w:eastAsia="Times New Roman" w:hAnsi="Cambria Math" w:cs="Times New Roman"/>
                        <w:color w:val="000000" w:themeColor="text1"/>
                        <w:sz w:val="24"/>
                        <w:szCs w:val="24"/>
                      </w:rPr>
                      <m:t>2</m:t>
                    </m:r>
                  </m:sup>
                </m:sSup>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p</m:t>
                </m:r>
              </m:e>
              <m:sup>
                <m:r>
                  <w:rPr>
                    <w:rFonts w:ascii="Cambria Math" w:eastAsia="Times New Roman" w:hAnsi="Cambria Math" w:cs="Times New Roman"/>
                    <w:color w:val="000000" w:themeColor="text1"/>
                    <w:sz w:val="24"/>
                    <w:szCs w:val="24"/>
                  </w:rPr>
                  <m:t>'</m:t>
                </m:r>
              </m:sup>
            </m:s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d>
              <m:dPr>
                <m:ctrlPr>
                  <w:rPr>
                    <w:rFonts w:ascii="Cambria Math" w:eastAsia="Times New Roman" w:hAnsi="Cambria Math" w:cs="Times New Roman"/>
                    <w:i/>
                    <w:color w:val="000000" w:themeColor="text1"/>
                    <w:sz w:val="24"/>
                    <w:szCs w:val="24"/>
                  </w:rPr>
                </m:ctrlPr>
              </m:dPr>
              <m:e>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m</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b</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e>
                </m:d>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b</m:t>
                        </m:r>
                      </m:sup>
                    </m:sSubSup>
                  </m:e>
                </m:d>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f</m:t>
                        </m:r>
                      </m:e>
                      <m:sup>
                        <m:r>
                          <w:rPr>
                            <w:rFonts w:ascii="Cambria Math" w:eastAsia="Times New Roman" w:hAnsi="Cambria Math" w:cs="Times New Roman"/>
                            <w:color w:val="000000" w:themeColor="text1"/>
                            <w:sz w:val="24"/>
                            <w:szCs w:val="24"/>
                          </w:rPr>
                          <m:t>m</m:t>
                        </m:r>
                      </m:sup>
                    </m:sSup>
                    <m:d>
                      <m:dPr>
                        <m:ctrlPr>
                          <w:rPr>
                            <w:rFonts w:ascii="Cambria Math" w:eastAsia="Times New Roman" w:hAnsi="Cambria Math" w:cs="Times New Roman"/>
                            <w:i/>
                            <w:color w:val="000000" w:themeColor="text1"/>
                            <w:sz w:val="24"/>
                            <w:szCs w:val="24"/>
                          </w:rPr>
                        </m:ctrlPr>
                      </m:d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e>
                    </m:d>
                  </m:num>
                  <m:den>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m:t>
                        </m:r>
                      </m:sub>
                      <m:sup>
                        <m:r>
                          <w:rPr>
                            <w:rFonts w:ascii="Cambria Math" w:eastAsia="Times New Roman" w:hAnsi="Cambria Math" w:cs="Times New Roman"/>
                            <w:color w:val="000000" w:themeColor="text1"/>
                            <w:sz w:val="24"/>
                            <w:szCs w:val="24"/>
                          </w:rPr>
                          <m:t>m</m:t>
                        </m:r>
                      </m:sup>
                    </m:sSubSup>
                  </m:den>
                </m:f>
              </m:e>
            </m:d>
            <m:r>
              <w:rPr>
                <w:rFonts w:ascii="Cambria Math" w:eastAsia="Times New Roman" w:hAnsi="Cambria Math" w:cs="Times New Roman"/>
                <w:color w:val="000000" w:themeColor="text1"/>
                <w:sz w:val="24"/>
                <w:szCs w:val="24"/>
              </w:rPr>
              <m:t>+w</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g</m:t>
                </m:r>
              </m:e>
              <m:sup>
                <m:r>
                  <w:rPr>
                    <w:rFonts w:ascii="Cambria Math" w:eastAsia="Times New Roman" w:hAnsi="Cambria Math" w:cs="Times New Roman"/>
                    <w:color w:val="000000" w:themeColor="text1"/>
                    <w:sz w:val="24"/>
                    <w:szCs w:val="24"/>
                  </w:rPr>
                  <m:t>'</m:t>
                </m:r>
              </m:sup>
            </m:s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χ</m:t>
                </m:r>
              </m:e>
            </m:d>
          </m:e>
        </m:d>
      </m:oMath>
      <w:r w:rsidR="00FD2FBE" w:rsidRPr="002E19A8">
        <w:rPr>
          <w:rFonts w:ascii="Times New Roman" w:eastAsiaTheme="minorEastAsia" w:hAnsi="Times New Roman" w:cs="Times New Roman"/>
          <w:color w:val="000000" w:themeColor="text1"/>
          <w:sz w:val="24"/>
          <w:szCs w:val="24"/>
        </w:rPr>
        <w:t xml:space="preserve">          (</w:t>
      </w:r>
      <w:r w:rsidR="00285EC3" w:rsidRPr="002E19A8">
        <w:rPr>
          <w:rFonts w:ascii="Times New Roman" w:eastAsiaTheme="minorEastAsia" w:hAnsi="Times New Roman" w:cs="Times New Roman"/>
          <w:color w:val="000000" w:themeColor="text1"/>
          <w:sz w:val="24"/>
          <w:szCs w:val="24"/>
        </w:rPr>
        <w:t>11</w:t>
      </w:r>
      <w:r w:rsidR="00FD2FBE" w:rsidRPr="002E19A8">
        <w:rPr>
          <w:rFonts w:ascii="Times New Roman" w:eastAsiaTheme="minorEastAsia" w:hAnsi="Times New Roman" w:cs="Times New Roman"/>
          <w:color w:val="000000" w:themeColor="text1"/>
          <w:sz w:val="24"/>
          <w:szCs w:val="24"/>
        </w:rPr>
        <w:t>)</w:t>
      </w:r>
    </w:p>
    <w:p w14:paraId="12B13F59" w14:textId="0125D777" w:rsidR="00C50EDC" w:rsidRPr="002E19A8" w:rsidRDefault="00C50EDC" w:rsidP="009943F8">
      <w:pPr>
        <w:rPr>
          <w:rFonts w:ascii="Times New Roman" w:eastAsiaTheme="minorEastAsia" w:hAnsi="Times New Roman" w:cs="Times New Roman"/>
          <w:color w:val="000000" w:themeColor="text1"/>
          <w:sz w:val="24"/>
          <w:szCs w:val="24"/>
        </w:rPr>
      </w:pPr>
      <w:r w:rsidRPr="002E19A8">
        <w:rPr>
          <w:rFonts w:ascii="Times New Roman" w:hAnsi="Times New Roman" w:cs="Times New Roman"/>
          <w:color w:val="000000" w:themeColor="text1"/>
          <w:sz w:val="24"/>
          <w:szCs w:val="24"/>
        </w:rPr>
        <w:t xml:space="preserve">where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gV</m:t>
            </m:r>
          </m:sub>
        </m:sSub>
      </m:oMath>
      <w:r w:rsidRPr="002E19A8">
        <w:rPr>
          <w:rFonts w:ascii="Times New Roman" w:hAnsi="Times New Roman" w:cs="Times New Roman"/>
          <w:color w:val="000000" w:themeColor="text1"/>
          <w:sz w:val="24"/>
          <w:szCs w:val="24"/>
        </w:rPr>
        <w:t xml:space="preserve"> are </w:t>
      </w:r>
      <w:r w:rsidR="008416D5" w:rsidRPr="002E19A8">
        <w:rPr>
          <w:rFonts w:ascii="Times New Roman" w:hAnsi="Times New Roman" w:cs="Times New Roman"/>
          <w:color w:val="000000" w:themeColor="text1"/>
          <w:sz w:val="24"/>
          <w:szCs w:val="24"/>
        </w:rPr>
        <w:t>diffusivity of vacancies</w:t>
      </w:r>
      <w:r w:rsidR="000817CC" w:rsidRPr="002E19A8">
        <w:rPr>
          <w:rFonts w:ascii="Times New Roman" w:eastAsiaTheme="minorEastAsia" w:hAnsi="Times New Roman" w:cs="Times New Roman"/>
          <w:color w:val="000000" w:themeColor="text1"/>
          <w:sz w:val="24"/>
          <w:szCs w:val="24"/>
        </w:rPr>
        <w:t xml:space="preserve"> and </w:t>
      </w:r>
      <m:oMath>
        <m:r>
          <m:rPr>
            <m:sty m:val="p"/>
          </m:rPr>
          <w:rPr>
            <w:rFonts w:ascii="Cambria Math" w:eastAsia="Times New Roman" w:hAnsi="Cambria Math" w:cs="Times New Roman"/>
            <w:color w:val="000000" w:themeColor="text1"/>
            <w:sz w:val="24"/>
            <w:szCs w:val="24"/>
          </w:rPr>
          <m:t>L</m:t>
        </m:r>
      </m:oMath>
      <w:r w:rsidR="000817CC" w:rsidRPr="002E19A8">
        <w:rPr>
          <w:rFonts w:ascii="Times New Roman" w:eastAsiaTheme="minorEastAsia" w:hAnsi="Times New Roman" w:cs="Times New Roman"/>
          <w:color w:val="000000" w:themeColor="text1"/>
          <w:sz w:val="24"/>
          <w:szCs w:val="24"/>
        </w:rPr>
        <w:t xml:space="preserve"> is the interface mo</w:t>
      </w:r>
      <w:r w:rsidR="00DA65B5" w:rsidRPr="002E19A8">
        <w:rPr>
          <w:rFonts w:ascii="Times New Roman" w:eastAsiaTheme="minorEastAsia" w:hAnsi="Times New Roman" w:cs="Times New Roman"/>
          <w:color w:val="000000" w:themeColor="text1"/>
          <w:sz w:val="24"/>
          <w:szCs w:val="24"/>
        </w:rPr>
        <w:t>bility.</w:t>
      </w:r>
      <w:r w:rsidR="000817CC" w:rsidRPr="002E19A8">
        <w:rPr>
          <w:rFonts w:ascii="Times New Roman" w:eastAsiaTheme="minorEastAsia" w:hAnsi="Times New Roman" w:cs="Times New Roman"/>
          <w:color w:val="000000" w:themeColor="text1"/>
          <w:sz w:val="24"/>
          <w:szCs w:val="24"/>
        </w:rPr>
        <w:t xml:space="preserve"> </w:t>
      </w:r>
      <w:r w:rsidR="008416D5" w:rsidRPr="002E19A8">
        <w:rPr>
          <w:rFonts w:ascii="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V,g</m:t>
            </m:r>
          </m:sub>
        </m:sSub>
      </m:oMath>
      <w:r w:rsidR="008416D5" w:rsidRPr="002E19A8">
        <w:rPr>
          <w:rFonts w:ascii="Times New Roman" w:hAnsi="Times New Roman" w:cs="Times New Roman"/>
          <w:color w:val="000000" w:themeColor="text1"/>
          <w:sz w:val="24"/>
          <w:szCs w:val="24"/>
        </w:rPr>
        <w:t xml:space="preserve"> and</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oMath>
      <w:r w:rsidR="008416D5" w:rsidRPr="002E19A8">
        <w:rPr>
          <w:rFonts w:ascii="Times New Roman" w:eastAsiaTheme="minorEastAsia" w:hAnsi="Times New Roman" w:cs="Times New Roman"/>
          <w:color w:val="000000" w:themeColor="text1"/>
          <w:sz w:val="24"/>
          <w:szCs w:val="24"/>
        </w:rPr>
        <w:t xml:space="preserve"> are sink rates of vacanc</w:t>
      </w:r>
      <w:ins w:id="39" w:author="Ben Beeler" w:date="2019-12-13T15:06:00Z">
        <w:r w:rsidR="00ED027B">
          <w:rPr>
            <w:rFonts w:ascii="Times New Roman" w:eastAsiaTheme="minorEastAsia" w:hAnsi="Times New Roman" w:cs="Times New Roman"/>
            <w:color w:val="000000" w:themeColor="text1"/>
            <w:sz w:val="24"/>
            <w:szCs w:val="24"/>
          </w:rPr>
          <w:t>ies</w:t>
        </w:r>
      </w:ins>
      <w:del w:id="40" w:author="Ben Beeler" w:date="2019-12-13T15:06:00Z">
        <w:r w:rsidR="008416D5" w:rsidRPr="002E19A8" w:rsidDel="00ED027B">
          <w:rPr>
            <w:rFonts w:ascii="Times New Roman" w:eastAsiaTheme="minorEastAsia" w:hAnsi="Times New Roman" w:cs="Times New Roman"/>
            <w:color w:val="000000" w:themeColor="text1"/>
            <w:sz w:val="24"/>
            <w:szCs w:val="24"/>
          </w:rPr>
          <w:delText>y</w:delText>
        </w:r>
      </w:del>
      <w:r w:rsidR="008416D5" w:rsidRPr="002E19A8">
        <w:rPr>
          <w:rFonts w:ascii="Times New Roman" w:eastAsiaTheme="minorEastAsia" w:hAnsi="Times New Roman" w:cs="Times New Roman"/>
          <w:color w:val="000000" w:themeColor="text1"/>
          <w:sz w:val="24"/>
          <w:szCs w:val="24"/>
        </w:rPr>
        <w:t xml:space="preserve"> and interstitials at gas bubbles, respectively.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lv,g</m:t>
            </m:r>
          </m:sub>
        </m:sSub>
      </m:oMath>
      <w:r w:rsidR="008416D5" w:rsidRPr="002E19A8">
        <w:rPr>
          <w:rFonts w:ascii="Times New Roman" w:eastAsiaTheme="minorEastAsia" w:hAnsi="Times New Roman" w:cs="Times New Roman"/>
          <w:color w:val="000000" w:themeColor="text1"/>
          <w:sz w:val="24"/>
          <w:szCs w:val="24"/>
        </w:rPr>
        <w:t xml:space="preserve"> and</w:t>
      </w:r>
      <w:r w:rsidR="00FD2FBE"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li,g</m:t>
            </m:r>
          </m:sub>
        </m:sSub>
      </m:oMath>
      <w:r w:rsidR="008416D5" w:rsidRPr="002E19A8">
        <w:rPr>
          <w:rFonts w:ascii="Times New Roman" w:eastAsiaTheme="minorEastAsia" w:hAnsi="Times New Roman" w:cs="Times New Roman"/>
          <w:color w:val="000000" w:themeColor="text1"/>
          <w:sz w:val="24"/>
          <w:szCs w:val="24"/>
        </w:rPr>
        <w:t xml:space="preserve"> are the sink rates of vacancy and interstitial clusters at the gas bubbles. </w:t>
      </w:r>
      <w:r w:rsidR="00BB5374" w:rsidRPr="002E19A8">
        <w:rPr>
          <w:rFonts w:ascii="Times New Roman" w:eastAsiaTheme="minorEastAsia" w:hAnsi="Times New Roman" w:cs="Times New Roman"/>
          <w:color w:val="000000" w:themeColor="text1"/>
          <w:sz w:val="24"/>
          <w:szCs w:val="24"/>
        </w:rPr>
        <w:t>It is assumed that a</w:t>
      </w:r>
      <w:r w:rsidR="006929D0" w:rsidRPr="002E19A8">
        <w:rPr>
          <w:rFonts w:ascii="Times New Roman" w:eastAsiaTheme="minorEastAsia" w:hAnsi="Times New Roman" w:cs="Times New Roman"/>
          <w:color w:val="000000" w:themeColor="text1"/>
          <w:sz w:val="24"/>
          <w:szCs w:val="24"/>
        </w:rPr>
        <w:t>ll gas atom, vacancy</w:t>
      </w:r>
      <w:r w:rsidR="0025620A">
        <w:rPr>
          <w:rFonts w:ascii="Times New Roman" w:eastAsiaTheme="minorEastAsia" w:hAnsi="Times New Roman" w:cs="Times New Roman"/>
          <w:color w:val="000000" w:themeColor="text1"/>
          <w:sz w:val="24"/>
          <w:szCs w:val="24"/>
        </w:rPr>
        <w:t>,</w:t>
      </w:r>
      <w:r w:rsidR="006929D0" w:rsidRPr="002E19A8">
        <w:rPr>
          <w:rFonts w:ascii="Times New Roman" w:eastAsiaTheme="minorEastAsia" w:hAnsi="Times New Roman" w:cs="Times New Roman"/>
          <w:color w:val="000000" w:themeColor="text1"/>
          <w:sz w:val="24"/>
          <w:szCs w:val="24"/>
        </w:rPr>
        <w:t xml:space="preserve"> </w:t>
      </w:r>
      <w:r w:rsidR="0044531D" w:rsidRPr="002E19A8">
        <w:rPr>
          <w:rFonts w:ascii="Times New Roman" w:eastAsiaTheme="minorEastAsia" w:hAnsi="Times New Roman" w:cs="Times New Roman"/>
          <w:color w:val="000000" w:themeColor="text1"/>
          <w:sz w:val="24"/>
          <w:szCs w:val="24"/>
        </w:rPr>
        <w:t xml:space="preserve">and </w:t>
      </w:r>
      <w:r w:rsidR="0025620A">
        <w:rPr>
          <w:rFonts w:ascii="Times New Roman" w:eastAsiaTheme="minorEastAsia" w:hAnsi="Times New Roman" w:cs="Times New Roman"/>
          <w:color w:val="000000" w:themeColor="text1"/>
          <w:sz w:val="24"/>
          <w:szCs w:val="24"/>
        </w:rPr>
        <w:t>vacancy and interstitial</w:t>
      </w:r>
      <w:r w:rsidR="0044531D" w:rsidRPr="002E19A8">
        <w:rPr>
          <w:rFonts w:ascii="Times New Roman" w:eastAsiaTheme="minorEastAsia" w:hAnsi="Times New Roman" w:cs="Times New Roman"/>
          <w:color w:val="000000" w:themeColor="text1"/>
          <w:sz w:val="24"/>
          <w:szCs w:val="24"/>
        </w:rPr>
        <w:t xml:space="preserve"> clusters</w:t>
      </w:r>
      <w:r w:rsidR="00BB5374" w:rsidRPr="002E19A8">
        <w:rPr>
          <w:rFonts w:ascii="Times New Roman" w:eastAsiaTheme="minorEastAsia" w:hAnsi="Times New Roman" w:cs="Times New Roman"/>
          <w:color w:val="000000" w:themeColor="text1"/>
          <w:sz w:val="24"/>
          <w:szCs w:val="24"/>
        </w:rPr>
        <w:t xml:space="preserve"> are absorbed by gas bubbles when they </w:t>
      </w:r>
      <w:r w:rsidR="003B40C2" w:rsidRPr="002E19A8">
        <w:rPr>
          <w:rFonts w:ascii="Times New Roman" w:eastAsiaTheme="minorEastAsia" w:hAnsi="Times New Roman" w:cs="Times New Roman"/>
          <w:color w:val="000000" w:themeColor="text1"/>
          <w:sz w:val="24"/>
          <w:szCs w:val="24"/>
        </w:rPr>
        <w:t xml:space="preserve">reach the gas bubbles. </w:t>
      </w:r>
      <w:r w:rsidR="000968DA" w:rsidRPr="002E19A8">
        <w:rPr>
          <w:rFonts w:ascii="Times New Roman" w:eastAsiaTheme="minorEastAsia" w:hAnsi="Times New Roman" w:cs="Times New Roman"/>
          <w:color w:val="000000" w:themeColor="text1"/>
          <w:sz w:val="24"/>
          <w:szCs w:val="24"/>
        </w:rPr>
        <w:t xml:space="preserve">The </w:t>
      </w:r>
      <w:r w:rsidR="00AB643F" w:rsidRPr="002E19A8">
        <w:rPr>
          <w:rFonts w:ascii="Times New Roman" w:eastAsiaTheme="minorEastAsia" w:hAnsi="Times New Roman" w:cs="Times New Roman"/>
          <w:color w:val="000000" w:themeColor="text1"/>
          <w:sz w:val="24"/>
          <w:szCs w:val="24"/>
        </w:rPr>
        <w:t xml:space="preserve">sink rate </w:t>
      </w:r>
      <w:r w:rsidR="003B40C2" w:rsidRPr="002E19A8">
        <w:rPr>
          <w:rFonts w:ascii="Times New Roman" w:eastAsiaTheme="minorEastAsia" w:hAnsi="Times New Roman" w:cs="Times New Roman"/>
          <w:color w:val="000000" w:themeColor="text1"/>
          <w:sz w:val="24"/>
          <w:szCs w:val="24"/>
        </w:rPr>
        <w:t xml:space="preserve">is calculated by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S</m:t>
            </m:r>
          </m:e>
          <m:sub>
            <m:r>
              <w:rPr>
                <w:rFonts w:ascii="Cambria Math" w:eastAsia="Times New Roman" w:hAnsi="Cambria Math" w:cs="Times New Roman"/>
                <w:color w:val="000000" w:themeColor="text1"/>
                <w:sz w:val="24"/>
                <w:szCs w:val="24"/>
              </w:rPr>
              <m:t>i</m:t>
            </m:r>
          </m:sub>
        </m:sSub>
        <m:sSub>
          <m:sSubPr>
            <m:ctrlPr>
              <w:rPr>
                <w:rFonts w:ascii="Cambria Math" w:eastAsia="Times New Roman" w:hAnsi="Cambria Math" w:cs="Times New Roman"/>
                <w:i/>
                <w:color w:val="000000" w:themeColor="text1"/>
                <w:sz w:val="24"/>
                <w:szCs w:val="24"/>
              </w:rPr>
            </m:ctrlPr>
          </m:sSub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χ/∆t, i=V,g,lI, and lV</m:t>
        </m:r>
      </m:oMath>
      <w:r w:rsidR="00162A0B" w:rsidRPr="002E19A8">
        <w:rPr>
          <w:rFonts w:ascii="Times New Roman" w:eastAsiaTheme="minorEastAsia" w:hAnsi="Times New Roman" w:cs="Times New Roman"/>
          <w:color w:val="000000" w:themeColor="text1"/>
          <w:sz w:val="24"/>
          <w:szCs w:val="24"/>
        </w:rPr>
        <w:t>.</w:t>
      </w:r>
      <w:r w:rsidR="00395B21"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m</m:t>
            </m:r>
          </m:e>
          <m:sub>
            <m:r>
              <w:rPr>
                <w:rFonts w:ascii="Cambria Math" w:eastAsia="Times New Roman" w:hAnsi="Cambria Math" w:cs="Times New Roman"/>
                <w:color w:val="000000" w:themeColor="text1"/>
                <w:sz w:val="24"/>
                <w:szCs w:val="24"/>
              </w:rPr>
              <m:t>i</m:t>
            </m:r>
          </m:sub>
        </m:sSub>
      </m:oMath>
      <w:r w:rsidR="001F3813">
        <w:rPr>
          <w:rFonts w:ascii="Times New Roman" w:eastAsiaTheme="minorEastAsia" w:hAnsi="Times New Roman" w:cs="Times New Roman"/>
          <w:color w:val="000000" w:themeColor="text1"/>
          <w:sz w:val="24"/>
          <w:szCs w:val="24"/>
        </w:rPr>
        <w:t xml:space="preserve"> is the number of defect cluster </w:t>
      </w:r>
      <m:oMath>
        <m:r>
          <w:rPr>
            <w:rFonts w:ascii="Cambria Math" w:eastAsia="Times New Roman" w:hAnsi="Cambria Math" w:cs="Times New Roman"/>
            <w:color w:val="000000" w:themeColor="text1"/>
            <w:sz w:val="24"/>
            <w:szCs w:val="24"/>
          </w:rPr>
          <m:t>i</m:t>
        </m:r>
      </m:oMath>
      <w:r w:rsidR="001F3813">
        <w:rPr>
          <w:rFonts w:ascii="Times New Roman" w:eastAsiaTheme="minorEastAsia" w:hAnsi="Times New Roman" w:cs="Times New Roman"/>
          <w:color w:val="000000" w:themeColor="text1"/>
          <w:sz w:val="24"/>
          <w:szCs w:val="24"/>
        </w:rPr>
        <w:t>.</w:t>
      </w:r>
      <w:r w:rsidR="0025620A">
        <w:rPr>
          <w:rFonts w:ascii="Times New Roman" w:eastAsiaTheme="minorEastAsia" w:hAnsi="Times New Roman" w:cs="Times New Roman"/>
          <w:color w:val="000000" w:themeColor="text1"/>
          <w:sz w:val="24"/>
          <w:szCs w:val="24"/>
        </w:rPr>
        <w:t xml:space="preserve"> For interstitials, when </w:t>
      </w:r>
      <w:ins w:id="41" w:author="Ben Beeler" w:date="2019-12-13T15:06:00Z">
        <w:r w:rsidR="00ED027B">
          <w:rPr>
            <w:rFonts w:ascii="Times New Roman" w:eastAsiaTheme="minorEastAsia" w:hAnsi="Times New Roman" w:cs="Times New Roman"/>
            <w:color w:val="000000" w:themeColor="text1"/>
            <w:sz w:val="24"/>
            <w:szCs w:val="24"/>
          </w:rPr>
          <w:t>their</w:t>
        </w:r>
      </w:ins>
      <w:del w:id="42" w:author="Ben Beeler" w:date="2019-12-13T15:06:00Z">
        <w:r w:rsidR="0025620A" w:rsidDel="00ED027B">
          <w:rPr>
            <w:rFonts w:ascii="Times New Roman" w:eastAsiaTheme="minorEastAsia" w:hAnsi="Times New Roman" w:cs="Times New Roman"/>
            <w:color w:val="000000" w:themeColor="text1"/>
            <w:sz w:val="24"/>
            <w:szCs w:val="24"/>
          </w:rPr>
          <w:delText>its</w:delText>
        </w:r>
      </w:del>
      <w:r w:rsidR="0025620A">
        <w:rPr>
          <w:rFonts w:ascii="Times New Roman" w:eastAsiaTheme="minorEastAsia" w:hAnsi="Times New Roman" w:cs="Times New Roman"/>
          <w:color w:val="000000" w:themeColor="text1"/>
          <w:sz w:val="24"/>
          <w:szCs w:val="24"/>
        </w:rPr>
        <w:t xml:space="preserve"> concentration on </w:t>
      </w:r>
      <w:ins w:id="43" w:author="Ben Beeler" w:date="2019-12-13T15:06:00Z">
        <w:r w:rsidR="00ED027B">
          <w:rPr>
            <w:rFonts w:ascii="Times New Roman" w:eastAsiaTheme="minorEastAsia" w:hAnsi="Times New Roman" w:cs="Times New Roman"/>
            <w:color w:val="000000" w:themeColor="text1"/>
            <w:sz w:val="24"/>
            <w:szCs w:val="24"/>
          </w:rPr>
          <w:t xml:space="preserve">the </w:t>
        </w:r>
      </w:ins>
      <w:r w:rsidR="0025620A">
        <w:rPr>
          <w:rFonts w:ascii="Times New Roman" w:eastAsiaTheme="minorEastAsia" w:hAnsi="Times New Roman" w:cs="Times New Roman"/>
          <w:color w:val="000000" w:themeColor="text1"/>
          <w:sz w:val="24"/>
          <w:szCs w:val="24"/>
        </w:rPr>
        <w:t xml:space="preserve">gas bubble interface is larger than </w:t>
      </w:r>
      <w:ins w:id="44" w:author="Ben Beeler" w:date="2019-12-13T15:06:00Z">
        <w:r w:rsidR="00ED027B">
          <w:rPr>
            <w:rFonts w:ascii="Times New Roman" w:eastAsiaTheme="minorEastAsia" w:hAnsi="Times New Roman" w:cs="Times New Roman"/>
            <w:color w:val="000000" w:themeColor="text1"/>
            <w:sz w:val="24"/>
            <w:szCs w:val="24"/>
          </w:rPr>
          <w:t>their</w:t>
        </w:r>
      </w:ins>
      <w:del w:id="45" w:author="Ben Beeler" w:date="2019-12-13T15:06:00Z">
        <w:r w:rsidR="0025620A" w:rsidDel="00ED027B">
          <w:rPr>
            <w:rFonts w:ascii="Times New Roman" w:eastAsiaTheme="minorEastAsia" w:hAnsi="Times New Roman" w:cs="Times New Roman"/>
            <w:color w:val="000000" w:themeColor="text1"/>
            <w:sz w:val="24"/>
            <w:szCs w:val="24"/>
          </w:rPr>
          <w:delText>its</w:delText>
        </w:r>
      </w:del>
      <w:r w:rsidR="0025620A">
        <w:rPr>
          <w:rFonts w:ascii="Times New Roman" w:eastAsiaTheme="minorEastAsia" w:hAnsi="Times New Roman" w:cs="Times New Roman"/>
          <w:color w:val="000000" w:themeColor="text1"/>
          <w:sz w:val="24"/>
          <w:szCs w:val="24"/>
        </w:rPr>
        <w:t xml:space="preserve"> equilibrium concentration, the interstitials </w:t>
      </w:r>
      <w:ins w:id="46" w:author="Ben Beeler" w:date="2019-12-13T15:06:00Z">
        <w:r w:rsidR="00ED027B">
          <w:rPr>
            <w:rFonts w:ascii="Times New Roman" w:eastAsiaTheme="minorEastAsia" w:hAnsi="Times New Roman" w:cs="Times New Roman"/>
            <w:color w:val="000000" w:themeColor="text1"/>
            <w:sz w:val="24"/>
            <w:szCs w:val="24"/>
          </w:rPr>
          <w:t>are</w:t>
        </w:r>
      </w:ins>
      <w:del w:id="47" w:author="Ben Beeler" w:date="2019-12-13T15:06:00Z">
        <w:r w:rsidR="0025620A" w:rsidDel="00ED027B">
          <w:rPr>
            <w:rFonts w:ascii="Times New Roman" w:eastAsiaTheme="minorEastAsia" w:hAnsi="Times New Roman" w:cs="Times New Roman"/>
            <w:color w:val="000000" w:themeColor="text1"/>
            <w:sz w:val="24"/>
            <w:szCs w:val="24"/>
          </w:rPr>
          <w:delText>is</w:delText>
        </w:r>
      </w:del>
      <w:r w:rsidR="0025620A">
        <w:rPr>
          <w:rFonts w:ascii="Times New Roman" w:eastAsiaTheme="minorEastAsia" w:hAnsi="Times New Roman" w:cs="Times New Roman"/>
          <w:color w:val="000000" w:themeColor="text1"/>
          <w:sz w:val="24"/>
          <w:szCs w:val="24"/>
        </w:rPr>
        <w:t xml:space="preserve"> emitted as described in cluster dynamics model.</w:t>
      </w:r>
    </w:p>
    <w:p w14:paraId="57DDF7BC" w14:textId="273330AF" w:rsidR="0086399B" w:rsidRPr="002E19A8" w:rsidRDefault="00ED027B" w:rsidP="009943F8">
      <w:pPr>
        <w:rPr>
          <w:rFonts w:ascii="Times New Roman" w:eastAsiaTheme="minorEastAsia" w:hAnsi="Times New Roman" w:cs="Times New Roman"/>
          <w:color w:val="000000" w:themeColor="text1"/>
          <w:sz w:val="24"/>
          <w:szCs w:val="24"/>
        </w:rPr>
      </w:pPr>
      <w:ins w:id="48" w:author="Ben Beeler" w:date="2019-12-13T15:07:00Z">
        <w:r>
          <w:rPr>
            <w:rFonts w:ascii="Times New Roman" w:eastAsiaTheme="minorEastAsia" w:hAnsi="Times New Roman" w:cs="Times New Roman"/>
            <w:color w:val="000000" w:themeColor="text1"/>
            <w:sz w:val="24"/>
            <w:szCs w:val="24"/>
          </w:rPr>
          <w:t>The g</w:t>
        </w:r>
      </w:ins>
      <w:del w:id="49" w:author="Ben Beeler" w:date="2019-12-13T15:07:00Z">
        <w:r w:rsidR="00FD3F5C" w:rsidRPr="002E19A8" w:rsidDel="00ED027B">
          <w:rPr>
            <w:rFonts w:ascii="Times New Roman" w:eastAsiaTheme="minorEastAsia" w:hAnsi="Times New Roman" w:cs="Times New Roman"/>
            <w:color w:val="000000" w:themeColor="text1"/>
            <w:sz w:val="24"/>
            <w:szCs w:val="24"/>
          </w:rPr>
          <w:delText>G</w:delText>
        </w:r>
      </w:del>
      <w:r w:rsidR="00FD3F5C" w:rsidRPr="002E19A8">
        <w:rPr>
          <w:rFonts w:ascii="Times New Roman" w:eastAsiaTheme="minorEastAsia" w:hAnsi="Times New Roman" w:cs="Times New Roman"/>
          <w:color w:val="000000" w:themeColor="text1"/>
          <w:sz w:val="24"/>
          <w:szCs w:val="24"/>
        </w:rPr>
        <w:t xml:space="preserve">as </w:t>
      </w:r>
      <w:r w:rsidR="00756EAF" w:rsidRPr="002E19A8">
        <w:rPr>
          <w:rFonts w:ascii="Times New Roman" w:eastAsiaTheme="minorEastAsia" w:hAnsi="Times New Roman" w:cs="Times New Roman"/>
          <w:color w:val="000000" w:themeColor="text1"/>
          <w:sz w:val="24"/>
          <w:szCs w:val="24"/>
        </w:rPr>
        <w:t xml:space="preserve">phase inside gas bubbles </w:t>
      </w:r>
      <w:del w:id="50" w:author="Ben Beeler" w:date="2019-12-13T15:07:00Z">
        <w:r w:rsidR="00756EAF" w:rsidRPr="002E19A8" w:rsidDel="00ED027B">
          <w:rPr>
            <w:rFonts w:ascii="Times New Roman" w:eastAsiaTheme="minorEastAsia" w:hAnsi="Times New Roman" w:cs="Times New Roman"/>
            <w:color w:val="000000" w:themeColor="text1"/>
            <w:sz w:val="24"/>
            <w:szCs w:val="24"/>
          </w:rPr>
          <w:delText xml:space="preserve">are </w:delText>
        </w:r>
      </w:del>
      <w:ins w:id="51" w:author="Ben Beeler" w:date="2019-12-13T15:07:00Z">
        <w:r>
          <w:rPr>
            <w:rFonts w:ascii="Times New Roman" w:eastAsiaTheme="minorEastAsia" w:hAnsi="Times New Roman" w:cs="Times New Roman"/>
            <w:color w:val="000000" w:themeColor="text1"/>
            <w:sz w:val="24"/>
            <w:szCs w:val="24"/>
          </w:rPr>
          <w:t>is</w:t>
        </w:r>
        <w:r w:rsidRPr="002E19A8">
          <w:rPr>
            <w:rFonts w:ascii="Times New Roman" w:eastAsiaTheme="minorEastAsia" w:hAnsi="Times New Roman" w:cs="Times New Roman"/>
            <w:color w:val="000000" w:themeColor="text1"/>
            <w:sz w:val="24"/>
            <w:szCs w:val="24"/>
          </w:rPr>
          <w:t xml:space="preserve"> </w:t>
        </w:r>
      </w:ins>
      <w:r w:rsidR="005253CE" w:rsidRPr="002E19A8">
        <w:rPr>
          <w:rFonts w:ascii="Times New Roman" w:eastAsiaTheme="minorEastAsia" w:hAnsi="Times New Roman" w:cs="Times New Roman"/>
          <w:color w:val="000000" w:themeColor="text1"/>
          <w:sz w:val="24"/>
          <w:szCs w:val="24"/>
        </w:rPr>
        <w:t xml:space="preserve">treated as a solution phase. </w:t>
      </w:r>
      <w:r w:rsidR="00351263" w:rsidRPr="002E19A8">
        <w:rPr>
          <w:rFonts w:ascii="Times New Roman" w:eastAsiaTheme="minorEastAsia" w:hAnsi="Times New Roman" w:cs="Times New Roman"/>
          <w:color w:val="000000" w:themeColor="text1"/>
          <w:sz w:val="24"/>
          <w:szCs w:val="24"/>
        </w:rPr>
        <w:t xml:space="preserve">The free energy </w:t>
      </w:r>
      <w:r w:rsidR="008E2C4F" w:rsidRPr="002E19A8">
        <w:rPr>
          <w:rFonts w:ascii="Times New Roman" w:eastAsiaTheme="minorEastAsia" w:hAnsi="Times New Roman" w:cs="Times New Roman"/>
          <w:color w:val="000000" w:themeColor="text1"/>
          <w:sz w:val="24"/>
          <w:szCs w:val="24"/>
        </w:rPr>
        <w:t xml:space="preserve">density </w:t>
      </w:r>
      <w:r w:rsidR="0086399B" w:rsidRPr="002E19A8">
        <w:rPr>
          <w:rFonts w:ascii="Times New Roman" w:eastAsiaTheme="minorEastAsia" w:hAnsi="Times New Roman" w:cs="Times New Roman"/>
          <w:color w:val="000000" w:themeColor="text1"/>
          <w:sz w:val="24"/>
          <w:szCs w:val="24"/>
        </w:rPr>
        <w:t>of the gas phase is described as</w:t>
      </w:r>
    </w:p>
    <w:p w14:paraId="377356E3" w14:textId="794E5F93" w:rsidR="0086399B" w:rsidRPr="002E19A8" w:rsidRDefault="00B523FD" w:rsidP="00285EC3">
      <w:pPr>
        <w:jc w:val="right"/>
        <w:rPr>
          <w:rFonts w:ascii="Times New Roman" w:eastAsiaTheme="minorEastAsia"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r>
              <w:rPr>
                <w:rFonts w:ascii="Cambria Math" w:eastAsia="Times New Roman" w:hAnsi="Cambria Math" w:cs="Times New Roman"/>
                <w:color w:val="000000" w:themeColor="text1"/>
                <w:sz w:val="24"/>
                <w:szCs w:val="24"/>
              </w:rPr>
              <m:t>1</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A</m:t>
            </m:r>
          </m:e>
          <m:sub>
            <m:r>
              <w:rPr>
                <w:rFonts w:ascii="Cambria Math" w:eastAsia="Times New Roman" w:hAnsi="Cambria Math" w:cs="Times New Roman"/>
                <w:color w:val="000000" w:themeColor="text1"/>
                <w:sz w:val="24"/>
                <w:szCs w:val="24"/>
              </w:rPr>
              <m:t>bg</m:t>
            </m:r>
          </m:sub>
        </m:sSub>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up>
                    <m:r>
                      <w:rPr>
                        <w:rFonts w:ascii="Cambria Math" w:eastAsia="Times New Roman" w:hAnsi="Cambria Math" w:cs="Times New Roman"/>
                        <w:color w:val="000000" w:themeColor="text1"/>
                        <w:sz w:val="24"/>
                        <w:szCs w:val="24"/>
                      </w:rPr>
                      <m:t>eq</m:t>
                    </m:r>
                  </m:sup>
                </m:sSubSup>
              </m:e>
            </m:d>
          </m:e>
          <m:sup>
            <m:r>
              <w:rPr>
                <w:rFonts w:ascii="Cambria Math" w:eastAsia="Times New Roman" w:hAnsi="Cambria Math" w:cs="Times New Roman"/>
                <w:color w:val="000000" w:themeColor="text1"/>
                <w:sz w:val="24"/>
                <w:szCs w:val="24"/>
              </w:rPr>
              <m:t>2</m:t>
            </m:r>
          </m:sup>
        </m:sSup>
      </m:oMath>
      <w:r w:rsidR="00737788" w:rsidRPr="002E19A8">
        <w:rPr>
          <w:rFonts w:ascii="Times New Roman" w:eastAsiaTheme="minorEastAsia" w:hAnsi="Times New Roman" w:cs="Times New Roman"/>
          <w:color w:val="000000" w:themeColor="text1"/>
          <w:sz w:val="24"/>
          <w:szCs w:val="24"/>
        </w:rPr>
        <w:t xml:space="preserve">                                                           (1</w:t>
      </w:r>
      <w:r w:rsidR="00285EC3" w:rsidRPr="002E19A8">
        <w:rPr>
          <w:rFonts w:ascii="Times New Roman" w:eastAsiaTheme="minorEastAsia" w:hAnsi="Times New Roman" w:cs="Times New Roman"/>
          <w:color w:val="000000" w:themeColor="text1"/>
          <w:sz w:val="24"/>
          <w:szCs w:val="24"/>
        </w:rPr>
        <w:t>2</w:t>
      </w:r>
      <w:r w:rsidR="00737788" w:rsidRPr="002E19A8">
        <w:rPr>
          <w:rFonts w:ascii="Times New Roman" w:eastAsiaTheme="minorEastAsia" w:hAnsi="Times New Roman" w:cs="Times New Roman"/>
          <w:color w:val="000000" w:themeColor="text1"/>
          <w:sz w:val="24"/>
          <w:szCs w:val="24"/>
        </w:rPr>
        <w:t>)</w:t>
      </w:r>
    </w:p>
    <w:p w14:paraId="580843F2" w14:textId="3D56CBC3" w:rsidR="003C0050" w:rsidRPr="002E19A8" w:rsidRDefault="00FE1348" w:rsidP="009943F8">
      <w:pPr>
        <w:rPr>
          <w:rFonts w:ascii="Times New Roman" w:eastAsiaTheme="minorEastAsia" w:hAnsi="Times New Roman" w:cs="Times New Roman"/>
          <w:color w:val="000000" w:themeColor="text1"/>
          <w:sz w:val="24"/>
          <w:szCs w:val="24"/>
        </w:rPr>
      </w:pPr>
      <w:r w:rsidRPr="002E19A8">
        <w:rPr>
          <w:rFonts w:ascii="Times New Roman" w:eastAsiaTheme="minorEastAsia" w:hAnsi="Times New Roman" w:cs="Times New Roman"/>
          <w:color w:val="000000" w:themeColor="text1"/>
          <w:sz w:val="24"/>
          <w:szCs w:val="24"/>
        </w:rPr>
        <w:t>w</w:t>
      </w:r>
      <w:r w:rsidR="000B7BF2" w:rsidRPr="002E19A8">
        <w:rPr>
          <w:rFonts w:ascii="Times New Roman" w:eastAsiaTheme="minorEastAsia" w:hAnsi="Times New Roman" w:cs="Times New Roman"/>
          <w:color w:val="000000" w:themeColor="text1"/>
          <w:sz w:val="24"/>
          <w:szCs w:val="24"/>
        </w:rPr>
        <w:t xml:space="preserve">here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up>
            <m:r>
              <w:rPr>
                <w:rFonts w:ascii="Cambria Math" w:eastAsia="Times New Roman" w:hAnsi="Cambria Math" w:cs="Times New Roman"/>
                <w:color w:val="000000" w:themeColor="text1"/>
                <w:sz w:val="24"/>
                <w:szCs w:val="24"/>
              </w:rPr>
              <m:t>eq</m:t>
            </m:r>
          </m:sup>
        </m:sSubSup>
      </m:oMath>
      <w:r w:rsidR="000B7BF2" w:rsidRPr="002E19A8">
        <w:rPr>
          <w:rFonts w:ascii="Times New Roman" w:eastAsiaTheme="minorEastAsia" w:hAnsi="Times New Roman" w:cs="Times New Roman"/>
          <w:color w:val="000000" w:themeColor="text1"/>
          <w:sz w:val="24"/>
          <w:szCs w:val="24"/>
        </w:rPr>
        <w:t xml:space="preserve"> is the equilibrium </w:t>
      </w:r>
      <w:r w:rsidR="001B0171" w:rsidRPr="002E19A8">
        <w:rPr>
          <w:rFonts w:ascii="Times New Roman" w:eastAsiaTheme="minorEastAsia" w:hAnsi="Times New Roman" w:cs="Times New Roman"/>
          <w:color w:val="000000" w:themeColor="text1"/>
          <w:sz w:val="24"/>
          <w:szCs w:val="24"/>
        </w:rPr>
        <w:t>concentration of gas atoms</w:t>
      </w:r>
      <w:r w:rsidRPr="002E19A8">
        <w:rPr>
          <w:rFonts w:ascii="Times New Roman" w:eastAsiaTheme="minorEastAsia" w:hAnsi="Times New Roman" w:cs="Times New Roman"/>
          <w:color w:val="000000" w:themeColor="text1"/>
          <w:sz w:val="24"/>
          <w:szCs w:val="24"/>
        </w:rPr>
        <w:t xml:space="preserve"> which is set to 0.45</w:t>
      </w:r>
      <w:r w:rsidR="0022116A">
        <w:rPr>
          <w:rFonts w:ascii="Times New Roman" w:eastAsiaTheme="minorEastAsia" w:hAnsi="Times New Roman" w:cs="Times New Roman"/>
          <w:color w:val="000000" w:themeColor="text1"/>
          <w:sz w:val="24"/>
          <w:szCs w:val="24"/>
        </w:rPr>
        <w:fldChar w:fldCharType="begin"/>
      </w:r>
      <w:r w:rsidR="002F50B9">
        <w:rPr>
          <w:rFonts w:ascii="Times New Roman" w:eastAsiaTheme="minorEastAsia" w:hAnsi="Times New Roman" w:cs="Times New Roman"/>
          <w:color w:val="000000" w:themeColor="text1"/>
          <w:sz w:val="24"/>
          <w:szCs w:val="24"/>
        </w:rPr>
        <w:instrText xml:space="preserve"> ADDIN EN.CITE &lt;EndNote&gt;&lt;Cite&gt;&lt;Author&gt;Hu&lt;/Author&gt;&lt;Year&gt;2017&lt;/Year&gt;&lt;RecNum&gt;2059&lt;/RecNum&gt;&lt;DisplayText&gt;&lt;style face="superscript"&gt;11&lt;/style&gt;&lt;/DisplayText&gt;&lt;record&gt;&lt;rec-number&gt;2059&lt;/rec-number&gt;&lt;foreign-keys&gt;&lt;key app="EN" db-id="z2dws5pr0dxws8exxvxpxp2u05s5ps9w2rtz" timestamp="1568045757"&gt;2059&lt;/key&gt;&lt;/foreign-keys&gt;&lt;ref-type name="Journal Article"&gt;17&lt;/ref-type&gt;&lt;contributors&gt;&lt;authors&gt;&lt;author&gt;Hu, S. Y.&lt;/author&gt;&lt;author&gt;Setyawan, W.&lt;/author&gt;&lt;author&gt;Joshi, V. V.&lt;/author&gt;&lt;author&gt;Lavender, C. A.&lt;/author&gt;&lt;/authors&gt;&lt;/contributors&gt;&lt;auth-address&gt;Pacific Northwest Natl Lab, POB 999, Richland, WA 99352 USA&lt;/auth-address&gt;&lt;titles&gt;&lt;title&gt;Atomistic simulations of thermodynamic properties of Xe gas bubbles in U10Mo fuels&lt;/title&gt;&lt;secondary-title&gt;Journal of Nuclear Materials&lt;/secondary-title&gt;&lt;alt-title&gt;J Nucl Mater&amp;#xD;J Nucl Mater&lt;/alt-title&gt;&lt;/titles&gt;&lt;periodical&gt;&lt;full-title&gt;Journal of Nuclear Materials&lt;/full-title&gt;&lt;abbr-1&gt;J Nucl Mater&lt;/abbr-1&gt;&lt;/periodical&gt;&lt;pages&gt;49-58&lt;/pages&gt;&lt;volume&gt;490&lt;/volume&gt;&lt;keywords&gt;&lt;keyword&gt;umo metal fuels&lt;/keyword&gt;&lt;keyword&gt;xe gas bubble&lt;/keyword&gt;&lt;keyword&gt;thermodynamic properties&lt;/keyword&gt;&lt;keyword&gt;the molecular dynamics method&lt;/keyword&gt;&lt;keyword&gt;equation-of-state&lt;/keyword&gt;&lt;keyword&gt;molecular-dynamics simulation&lt;/keyword&gt;&lt;keyword&gt;uranium-molybdenum alloy&lt;/keyword&gt;&lt;keyword&gt;u-mo alloys&lt;/keyword&gt;&lt;keyword&gt;dispersion fuel&lt;/keyword&gt;&lt;keyword&gt;physical-properties&lt;/keyword&gt;&lt;keyword&gt;self-diffusion&lt;/keyword&gt;&lt;keyword&gt;gamma uranium&lt;/keyword&gt;&lt;keyword&gt;wt.percent-mo&lt;/keyword&gt;&lt;keyword&gt;fission&lt;/keyword&gt;&lt;/keywords&gt;&lt;dates&gt;&lt;year&gt;2017&lt;/year&gt;&lt;pub-dates&gt;&lt;date&gt;Jul&lt;/date&gt;&lt;/pub-dates&gt;&lt;/dates&gt;&lt;isbn&gt;0022-3115&lt;/isbn&gt;&lt;accession-num&gt;WOS:000403132300006&lt;/accession-num&gt;&lt;urls&gt;&lt;related-urls&gt;&lt;url&gt;&amp;lt;Go to ISI&amp;gt;://WOS:000403132300006&lt;/url&gt;&lt;/related-urls&gt;&lt;/urls&gt;&lt;language&gt;English&lt;/language&gt;&lt;/record&gt;&lt;/Cite&gt;&lt;/EndNote&gt;</w:instrText>
      </w:r>
      <w:r w:rsidR="0022116A">
        <w:rPr>
          <w:rFonts w:ascii="Times New Roman" w:eastAsiaTheme="minorEastAsia" w:hAnsi="Times New Roman" w:cs="Times New Roman"/>
          <w:color w:val="000000" w:themeColor="text1"/>
          <w:sz w:val="24"/>
          <w:szCs w:val="24"/>
        </w:rPr>
        <w:fldChar w:fldCharType="separate"/>
      </w:r>
      <w:r w:rsidR="002F50B9" w:rsidRPr="002F50B9">
        <w:rPr>
          <w:rFonts w:ascii="Times New Roman" w:eastAsiaTheme="minorEastAsia" w:hAnsi="Times New Roman" w:cs="Times New Roman"/>
          <w:noProof/>
          <w:color w:val="000000" w:themeColor="text1"/>
          <w:sz w:val="24"/>
          <w:szCs w:val="24"/>
          <w:vertAlign w:val="superscript"/>
        </w:rPr>
        <w:t>11</w:t>
      </w:r>
      <w:r w:rsidR="0022116A">
        <w:rPr>
          <w:rFonts w:ascii="Times New Roman" w:eastAsiaTheme="minorEastAsia" w:hAnsi="Times New Roman" w:cs="Times New Roman"/>
          <w:color w:val="000000" w:themeColor="text1"/>
          <w:sz w:val="24"/>
          <w:szCs w:val="24"/>
        </w:rPr>
        <w:fldChar w:fldCharType="end"/>
      </w:r>
      <w:r w:rsidR="00A53DB5" w:rsidRPr="002E19A8">
        <w:rPr>
          <w:rFonts w:ascii="Times New Roman" w:eastAsiaTheme="minorEastAsia" w:hAnsi="Times New Roman" w:cs="Times New Roman"/>
          <w:color w:val="000000" w:themeColor="text1"/>
          <w:sz w:val="24"/>
          <w:szCs w:val="24"/>
        </w:rPr>
        <w:t xml:space="preserve">. </w:t>
      </w:r>
      <w:r w:rsidR="00245246" w:rsidRPr="002E19A8">
        <w:rPr>
          <w:rFonts w:ascii="Times New Roman" w:eastAsiaTheme="minorEastAsia" w:hAnsi="Times New Roman" w:cs="Times New Roman"/>
          <w:color w:val="000000" w:themeColor="text1"/>
          <w:sz w:val="24"/>
          <w:szCs w:val="24"/>
        </w:rPr>
        <w:t>The evolution of gas ato</w:t>
      </w:r>
      <w:r w:rsidR="00FD3F5C" w:rsidRPr="002E19A8">
        <w:rPr>
          <w:rFonts w:ascii="Times New Roman" w:eastAsiaTheme="minorEastAsia" w:hAnsi="Times New Roman" w:cs="Times New Roman"/>
          <w:color w:val="000000" w:themeColor="text1"/>
          <w:sz w:val="24"/>
          <w:szCs w:val="24"/>
        </w:rPr>
        <w:t xml:space="preserve">m concentration </w:t>
      </w:r>
      <w:r w:rsidR="00110D8E" w:rsidRPr="002E19A8">
        <w:rPr>
          <w:rFonts w:ascii="Times New Roman" w:eastAsiaTheme="minorEastAsia" w:hAnsi="Times New Roman" w:cs="Times New Roman"/>
          <w:color w:val="000000" w:themeColor="text1"/>
          <w:sz w:val="24"/>
          <w:szCs w:val="24"/>
        </w:rPr>
        <w:t>is given</w:t>
      </w:r>
    </w:p>
    <w:p w14:paraId="00522593" w14:textId="4EB58822" w:rsidR="007C7050" w:rsidRPr="002E19A8" w:rsidRDefault="00B523FD" w:rsidP="00285EC3">
      <w:pPr>
        <w:jc w:val="right"/>
        <w:rPr>
          <w:rFonts w:ascii="Times New Roman" w:hAnsi="Times New Roman" w:cs="Times New Roman"/>
          <w:color w:val="000000" w:themeColor="text1"/>
          <w:sz w:val="24"/>
          <w:szCs w:val="24"/>
        </w:rPr>
      </w:pPr>
      <m:oMath>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num>
          <m:den>
            <m:r>
              <w:rPr>
                <w:rFonts w:ascii="Cambria Math" w:eastAsia="Times New Roman" w:hAnsi="Cambria Math" w:cs="Times New Roman"/>
                <w:color w:val="000000" w:themeColor="text1"/>
                <w:sz w:val="24"/>
                <w:szCs w:val="24"/>
              </w:rPr>
              <m:t>∂t</m:t>
            </m:r>
          </m:den>
        </m:f>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m:t>
        </m:r>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r>
              <m:rPr>
                <m:sty m:val="p"/>
              </m:rP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∂G</m:t>
                    </m:r>
                  </m:e>
                  <m:sub>
                    <m:r>
                      <w:rPr>
                        <w:rFonts w:ascii="Cambria Math" w:eastAsia="Times New Roman" w:hAnsi="Cambria Math" w:cs="Times New Roman"/>
                        <w:color w:val="000000" w:themeColor="text1"/>
                        <w:sz w:val="24"/>
                        <w:szCs w:val="24"/>
                      </w:rPr>
                      <m:t>1</m:t>
                    </m:r>
                  </m:sub>
                </m:sSub>
              </m:num>
              <m:den>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Sub>
              </m:den>
            </m:f>
          </m:e>
        </m:d>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g,g</m:t>
            </m:r>
          </m:sub>
        </m:sSub>
      </m:oMath>
      <w:r w:rsidR="00737788" w:rsidRPr="002E19A8">
        <w:rPr>
          <w:rFonts w:ascii="Times New Roman" w:eastAsiaTheme="minorEastAsia" w:hAnsi="Times New Roman" w:cs="Times New Roman"/>
          <w:color w:val="000000" w:themeColor="text1"/>
          <w:sz w:val="24"/>
          <w:szCs w:val="24"/>
        </w:rPr>
        <w:t xml:space="preserve">                                                   (1</w:t>
      </w:r>
      <w:r w:rsidR="00285EC3" w:rsidRPr="002E19A8">
        <w:rPr>
          <w:rFonts w:ascii="Times New Roman" w:eastAsiaTheme="minorEastAsia" w:hAnsi="Times New Roman" w:cs="Times New Roman"/>
          <w:color w:val="000000" w:themeColor="text1"/>
          <w:sz w:val="24"/>
          <w:szCs w:val="24"/>
        </w:rPr>
        <w:t>3</w:t>
      </w:r>
      <w:r w:rsidR="00737788" w:rsidRPr="002E19A8">
        <w:rPr>
          <w:rFonts w:ascii="Times New Roman" w:eastAsiaTheme="minorEastAsia" w:hAnsi="Times New Roman" w:cs="Times New Roman"/>
          <w:color w:val="000000" w:themeColor="text1"/>
          <w:sz w:val="24"/>
          <w:szCs w:val="24"/>
        </w:rPr>
        <w:t>)</w:t>
      </w:r>
    </w:p>
    <w:p w14:paraId="77B264DD" w14:textId="2D80C915" w:rsidR="008416D5" w:rsidRPr="002E19A8" w:rsidRDefault="0014324D" w:rsidP="009943F8">
      <w:pPr>
        <w:rPr>
          <w:rFonts w:ascii="Times New Roman" w:eastAsiaTheme="minorEastAsia" w:hAnsi="Times New Roman" w:cs="Times New Roman"/>
          <w:color w:val="000000" w:themeColor="text1"/>
          <w:sz w:val="24"/>
          <w:szCs w:val="24"/>
        </w:rPr>
      </w:pPr>
      <w:r w:rsidRPr="002E19A8">
        <w:rPr>
          <w:rFonts w:ascii="Times New Roman" w:eastAsiaTheme="minorEastAsia" w:hAnsi="Times New Roman" w:cs="Times New Roman"/>
          <w:color w:val="000000" w:themeColor="text1"/>
          <w:sz w:val="24"/>
          <w:szCs w:val="24"/>
        </w:rPr>
        <w:t xml:space="preserve">where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oMath>
      <w:r w:rsidRPr="002E19A8">
        <w:rPr>
          <w:rFonts w:ascii="Times New Roman" w:eastAsiaTheme="minorEastAsia" w:hAnsi="Times New Roman" w:cs="Times New Roman"/>
          <w:color w:val="000000" w:themeColor="text1"/>
          <w:sz w:val="24"/>
          <w:szCs w:val="24"/>
        </w:rPr>
        <w:t>is the diffusivity of gas atom</w:t>
      </w:r>
      <w:r w:rsidR="00454D32" w:rsidRPr="002E19A8">
        <w:rPr>
          <w:rFonts w:ascii="Times New Roman" w:eastAsiaTheme="minorEastAsia" w:hAnsi="Times New Roman" w:cs="Times New Roman"/>
          <w:color w:val="000000" w:themeColor="text1"/>
          <w:sz w:val="24"/>
          <w:szCs w:val="24"/>
        </w:rPr>
        <w:t>s,</w:t>
      </w:r>
      <w:r w:rsidR="003962E7" w:rsidRPr="002E19A8">
        <w:rPr>
          <w:rFonts w:ascii="Times New Roman" w:eastAsiaTheme="minorEastAsia" w:hAnsi="Times New Roman" w:cs="Times New Roman"/>
          <w:color w:val="000000" w:themeColor="text1"/>
          <w:sz w:val="24"/>
          <w:szCs w:val="24"/>
        </w:rPr>
        <w:t xml:space="preserve"> and</w:t>
      </w:r>
      <w:r w:rsidR="00454D32"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g,g</m:t>
            </m:r>
          </m:sub>
        </m:sSub>
      </m:oMath>
      <w:r w:rsidR="00454D32" w:rsidRPr="002E19A8">
        <w:rPr>
          <w:rFonts w:ascii="Times New Roman" w:eastAsiaTheme="minorEastAsia" w:hAnsi="Times New Roman" w:cs="Times New Roman"/>
          <w:color w:val="000000" w:themeColor="text1"/>
          <w:sz w:val="24"/>
          <w:szCs w:val="24"/>
        </w:rPr>
        <w:t xml:space="preserve">is the sink rate of gas atoms </w:t>
      </w:r>
      <w:r w:rsidR="003962E7" w:rsidRPr="002E19A8">
        <w:rPr>
          <w:rFonts w:ascii="Times New Roman" w:eastAsiaTheme="minorEastAsia" w:hAnsi="Times New Roman" w:cs="Times New Roman"/>
          <w:color w:val="000000" w:themeColor="text1"/>
          <w:sz w:val="24"/>
          <w:szCs w:val="24"/>
        </w:rPr>
        <w:t>calculated in cluster dynamic</w:t>
      </w:r>
      <w:r w:rsidR="0025620A">
        <w:rPr>
          <w:rFonts w:ascii="Times New Roman" w:eastAsiaTheme="minorEastAsia" w:hAnsi="Times New Roman" w:cs="Times New Roman"/>
          <w:color w:val="000000" w:themeColor="text1"/>
          <w:sz w:val="24"/>
          <w:szCs w:val="24"/>
        </w:rPr>
        <w:t>s</w:t>
      </w:r>
      <w:r w:rsidR="003962E7" w:rsidRPr="002E19A8">
        <w:rPr>
          <w:rFonts w:ascii="Times New Roman" w:eastAsiaTheme="minorEastAsia" w:hAnsi="Times New Roman" w:cs="Times New Roman"/>
          <w:color w:val="000000" w:themeColor="text1"/>
          <w:sz w:val="24"/>
          <w:szCs w:val="24"/>
        </w:rPr>
        <w:t xml:space="preserve"> m</w:t>
      </w:r>
      <w:r w:rsidR="00A3476F" w:rsidRPr="002E19A8">
        <w:rPr>
          <w:rFonts w:ascii="Times New Roman" w:eastAsiaTheme="minorEastAsia" w:hAnsi="Times New Roman" w:cs="Times New Roman"/>
          <w:color w:val="000000" w:themeColor="text1"/>
          <w:sz w:val="24"/>
          <w:szCs w:val="24"/>
        </w:rPr>
        <w:t>odel</w:t>
      </w:r>
      <w:r w:rsidR="003962E7" w:rsidRPr="002E19A8">
        <w:rPr>
          <w:rFonts w:ascii="Times New Roman" w:eastAsiaTheme="minorEastAsia" w:hAnsi="Times New Roman" w:cs="Times New Roman"/>
          <w:color w:val="000000" w:themeColor="text1"/>
          <w:sz w:val="24"/>
          <w:szCs w:val="24"/>
        </w:rPr>
        <w:t>.</w:t>
      </w:r>
      <w:r w:rsidR="00A3476F" w:rsidRPr="002E19A8">
        <w:rPr>
          <w:rFonts w:ascii="Times New Roman" w:eastAsiaTheme="minorEastAsia" w:hAnsi="Times New Roman" w:cs="Times New Roman"/>
          <w:color w:val="000000" w:themeColor="text1"/>
          <w:sz w:val="24"/>
          <w:szCs w:val="24"/>
        </w:rPr>
        <w:t xml:space="preserve"> For large gas bubbles it is reasonable </w:t>
      </w:r>
      <w:r w:rsidR="00D872D9" w:rsidRPr="002E19A8">
        <w:rPr>
          <w:rFonts w:ascii="Times New Roman" w:eastAsiaTheme="minorEastAsia" w:hAnsi="Times New Roman" w:cs="Times New Roman"/>
          <w:color w:val="000000" w:themeColor="text1"/>
          <w:sz w:val="24"/>
          <w:szCs w:val="24"/>
        </w:rPr>
        <w:t xml:space="preserve">to assume that gas atoms </w:t>
      </w:r>
      <w:r w:rsidR="00782170" w:rsidRPr="002E19A8">
        <w:rPr>
          <w:rFonts w:ascii="Times New Roman" w:eastAsiaTheme="minorEastAsia" w:hAnsi="Times New Roman" w:cs="Times New Roman"/>
          <w:color w:val="000000" w:themeColor="text1"/>
          <w:sz w:val="24"/>
          <w:szCs w:val="24"/>
        </w:rPr>
        <w:t xml:space="preserve">are confined inside gas bubbles once they are absorbed by the gas bubbles. </w:t>
      </w:r>
      <w:r w:rsidR="00F76EF9" w:rsidRPr="002E19A8">
        <w:rPr>
          <w:rFonts w:ascii="Times New Roman" w:eastAsiaTheme="minorEastAsia" w:hAnsi="Times New Roman" w:cs="Times New Roman"/>
          <w:color w:val="000000" w:themeColor="text1"/>
          <w:sz w:val="24"/>
          <w:szCs w:val="24"/>
        </w:rPr>
        <w:t xml:space="preserve">To </w:t>
      </w:r>
      <w:r w:rsidR="00821A71" w:rsidRPr="002E19A8">
        <w:rPr>
          <w:rFonts w:ascii="Times New Roman" w:eastAsiaTheme="minorEastAsia" w:hAnsi="Times New Roman" w:cs="Times New Roman"/>
          <w:color w:val="000000" w:themeColor="text1"/>
          <w:sz w:val="24"/>
          <w:szCs w:val="24"/>
        </w:rPr>
        <w:t>apply this assumption i</w:t>
      </w:r>
      <w:r w:rsidR="00A575A4" w:rsidRPr="002E19A8">
        <w:rPr>
          <w:rFonts w:ascii="Times New Roman" w:eastAsiaTheme="minorEastAsia" w:hAnsi="Times New Roman" w:cs="Times New Roman"/>
          <w:color w:val="000000" w:themeColor="text1"/>
          <w:sz w:val="24"/>
          <w:szCs w:val="24"/>
        </w:rPr>
        <w:t xml:space="preserve">n the model,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oMath>
      <w:r w:rsidR="00B51131" w:rsidRPr="002E19A8">
        <w:rPr>
          <w:rFonts w:ascii="Times New Roman" w:eastAsiaTheme="minorEastAsia" w:hAnsi="Times New Roman" w:cs="Times New Roman"/>
          <w:color w:val="000000" w:themeColor="text1"/>
          <w:sz w:val="24"/>
          <w:szCs w:val="24"/>
        </w:rPr>
        <w:t xml:space="preserve"> is defined as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gg0</m:t>
            </m:r>
          </m:sub>
        </m:sSub>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oMath>
      <w:r w:rsidR="00E37208"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m:t>
            </m:r>
          </m:sub>
        </m:sSub>
      </m:oMath>
      <w:r w:rsidR="00BB74A1" w:rsidRPr="002E19A8">
        <w:rPr>
          <w:rFonts w:ascii="Times New Roman" w:eastAsiaTheme="minorEastAsia" w:hAnsi="Times New Roman" w:cs="Times New Roman"/>
          <w:color w:val="000000" w:themeColor="text1"/>
          <w:sz w:val="24"/>
          <w:szCs w:val="24"/>
        </w:rPr>
        <w:t>is</w:t>
      </w:r>
      <w:r w:rsidR="001C1B8D" w:rsidRPr="002E19A8">
        <w:rPr>
          <w:rFonts w:ascii="Times New Roman" w:eastAsiaTheme="minorEastAsia" w:hAnsi="Times New Roman" w:cs="Times New Roman"/>
          <w:color w:val="000000" w:themeColor="text1"/>
          <w:sz w:val="24"/>
          <w:szCs w:val="24"/>
        </w:rPr>
        <w:t xml:space="preserve"> equal to</w:t>
      </w:r>
      <w:r w:rsidR="00BB74A1"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gg0</m:t>
            </m:r>
          </m:sub>
        </m:sSub>
      </m:oMath>
      <w:r w:rsidR="001C1B8D" w:rsidRPr="002E19A8">
        <w:rPr>
          <w:rFonts w:ascii="Times New Roman" w:eastAsiaTheme="minorEastAsia" w:hAnsi="Times New Roman" w:cs="Times New Roman"/>
          <w:color w:val="000000" w:themeColor="text1"/>
          <w:sz w:val="24"/>
          <w:szCs w:val="24"/>
        </w:rPr>
        <w:t>inside the gas bubble</w:t>
      </w:r>
      <w:r w:rsidR="0031339E" w:rsidRPr="002E19A8">
        <w:rPr>
          <w:rFonts w:ascii="Times New Roman" w:eastAsiaTheme="minorEastAsia" w:hAnsi="Times New Roman" w:cs="Times New Roman"/>
          <w:color w:val="000000" w:themeColor="text1"/>
          <w:sz w:val="24"/>
          <w:szCs w:val="24"/>
        </w:rPr>
        <w:t>, and equal to zero in the matrix</w:t>
      </w:r>
      <w:r w:rsidR="008B6DB1" w:rsidRPr="002E19A8">
        <w:rPr>
          <w:rFonts w:ascii="Times New Roman" w:eastAsiaTheme="minorEastAsia" w:hAnsi="Times New Roman" w:cs="Times New Roman"/>
          <w:color w:val="000000" w:themeColor="text1"/>
          <w:sz w:val="24"/>
          <w:szCs w:val="24"/>
        </w:rPr>
        <w:t xml:space="preserve">. </w:t>
      </w:r>
      <w:r w:rsidR="001C1B8D"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gg0</m:t>
            </m:r>
          </m:sub>
        </m:sSub>
        <m:r>
          <w:rPr>
            <w:rFonts w:ascii="Cambria Math" w:eastAsia="Times New Roman" w:hAnsi="Cambria Math" w:cs="Times New Roman"/>
            <w:color w:val="000000" w:themeColor="text1"/>
            <w:sz w:val="24"/>
            <w:szCs w:val="24"/>
          </w:rPr>
          <m:t xml:space="preserve"> </m:t>
        </m:r>
      </m:oMath>
      <w:r w:rsidR="008B6DB1" w:rsidRPr="002E19A8">
        <w:rPr>
          <w:rFonts w:ascii="Times New Roman" w:eastAsiaTheme="minorEastAsia" w:hAnsi="Times New Roman" w:cs="Times New Roman"/>
          <w:color w:val="000000" w:themeColor="text1"/>
          <w:sz w:val="24"/>
          <w:szCs w:val="24"/>
        </w:rPr>
        <w:t>is the diffusivity of gas atoms inside gas bubbles</w:t>
      </w:r>
      <w:r w:rsidR="002F6CEC" w:rsidRPr="002E19A8">
        <w:rPr>
          <w:rFonts w:ascii="Times New Roman" w:eastAsiaTheme="minorEastAsia" w:hAnsi="Times New Roman" w:cs="Times New Roman"/>
          <w:color w:val="000000" w:themeColor="text1"/>
          <w:sz w:val="24"/>
          <w:szCs w:val="24"/>
        </w:rPr>
        <w:t xml:space="preserve"> which should be much larger than that in the </w:t>
      </w:r>
      <w:proofErr w:type="gramStart"/>
      <w:r w:rsidR="002F6CEC" w:rsidRPr="002E19A8">
        <w:rPr>
          <w:rFonts w:ascii="Times New Roman" w:eastAsiaTheme="minorEastAsia" w:hAnsi="Times New Roman" w:cs="Times New Roman"/>
          <w:color w:val="000000" w:themeColor="text1"/>
          <w:sz w:val="24"/>
          <w:szCs w:val="24"/>
        </w:rPr>
        <w:t>matrix.</w:t>
      </w:r>
      <w:proofErr w:type="gramEnd"/>
    </w:p>
    <w:p w14:paraId="72FBF924" w14:textId="77777777" w:rsidR="004A3481" w:rsidRPr="002E19A8" w:rsidRDefault="004A3481" w:rsidP="009943F8">
      <w:pPr>
        <w:rPr>
          <w:rFonts w:ascii="Times New Roman" w:eastAsiaTheme="minorEastAsia" w:hAnsi="Times New Roman" w:cs="Times New Roman"/>
          <w:color w:val="000000" w:themeColor="text1"/>
        </w:rPr>
      </w:pPr>
    </w:p>
    <w:p w14:paraId="73E378B3" w14:textId="31C9678D" w:rsidR="00C50EDC" w:rsidRPr="002E19A8" w:rsidRDefault="00CB5170" w:rsidP="009943F8">
      <w:pPr>
        <w:pStyle w:val="Heading2"/>
        <w:jc w:val="left"/>
        <w:rPr>
          <w:color w:val="000000" w:themeColor="text1"/>
        </w:rPr>
      </w:pPr>
      <w:r w:rsidRPr="002E19A8">
        <w:rPr>
          <w:color w:val="000000" w:themeColor="text1"/>
        </w:rPr>
        <w:t>Nucleation of gas bubbles</w:t>
      </w:r>
    </w:p>
    <w:p w14:paraId="124863C5" w14:textId="4E8677F2" w:rsidR="007D4C8B" w:rsidRPr="002E19A8" w:rsidRDefault="00156B8B" w:rsidP="009943F8">
      <w:pPr>
        <w:spacing w:line="360" w:lineRule="auto"/>
        <w:rPr>
          <w:rFonts w:ascii="Times New Roman" w:eastAsiaTheme="minorEastAsia" w:hAnsi="Times New Roman" w:cs="Times New Roman"/>
          <w:color w:val="000000" w:themeColor="text1"/>
          <w:sz w:val="24"/>
          <w:szCs w:val="24"/>
        </w:rPr>
      </w:pPr>
      <w:r w:rsidRPr="002E19A8">
        <w:rPr>
          <w:rFonts w:ascii="Times New Roman" w:hAnsi="Times New Roman" w:cs="Times New Roman"/>
          <w:color w:val="000000" w:themeColor="text1"/>
          <w:sz w:val="24"/>
          <w:szCs w:val="24"/>
        </w:rPr>
        <w:t>The concentration</w:t>
      </w:r>
      <w:r w:rsidR="00657AAD" w:rsidRPr="002E19A8">
        <w:rPr>
          <w:rFonts w:ascii="Times New Roman" w:hAnsi="Times New Roman" w:cs="Times New Roman"/>
          <w:color w:val="000000" w:themeColor="text1"/>
          <w:sz w:val="24"/>
          <w:szCs w:val="24"/>
        </w:rPr>
        <w:t xml:space="preserve"> distributions</w:t>
      </w:r>
      <w:r w:rsidRPr="002E19A8">
        <w:rPr>
          <w:rFonts w:ascii="Times New Roman" w:hAnsi="Times New Roman" w:cs="Times New Roman"/>
          <w:color w:val="000000" w:themeColor="text1"/>
          <w:sz w:val="24"/>
          <w:szCs w:val="24"/>
        </w:rPr>
        <w:t xml:space="preserve"> of </w:t>
      </w:r>
      <w:r w:rsidR="00464C57" w:rsidRPr="002E19A8">
        <w:rPr>
          <w:rFonts w:ascii="Times New Roman" w:hAnsi="Times New Roman" w:cs="Times New Roman"/>
          <w:color w:val="000000" w:themeColor="text1"/>
          <w:sz w:val="24"/>
          <w:szCs w:val="24"/>
        </w:rPr>
        <w:t>vacanc</w:t>
      </w:r>
      <w:r w:rsidR="004332AA" w:rsidRPr="002E19A8">
        <w:rPr>
          <w:rFonts w:ascii="Times New Roman" w:hAnsi="Times New Roman" w:cs="Times New Roman"/>
          <w:color w:val="000000" w:themeColor="text1"/>
          <w:sz w:val="24"/>
          <w:szCs w:val="24"/>
        </w:rPr>
        <w:t>ies</w:t>
      </w:r>
      <w:r w:rsidR="00464C57" w:rsidRPr="002E19A8">
        <w:rPr>
          <w:rFonts w:ascii="Times New Roman" w:hAnsi="Times New Roman" w:cs="Times New Roman"/>
          <w:color w:val="000000" w:themeColor="text1"/>
          <w:sz w:val="24"/>
          <w:szCs w:val="24"/>
        </w:rPr>
        <w:t>, interstitial</w:t>
      </w:r>
      <w:r w:rsidR="004332AA" w:rsidRPr="002E19A8">
        <w:rPr>
          <w:rFonts w:ascii="Times New Roman" w:hAnsi="Times New Roman" w:cs="Times New Roman"/>
          <w:color w:val="000000" w:themeColor="text1"/>
          <w:sz w:val="24"/>
          <w:szCs w:val="24"/>
        </w:rPr>
        <w:t>s</w:t>
      </w:r>
      <w:r w:rsidR="00464C57" w:rsidRPr="002E19A8">
        <w:rPr>
          <w:rFonts w:ascii="Times New Roman" w:hAnsi="Times New Roman" w:cs="Times New Roman"/>
          <w:color w:val="000000" w:themeColor="text1"/>
          <w:sz w:val="24"/>
          <w:szCs w:val="24"/>
        </w:rPr>
        <w:t xml:space="preserve"> and their clusters are </w:t>
      </w:r>
      <w:r w:rsidR="00657AAD" w:rsidRPr="002E19A8">
        <w:rPr>
          <w:rFonts w:ascii="Times New Roman" w:hAnsi="Times New Roman" w:cs="Times New Roman"/>
          <w:color w:val="000000" w:themeColor="text1"/>
          <w:sz w:val="24"/>
          <w:szCs w:val="24"/>
        </w:rPr>
        <w:t>non</w:t>
      </w:r>
      <w:r w:rsidR="007A5B2D" w:rsidRPr="002E19A8">
        <w:rPr>
          <w:rFonts w:ascii="Times New Roman" w:hAnsi="Times New Roman" w:cs="Times New Roman"/>
          <w:color w:val="000000" w:themeColor="text1"/>
          <w:sz w:val="24"/>
          <w:szCs w:val="24"/>
        </w:rPr>
        <w:t xml:space="preserve">uniform because of inhomogeneous </w:t>
      </w:r>
      <w:r w:rsidR="0014447E" w:rsidRPr="002E19A8">
        <w:rPr>
          <w:rFonts w:ascii="Times New Roman" w:hAnsi="Times New Roman" w:cs="Times New Roman"/>
          <w:color w:val="000000" w:themeColor="text1"/>
          <w:sz w:val="24"/>
          <w:szCs w:val="24"/>
        </w:rPr>
        <w:t xml:space="preserve">grain and gas bubble structures. </w:t>
      </w:r>
      <w:r w:rsidR="00854841" w:rsidRPr="002E19A8">
        <w:rPr>
          <w:rFonts w:ascii="Times New Roman" w:hAnsi="Times New Roman" w:cs="Times New Roman"/>
          <w:color w:val="000000" w:themeColor="text1"/>
          <w:sz w:val="24"/>
          <w:szCs w:val="24"/>
        </w:rPr>
        <w:t xml:space="preserve">With the </w:t>
      </w:r>
      <w:r w:rsidR="00C328D1" w:rsidRPr="002E19A8">
        <w:rPr>
          <w:rFonts w:ascii="Times New Roman" w:hAnsi="Times New Roman" w:cs="Times New Roman"/>
          <w:color w:val="000000" w:themeColor="text1"/>
          <w:sz w:val="24"/>
          <w:szCs w:val="24"/>
        </w:rPr>
        <w:t xml:space="preserve">increase of </w:t>
      </w:r>
      <w:r w:rsidR="00854841" w:rsidRPr="002E19A8">
        <w:rPr>
          <w:rFonts w:ascii="Times New Roman" w:hAnsi="Times New Roman" w:cs="Times New Roman"/>
          <w:color w:val="000000" w:themeColor="text1"/>
          <w:sz w:val="24"/>
          <w:szCs w:val="24"/>
        </w:rPr>
        <w:t>local</w:t>
      </w:r>
      <w:r w:rsidR="00C328D1" w:rsidRPr="002E19A8">
        <w:rPr>
          <w:rFonts w:ascii="Times New Roman" w:hAnsi="Times New Roman" w:cs="Times New Roman"/>
          <w:color w:val="000000" w:themeColor="text1"/>
          <w:sz w:val="24"/>
          <w:szCs w:val="24"/>
        </w:rPr>
        <w:t xml:space="preserve"> net</w:t>
      </w:r>
      <w:r w:rsidR="00854841" w:rsidRPr="002E19A8">
        <w:rPr>
          <w:rFonts w:ascii="Times New Roman" w:hAnsi="Times New Roman" w:cs="Times New Roman"/>
          <w:color w:val="000000" w:themeColor="text1"/>
          <w:sz w:val="24"/>
          <w:szCs w:val="24"/>
        </w:rPr>
        <w:t xml:space="preserve"> vacancy concentration</w:t>
      </w:r>
      <w:r w:rsidR="00C328D1" w:rsidRPr="002E19A8">
        <w:rPr>
          <w:rFonts w:ascii="Times New Roman" w:hAnsi="Times New Roman" w:cs="Times New Roman"/>
          <w:color w:val="000000" w:themeColor="text1"/>
          <w:sz w:val="24"/>
          <w:szCs w:val="24"/>
        </w:rPr>
        <w:t xml:space="preserve"> </w:t>
      </w:r>
      <w:r w:rsidR="00C328D1" w:rsidRPr="002E19A8">
        <w:rPr>
          <w:rFonts w:ascii="Times New Roman" w:eastAsiaTheme="minorEastAsia" w:hAnsi="Times New Roman" w:cs="Times New Roman"/>
          <w:color w:val="000000" w:themeColor="text1"/>
          <w:sz w:val="24"/>
          <w:szCs w:val="24"/>
        </w:rPr>
        <w:t>(single vacancy, single interstitial, and their clusters)</w:t>
      </w:r>
      <w:r w:rsidR="00C328D1" w:rsidRPr="002E19A8">
        <w:rPr>
          <w:rFonts w:ascii="Times New Roman" w:hAnsi="Times New Roman" w:cs="Times New Roman"/>
          <w:color w:val="000000" w:themeColor="text1"/>
          <w:sz w:val="24"/>
          <w:szCs w:val="24"/>
        </w:rPr>
        <w:t>, the defects</w:t>
      </w:r>
      <w:r w:rsidR="00854841" w:rsidRPr="002E19A8">
        <w:rPr>
          <w:rFonts w:ascii="Times New Roman" w:hAnsi="Times New Roman" w:cs="Times New Roman"/>
          <w:color w:val="000000" w:themeColor="text1"/>
          <w:sz w:val="24"/>
          <w:szCs w:val="24"/>
        </w:rPr>
        <w:t xml:space="preserve"> </w:t>
      </w:r>
      <w:r w:rsidR="00C328D1" w:rsidRPr="002E19A8">
        <w:rPr>
          <w:rFonts w:ascii="Times New Roman" w:hAnsi="Times New Roman" w:cs="Times New Roman"/>
          <w:color w:val="000000" w:themeColor="text1"/>
          <w:sz w:val="24"/>
          <w:szCs w:val="24"/>
        </w:rPr>
        <w:t xml:space="preserve">will </w:t>
      </w:r>
      <w:r w:rsidR="00101791" w:rsidRPr="002E19A8">
        <w:rPr>
          <w:rFonts w:ascii="Times New Roman" w:hAnsi="Times New Roman" w:cs="Times New Roman"/>
          <w:color w:val="000000" w:themeColor="text1"/>
          <w:sz w:val="24"/>
          <w:szCs w:val="24"/>
        </w:rPr>
        <w:t>collapse and form a void. Based on this assumption,</w:t>
      </w:r>
      <w:r w:rsidR="00C328D1" w:rsidRPr="002E19A8">
        <w:rPr>
          <w:rFonts w:ascii="Times New Roman" w:hAnsi="Times New Roman" w:cs="Times New Roman"/>
          <w:color w:val="000000" w:themeColor="text1"/>
          <w:sz w:val="24"/>
          <w:szCs w:val="24"/>
        </w:rPr>
        <w:t xml:space="preserve"> </w:t>
      </w:r>
      <w:r w:rsidR="00BC1E00" w:rsidRPr="002E19A8">
        <w:rPr>
          <w:rFonts w:ascii="Times New Roman" w:hAnsi="Times New Roman" w:cs="Times New Roman"/>
          <w:color w:val="000000" w:themeColor="text1"/>
          <w:sz w:val="24"/>
          <w:szCs w:val="24"/>
        </w:rPr>
        <w:t>a</w:t>
      </w:r>
      <w:r w:rsidR="005E1114" w:rsidRPr="002E19A8">
        <w:rPr>
          <w:rFonts w:ascii="Times New Roman" w:hAnsi="Times New Roman" w:cs="Times New Roman"/>
          <w:color w:val="000000" w:themeColor="text1"/>
          <w:sz w:val="24"/>
          <w:szCs w:val="24"/>
        </w:rPr>
        <w:t xml:space="preserve"> statistical method is used to </w:t>
      </w:r>
      <w:r w:rsidR="00BA20BF" w:rsidRPr="002E19A8">
        <w:rPr>
          <w:rFonts w:ascii="Times New Roman" w:hAnsi="Times New Roman" w:cs="Times New Roman"/>
          <w:color w:val="000000" w:themeColor="text1"/>
          <w:sz w:val="24"/>
          <w:szCs w:val="24"/>
        </w:rPr>
        <w:t>introduce the nuclei of gas bubble</w:t>
      </w:r>
      <w:ins w:id="52" w:author="Ben Beeler" w:date="2019-12-13T15:08:00Z">
        <w:r w:rsidR="00ED027B">
          <w:rPr>
            <w:rFonts w:ascii="Times New Roman" w:hAnsi="Times New Roman" w:cs="Times New Roman"/>
            <w:color w:val="000000" w:themeColor="text1"/>
            <w:sz w:val="24"/>
            <w:szCs w:val="24"/>
          </w:rPr>
          <w:t>s</w:t>
        </w:r>
      </w:ins>
      <w:r w:rsidR="00BA20BF" w:rsidRPr="002E19A8">
        <w:rPr>
          <w:rFonts w:ascii="Times New Roman" w:hAnsi="Times New Roman" w:cs="Times New Roman"/>
          <w:color w:val="000000" w:themeColor="text1"/>
          <w:sz w:val="24"/>
          <w:szCs w:val="24"/>
        </w:rPr>
        <w:t xml:space="preserve">. </w:t>
      </w:r>
      <w:r w:rsidR="00E034E7" w:rsidRPr="002E19A8">
        <w:rPr>
          <w:rFonts w:ascii="Times New Roman" w:hAnsi="Times New Roman" w:cs="Times New Roman"/>
          <w:color w:val="000000" w:themeColor="text1"/>
          <w:sz w:val="24"/>
          <w:szCs w:val="24"/>
        </w:rPr>
        <w:t xml:space="preserve">To do so, </w:t>
      </w:r>
      <w:r w:rsidR="00DC5F97" w:rsidRPr="002E19A8">
        <w:rPr>
          <w:rFonts w:ascii="Times New Roman" w:hAnsi="Times New Roman" w:cs="Times New Roman"/>
          <w:color w:val="000000" w:themeColor="text1"/>
          <w:sz w:val="24"/>
          <w:szCs w:val="24"/>
        </w:rPr>
        <w:t>the total vacancy</w:t>
      </w:r>
      <w:ins w:id="53" w:author="Ben Beeler" w:date="2019-12-13T15:08:00Z">
        <w:r w:rsidR="00ED027B">
          <w:rPr>
            <w:rFonts w:ascii="Times New Roman" w:hAnsi="Times New Roman" w:cs="Times New Roman"/>
            <w:color w:val="000000" w:themeColor="text1"/>
            <w:sz w:val="24"/>
            <w:szCs w:val="24"/>
          </w:rPr>
          <w:t xml:space="preserve"> </w:t>
        </w:r>
        <w:commentRangeStart w:id="54"/>
        <w:r w:rsidR="00ED027B">
          <w:rPr>
            <w:rFonts w:ascii="Times New Roman" w:hAnsi="Times New Roman" w:cs="Times New Roman"/>
            <w:color w:val="000000" w:themeColor="text1"/>
            <w:sz w:val="24"/>
            <w:szCs w:val="24"/>
          </w:rPr>
          <w:t>population</w:t>
        </w:r>
        <w:commentRangeEnd w:id="54"/>
        <w:r w:rsidR="00ED027B">
          <w:rPr>
            <w:rStyle w:val="CommentReference"/>
          </w:rPr>
          <w:commentReference w:id="54"/>
        </w:r>
      </w:ins>
      <w:r w:rsidR="004332AA" w:rsidRPr="002E19A8">
        <w:rPr>
          <w:rFonts w:ascii="Times New Roman" w:hAnsi="Times New Roman" w:cs="Times New Roman"/>
          <w:color w:val="000000" w:themeColor="text1"/>
          <w:sz w:val="24"/>
          <w:szCs w:val="24"/>
        </w:rPr>
        <w:t>,</w:t>
      </w:r>
      <w:r w:rsidR="0032723A" w:rsidRPr="002E19A8">
        <w:rPr>
          <w:rFonts w:ascii="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M</m:t>
                </m:r>
              </m:sub>
            </m:sSub>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 xml:space="preserve"> </m:t>
        </m:r>
      </m:oMath>
      <w:r w:rsidR="00DC5F97" w:rsidRPr="002E19A8">
        <w:rPr>
          <w:rFonts w:ascii="Times New Roman" w:hAnsi="Times New Roman" w:cs="Times New Roman"/>
          <w:color w:val="000000" w:themeColor="text1"/>
          <w:sz w:val="24"/>
          <w:szCs w:val="24"/>
        </w:rPr>
        <w:t>is calculated</w:t>
      </w:r>
      <w:r w:rsidR="00D44F03" w:rsidRPr="002E19A8">
        <w:rPr>
          <w:rFonts w:ascii="Times New Roman" w:hAnsi="Times New Roman" w:cs="Times New Roman"/>
          <w:color w:val="000000" w:themeColor="text1"/>
          <w:sz w:val="24"/>
          <w:szCs w:val="24"/>
        </w:rPr>
        <w:t xml:space="preserve"> </w:t>
      </w:r>
      <w:r w:rsidR="00D10544" w:rsidRPr="002E19A8">
        <w:rPr>
          <w:rFonts w:ascii="Times New Roman" w:eastAsiaTheme="minorEastAsia" w:hAnsi="Times New Roman" w:cs="Times New Roman"/>
          <w:color w:val="000000" w:themeColor="text1"/>
          <w:sz w:val="24"/>
          <w:szCs w:val="24"/>
        </w:rPr>
        <w:t>by integrating all the defects (single vacancy, single interstitial, and their clusters)</w:t>
      </w:r>
      <w:r w:rsidR="00D10544" w:rsidRPr="002E19A8">
        <w:rPr>
          <w:rFonts w:ascii="Times New Roman" w:hAnsi="Times New Roman" w:cs="Times New Roman"/>
          <w:color w:val="000000" w:themeColor="text1"/>
          <w:sz w:val="24"/>
          <w:szCs w:val="24"/>
        </w:rPr>
        <w:t xml:space="preserve"> </w:t>
      </w:r>
      <w:r w:rsidR="00D10544">
        <w:rPr>
          <w:rFonts w:ascii="Times New Roman" w:hAnsi="Times New Roman" w:cs="Times New Roman"/>
          <w:color w:val="000000" w:themeColor="text1"/>
          <w:sz w:val="24"/>
          <w:szCs w:val="24"/>
        </w:rPr>
        <w:t xml:space="preserve">at </w:t>
      </w:r>
      <w:r w:rsidR="00D44F03" w:rsidRPr="002E19A8">
        <w:rPr>
          <w:rFonts w:ascii="Times New Roman" w:hAnsi="Times New Roman" w:cs="Times New Roman"/>
          <w:color w:val="000000" w:themeColor="text1"/>
          <w:sz w:val="24"/>
          <w:szCs w:val="24"/>
        </w:rPr>
        <w:t xml:space="preserve">every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1</m:t>
            </m:r>
          </m:sub>
        </m:sSub>
      </m:oMath>
      <w:r w:rsidR="001E6703" w:rsidRPr="002E19A8">
        <w:rPr>
          <w:rFonts w:ascii="Times New Roman" w:eastAsiaTheme="minorEastAsia" w:hAnsi="Times New Roman" w:cs="Times New Roman"/>
          <w:color w:val="000000" w:themeColor="text1"/>
          <w:sz w:val="24"/>
          <w:szCs w:val="24"/>
        </w:rPr>
        <w:t xml:space="preserve"> </w:t>
      </w:r>
      <w:r w:rsidR="004B7DCE" w:rsidRPr="002E19A8">
        <w:rPr>
          <w:rFonts w:ascii="Times New Roman" w:eastAsiaTheme="minorEastAsia" w:hAnsi="Times New Roman" w:cs="Times New Roman"/>
          <w:color w:val="000000" w:themeColor="text1"/>
          <w:sz w:val="24"/>
          <w:szCs w:val="24"/>
        </w:rPr>
        <w:t>simulation steps.</w:t>
      </w:r>
      <w:r w:rsidR="00AB187D" w:rsidRPr="002E19A8">
        <w:rPr>
          <w:rFonts w:ascii="Times New Roman" w:eastAsiaTheme="minorEastAsia" w:hAnsi="Times New Roman" w:cs="Times New Roman"/>
          <w:color w:val="000000" w:themeColor="text1"/>
          <w:sz w:val="24"/>
          <w:szCs w:val="24"/>
        </w:rPr>
        <w:t xml:space="preserve"> </w:t>
      </w:r>
      <w:r w:rsidR="0032723A" w:rsidRPr="002E19A8">
        <w:rPr>
          <w:rFonts w:ascii="Times New Roman" w:eastAsiaTheme="minorEastAsia" w:hAnsi="Times New Roman" w:cs="Times New Roman"/>
          <w:color w:val="000000" w:themeColor="text1"/>
          <w:sz w:val="24"/>
          <w:szCs w:val="24"/>
        </w:rPr>
        <w:t xml:space="preserve">With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M</m:t>
                </m:r>
              </m:sub>
            </m:sSub>
          </m:sub>
        </m:sSub>
        <m:r>
          <w:rPr>
            <w:rFonts w:ascii="Cambria Math" w:eastAsia="Times New Roman" w:hAnsi="Cambria Math" w:cs="Times New Roman"/>
            <w:color w:val="000000" w:themeColor="text1"/>
            <w:sz w:val="24"/>
            <w:szCs w:val="24"/>
          </w:rPr>
          <m:t xml:space="preserve"> </m:t>
        </m:r>
      </m:oMath>
      <w:r w:rsidR="00046E9C" w:rsidRPr="002E19A8">
        <w:rPr>
          <w:rFonts w:ascii="Times New Roman" w:eastAsiaTheme="minorEastAsia" w:hAnsi="Times New Roman" w:cs="Times New Roman"/>
          <w:color w:val="000000" w:themeColor="text1"/>
          <w:sz w:val="24"/>
          <w:szCs w:val="24"/>
        </w:rPr>
        <w:t xml:space="preserve">the number of </w:t>
      </w:r>
      <w:r w:rsidR="00FB3359" w:rsidRPr="002E19A8">
        <w:rPr>
          <w:rFonts w:ascii="Times New Roman" w:eastAsiaTheme="minorEastAsia" w:hAnsi="Times New Roman" w:cs="Times New Roman"/>
          <w:color w:val="000000" w:themeColor="text1"/>
          <w:sz w:val="24"/>
          <w:szCs w:val="24"/>
        </w:rPr>
        <w:t>potential nucleation sites</w:t>
      </w:r>
      <w:ins w:id="55" w:author="Ben Beeler" w:date="2019-12-13T15:09:00Z">
        <w:r w:rsidR="00ED027B">
          <w:rPr>
            <w:rFonts w:ascii="Times New Roman" w:eastAsiaTheme="minorEastAsia" w:hAnsi="Times New Roman" w:cs="Times New Roman"/>
            <w:color w:val="000000" w:themeColor="text1"/>
            <w:sz w:val="24"/>
            <w:szCs w:val="24"/>
          </w:rPr>
          <w:t>,</w:t>
        </w:r>
      </w:ins>
      <w:r w:rsidR="00FB3359"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2</m:t>
            </m:r>
          </m:sub>
        </m:sSub>
      </m:oMath>
      <w:ins w:id="56" w:author="Ben Beeler" w:date="2019-12-13T15:09:00Z">
        <w:r w:rsidR="00ED027B">
          <w:rPr>
            <w:rFonts w:ascii="Times New Roman" w:eastAsiaTheme="minorEastAsia" w:hAnsi="Times New Roman" w:cs="Times New Roman"/>
            <w:color w:val="000000" w:themeColor="text1"/>
            <w:sz w:val="24"/>
            <w:szCs w:val="24"/>
          </w:rPr>
          <w:t>,</w:t>
        </w:r>
      </w:ins>
      <w:r w:rsidR="000F5562" w:rsidRPr="002E19A8">
        <w:rPr>
          <w:rFonts w:ascii="Times New Roman" w:hAnsi="Times New Roman" w:cs="Times New Roman"/>
          <w:color w:val="000000" w:themeColor="text1"/>
          <w:sz w:val="24"/>
          <w:szCs w:val="24"/>
        </w:rPr>
        <w:t xml:space="preserve"> </w:t>
      </w:r>
      <w:r w:rsidR="00FB3359" w:rsidRPr="002E19A8">
        <w:rPr>
          <w:rFonts w:ascii="Times New Roman" w:hAnsi="Times New Roman" w:cs="Times New Roman"/>
          <w:color w:val="000000" w:themeColor="text1"/>
          <w:sz w:val="24"/>
          <w:szCs w:val="24"/>
        </w:rPr>
        <w:t xml:space="preserve">is determined. </w:t>
      </w:r>
      <w:r w:rsidR="001B4B4F" w:rsidRPr="002E19A8">
        <w:rPr>
          <w:rFonts w:ascii="Times New Roman" w:hAnsi="Times New Roman" w:cs="Times New Roman"/>
          <w:color w:val="000000" w:themeColor="text1"/>
          <w:sz w:val="24"/>
          <w:szCs w:val="24"/>
        </w:rPr>
        <w:t xml:space="preserve">Then, </w:t>
      </w:r>
      <w:r w:rsidR="000F5562" w:rsidRPr="002E19A8">
        <w:rPr>
          <w:rFonts w:ascii="Times New Roman" w:hAnsi="Times New Roman" w:cs="Times New Roman"/>
          <w:color w:val="000000" w:themeColor="text1"/>
          <w:sz w:val="24"/>
          <w:szCs w:val="24"/>
        </w:rPr>
        <w:t xml:space="preserve">position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 (i=1,2,…</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 N</m:t>
            </m:r>
          </m:e>
          <m:sub>
            <m:r>
              <w:rPr>
                <w:rFonts w:ascii="Cambria Math" w:eastAsia="Times New Roman" w:hAnsi="Cambria Math" w:cs="Times New Roman"/>
                <w:color w:val="000000" w:themeColor="text1"/>
                <w:sz w:val="24"/>
                <w:szCs w:val="24"/>
              </w:rPr>
              <m:t>2</m:t>
            </m:r>
          </m:sub>
        </m:sSub>
        <m:r>
          <w:rPr>
            <w:rFonts w:ascii="Cambria Math" w:eastAsia="Times New Roman" w:hAnsi="Cambria Math" w:cs="Times New Roman"/>
            <w:color w:val="000000" w:themeColor="text1"/>
            <w:sz w:val="24"/>
            <w:szCs w:val="24"/>
          </w:rPr>
          <m:t>)</m:t>
        </m:r>
      </m:oMath>
      <w:r w:rsidR="00C20DFD" w:rsidRPr="002E19A8">
        <w:rPr>
          <w:rFonts w:ascii="Times New Roman" w:eastAsiaTheme="minorEastAsia" w:hAnsi="Times New Roman" w:cs="Times New Roman"/>
          <w:color w:val="000000" w:themeColor="text1"/>
          <w:sz w:val="24"/>
          <w:szCs w:val="24"/>
        </w:rPr>
        <w:t xml:space="preserve"> </w:t>
      </w:r>
      <w:r w:rsidR="00700316" w:rsidRPr="002E19A8">
        <w:rPr>
          <w:rFonts w:ascii="Times New Roman" w:eastAsiaTheme="minorEastAsia" w:hAnsi="Times New Roman" w:cs="Times New Roman"/>
          <w:color w:val="000000" w:themeColor="text1"/>
          <w:sz w:val="24"/>
          <w:szCs w:val="24"/>
        </w:rPr>
        <w:t>is chosen randomly</w:t>
      </w:r>
      <w:r w:rsidR="00A423DF" w:rsidRPr="002E19A8">
        <w:rPr>
          <w:rFonts w:ascii="Times New Roman" w:eastAsiaTheme="minorEastAsia" w:hAnsi="Times New Roman" w:cs="Times New Roman"/>
          <w:color w:val="000000" w:themeColor="text1"/>
          <w:sz w:val="24"/>
          <w:szCs w:val="24"/>
        </w:rPr>
        <w:t>;</w:t>
      </w:r>
      <w:r w:rsidR="00700316" w:rsidRPr="002E19A8">
        <w:rPr>
          <w:rFonts w:ascii="Times New Roman" w:eastAsiaTheme="minorEastAsia" w:hAnsi="Times New Roman" w:cs="Times New Roman"/>
          <w:color w:val="000000" w:themeColor="text1"/>
          <w:sz w:val="24"/>
          <w:szCs w:val="24"/>
        </w:rPr>
        <w:t xml:space="preserve"> </w:t>
      </w:r>
      <w:r w:rsidR="00D6787D" w:rsidRPr="002E19A8">
        <w:rPr>
          <w:rFonts w:ascii="Times New Roman" w:eastAsiaTheme="minorEastAsia" w:hAnsi="Times New Roman" w:cs="Times New Roman"/>
          <w:color w:val="000000" w:themeColor="text1"/>
          <w:sz w:val="24"/>
          <w:szCs w:val="24"/>
        </w:rPr>
        <w:t xml:space="preserve">the </w:t>
      </w:r>
      <w:r w:rsidR="00F70D14" w:rsidRPr="002E19A8">
        <w:rPr>
          <w:rFonts w:ascii="Times New Roman" w:eastAsiaTheme="minorEastAsia" w:hAnsi="Times New Roman" w:cs="Times New Roman"/>
          <w:color w:val="000000" w:themeColor="text1"/>
          <w:sz w:val="24"/>
          <w:szCs w:val="24"/>
        </w:rPr>
        <w:t xml:space="preserve">total </w:t>
      </w:r>
      <w:r w:rsidR="00D6787D" w:rsidRPr="002E19A8">
        <w:rPr>
          <w:rFonts w:ascii="Times New Roman" w:eastAsiaTheme="minorEastAsia" w:hAnsi="Times New Roman" w:cs="Times New Roman"/>
          <w:color w:val="000000" w:themeColor="text1"/>
          <w:sz w:val="24"/>
          <w:szCs w:val="24"/>
        </w:rPr>
        <w:t>vacancy</w:t>
      </w:r>
      <w:r w:rsidR="004C405A"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1</m:t>
                </m:r>
              </m:sub>
            </m:sSub>
          </m:sub>
        </m:sSub>
        <m:r>
          <w:rPr>
            <w:rFonts w:ascii="Cambria Math" w:eastAsia="Times New Roman" w:hAnsi="Cambria Math" w:cs="Times New Roman"/>
            <w:color w:val="000000" w:themeColor="text1"/>
            <w:sz w:val="24"/>
            <w:szCs w:val="24"/>
          </w:rPr>
          <m:t xml:space="preserve"> </m:t>
        </m:r>
      </m:oMath>
      <w:r w:rsidR="00F70D14" w:rsidRPr="002E19A8">
        <w:rPr>
          <w:rFonts w:ascii="Times New Roman" w:eastAsiaTheme="minorEastAsia" w:hAnsi="Times New Roman" w:cs="Times New Roman"/>
          <w:color w:val="000000" w:themeColor="text1"/>
          <w:sz w:val="24"/>
          <w:szCs w:val="24"/>
        </w:rPr>
        <w:t xml:space="preserve"> </w:t>
      </w:r>
      <w:r w:rsidR="00C673D5" w:rsidRPr="002E19A8">
        <w:rPr>
          <w:rFonts w:ascii="Times New Roman" w:eastAsiaTheme="minorEastAsia" w:hAnsi="Times New Roman" w:cs="Times New Roman"/>
          <w:color w:val="000000" w:themeColor="text1"/>
          <w:sz w:val="24"/>
          <w:szCs w:val="24"/>
        </w:rPr>
        <w:t xml:space="preserve">at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x</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 xml:space="preserve"> </m:t>
        </m:r>
      </m:oMath>
      <w:r w:rsidR="00327FF5" w:rsidRPr="002E19A8">
        <w:rPr>
          <w:rFonts w:ascii="Times New Roman" w:eastAsiaTheme="minorEastAsia" w:hAnsi="Times New Roman" w:cs="Times New Roman"/>
          <w:color w:val="000000" w:themeColor="text1"/>
          <w:sz w:val="24"/>
          <w:szCs w:val="24"/>
        </w:rPr>
        <w:t xml:space="preserve">by integrating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M</m:t>
                </m:r>
              </m:sub>
            </m:sSub>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 xml:space="preserve"> </m:t>
        </m:r>
      </m:oMath>
      <w:r w:rsidR="004E0084" w:rsidRPr="002E19A8">
        <w:rPr>
          <w:rFonts w:ascii="Times New Roman" w:eastAsiaTheme="minorEastAsia" w:hAnsi="Times New Roman" w:cs="Times New Roman"/>
          <w:color w:val="000000" w:themeColor="text1"/>
          <w:sz w:val="24"/>
          <w:szCs w:val="24"/>
        </w:rPr>
        <w:t xml:space="preserve">in a sphere with radius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1</m:t>
            </m:r>
          </m:sub>
        </m:sSub>
      </m:oMath>
      <w:r w:rsidR="00D84051" w:rsidRPr="002E19A8">
        <w:rPr>
          <w:rFonts w:ascii="Times New Roman" w:eastAsiaTheme="minorEastAsia" w:hAnsi="Times New Roman" w:cs="Times New Roman"/>
          <w:color w:val="000000" w:themeColor="text1"/>
          <w:sz w:val="24"/>
          <w:szCs w:val="24"/>
        </w:rPr>
        <w:t xml:space="preserve">; </w:t>
      </w:r>
      <w:r w:rsidR="00DE0F3E" w:rsidRPr="002E19A8">
        <w:rPr>
          <w:rFonts w:ascii="Times New Roman" w:eastAsiaTheme="minorEastAsia" w:hAnsi="Times New Roman" w:cs="Times New Roman"/>
          <w:color w:val="000000" w:themeColor="text1"/>
          <w:sz w:val="24"/>
          <w:szCs w:val="24"/>
        </w:rPr>
        <w:t xml:space="preserve">and </w:t>
      </w:r>
      <w:r w:rsidR="00F421A7" w:rsidRPr="002E19A8">
        <w:rPr>
          <w:rFonts w:ascii="Times New Roman" w:eastAsiaTheme="minorEastAsia" w:hAnsi="Times New Roman" w:cs="Times New Roman"/>
          <w:color w:val="000000" w:themeColor="text1"/>
          <w:sz w:val="24"/>
          <w:szCs w:val="24"/>
        </w:rPr>
        <w:t>a spherical nucleus with radius</w:t>
      </w:r>
      <w:r w:rsidR="00747D06"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c</m:t>
            </m:r>
          </m:sub>
        </m:sSub>
      </m:oMath>
      <w:r w:rsidR="00747D06" w:rsidRPr="002E19A8">
        <w:rPr>
          <w:rFonts w:ascii="Times New Roman" w:eastAsiaTheme="minorEastAsia" w:hAnsi="Times New Roman" w:cs="Times New Roman"/>
          <w:color w:val="000000" w:themeColor="text1"/>
          <w:sz w:val="24"/>
          <w:szCs w:val="24"/>
        </w:rPr>
        <w:t xml:space="preserve"> </w:t>
      </w:r>
      <w:r w:rsidR="00246DE2" w:rsidRPr="002E19A8">
        <w:rPr>
          <w:rFonts w:ascii="Times New Roman" w:eastAsiaTheme="minorEastAsia" w:hAnsi="Times New Roman" w:cs="Times New Roman"/>
          <w:color w:val="000000" w:themeColor="text1"/>
          <w:sz w:val="24"/>
          <w:szCs w:val="24"/>
        </w:rPr>
        <w:t xml:space="preserve">is introduced </w:t>
      </w:r>
      <w:r w:rsidR="00747D06" w:rsidRPr="002E19A8">
        <w:rPr>
          <w:rFonts w:ascii="Times New Roman" w:eastAsiaTheme="minorEastAsia" w:hAnsi="Times New Roman" w:cs="Times New Roman"/>
          <w:color w:val="000000" w:themeColor="text1"/>
          <w:sz w:val="24"/>
          <w:szCs w:val="24"/>
        </w:rPr>
        <w:t xml:space="preserve">if </w:t>
      </w:r>
      <w:r w:rsidR="008074FE" w:rsidRPr="002E19A8">
        <w:rPr>
          <w:rFonts w:ascii="Times New Roman" w:eastAsiaTheme="minorEastAsia" w:hAnsi="Times New Roman" w:cs="Times New Roman"/>
          <w:color w:val="000000" w:themeColor="text1"/>
          <w:sz w:val="24"/>
          <w:szCs w:val="24"/>
        </w:rPr>
        <w:t>the total vacancy</w:t>
      </w:r>
      <w:r w:rsidR="00246DE2"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1</m:t>
                </m:r>
              </m:sub>
            </m:sSub>
          </m:sub>
        </m:sSub>
        <m:r>
          <w:rPr>
            <w:rFonts w:ascii="Cambria Math" w:eastAsia="Times New Roman" w:hAnsi="Cambria Math" w:cs="Times New Roman"/>
            <w:color w:val="000000" w:themeColor="text1"/>
            <w:sz w:val="24"/>
            <w:szCs w:val="24"/>
          </w:rPr>
          <m:t xml:space="preserve"> </m:t>
        </m:r>
      </m:oMath>
      <w:r w:rsidR="008074FE" w:rsidRPr="002E19A8">
        <w:rPr>
          <w:rFonts w:ascii="Times New Roman" w:eastAsiaTheme="minorEastAsia" w:hAnsi="Times New Roman" w:cs="Times New Roman"/>
          <w:color w:val="000000" w:themeColor="text1"/>
          <w:sz w:val="24"/>
          <w:szCs w:val="24"/>
        </w:rPr>
        <w:t>is larger than the critical value</w:t>
      </w:r>
      <w:r w:rsidR="00524DB7"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crt</m:t>
            </m:r>
          </m:sub>
        </m:sSub>
      </m:oMath>
      <w:r w:rsidR="00524DB7" w:rsidRPr="002E19A8">
        <w:rPr>
          <w:rFonts w:ascii="Times New Roman" w:eastAsiaTheme="minorEastAsia" w:hAnsi="Times New Roman" w:cs="Times New Roman"/>
          <w:color w:val="000000" w:themeColor="text1"/>
          <w:sz w:val="24"/>
          <w:szCs w:val="24"/>
        </w:rPr>
        <w:t xml:space="preserve">. </w:t>
      </w:r>
      <w:r w:rsidR="006972FA" w:rsidRPr="002E19A8">
        <w:rPr>
          <w:rFonts w:ascii="Times New Roman" w:eastAsiaTheme="minorEastAsia" w:hAnsi="Times New Roman" w:cs="Times New Roman"/>
          <w:color w:val="000000" w:themeColor="text1"/>
          <w:sz w:val="24"/>
          <w:szCs w:val="24"/>
        </w:rPr>
        <w:t xml:space="preserve">Inside the nucleus, the order </w:t>
      </w:r>
      <w:r w:rsidR="0078444D" w:rsidRPr="002E19A8">
        <w:rPr>
          <w:rFonts w:ascii="Times New Roman" w:eastAsiaTheme="minorEastAsia" w:hAnsi="Times New Roman" w:cs="Times New Roman"/>
          <w:color w:val="000000" w:themeColor="text1"/>
          <w:sz w:val="24"/>
          <w:szCs w:val="24"/>
        </w:rPr>
        <w:t xml:space="preserve">parameter </w:t>
      </w:r>
      <m:oMath>
        <m:r>
          <w:rPr>
            <w:rFonts w:ascii="Cambria Math" w:hAnsi="Cambria Math" w:cs="Times New Roman"/>
            <w:color w:val="000000" w:themeColor="text1"/>
            <w:kern w:val="24"/>
            <w:sz w:val="24"/>
            <w:szCs w:val="24"/>
          </w:rPr>
          <m:t>χ</m:t>
        </m:r>
      </m:oMath>
      <w:r w:rsidR="0078444D" w:rsidRPr="002E19A8">
        <w:rPr>
          <w:rFonts w:ascii="Times New Roman" w:eastAsiaTheme="minorEastAsia" w:hAnsi="Times New Roman" w:cs="Times New Roman"/>
          <w:color w:val="000000" w:themeColor="text1"/>
          <w:sz w:val="24"/>
          <w:szCs w:val="24"/>
        </w:rPr>
        <w:t xml:space="preserve"> </w:t>
      </w:r>
      <w:r w:rsidR="002B202F" w:rsidRPr="002E19A8">
        <w:rPr>
          <w:rFonts w:ascii="Times New Roman" w:eastAsiaTheme="minorEastAsia" w:hAnsi="Times New Roman" w:cs="Times New Roman"/>
          <w:color w:val="000000" w:themeColor="text1"/>
          <w:sz w:val="24"/>
          <w:szCs w:val="24"/>
        </w:rPr>
        <w:t xml:space="preserve">is </w:t>
      </w:r>
      <w:r w:rsidR="00636141" w:rsidRPr="002E19A8">
        <w:rPr>
          <w:rFonts w:ascii="Times New Roman" w:eastAsiaTheme="minorEastAsia" w:hAnsi="Times New Roman" w:cs="Times New Roman"/>
          <w:color w:val="000000" w:themeColor="text1"/>
          <w:sz w:val="24"/>
          <w:szCs w:val="24"/>
        </w:rPr>
        <w:t>s</w:t>
      </w:r>
      <w:r w:rsidR="002B202F" w:rsidRPr="002E19A8">
        <w:rPr>
          <w:rFonts w:ascii="Times New Roman" w:eastAsiaTheme="minorEastAsia" w:hAnsi="Times New Roman" w:cs="Times New Roman"/>
          <w:color w:val="000000" w:themeColor="text1"/>
          <w:sz w:val="24"/>
          <w:szCs w:val="24"/>
        </w:rPr>
        <w:t xml:space="preserve">et to be 1.0, </w:t>
      </w:r>
      <w:r w:rsidR="003A473B" w:rsidRPr="002E19A8">
        <w:rPr>
          <w:rFonts w:ascii="Times New Roman" w:eastAsiaTheme="minorEastAsia" w:hAnsi="Times New Roman" w:cs="Times New Roman"/>
          <w:color w:val="000000" w:themeColor="text1"/>
          <w:sz w:val="24"/>
          <w:szCs w:val="24"/>
        </w:rPr>
        <w:t xml:space="preserve">the </w:t>
      </w:r>
      <w:r w:rsidR="00D35956" w:rsidRPr="002E19A8">
        <w:rPr>
          <w:rFonts w:ascii="Times New Roman" w:eastAsiaTheme="minorEastAsia" w:hAnsi="Times New Roman" w:cs="Times New Roman"/>
          <w:color w:val="000000" w:themeColor="text1"/>
          <w:sz w:val="24"/>
          <w:szCs w:val="24"/>
        </w:rPr>
        <w:t xml:space="preserve">radius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c</m:t>
            </m:r>
          </m:sub>
        </m:sSub>
      </m:oMath>
      <w:r w:rsidR="001E6703" w:rsidRPr="002E19A8">
        <w:rPr>
          <w:rFonts w:ascii="Times New Roman" w:eastAsiaTheme="minorEastAsia" w:hAnsi="Times New Roman" w:cs="Times New Roman"/>
          <w:color w:val="000000" w:themeColor="text1"/>
          <w:sz w:val="24"/>
          <w:szCs w:val="24"/>
        </w:rPr>
        <w:t xml:space="preserve"> </w:t>
      </w:r>
      <w:r w:rsidR="00D35956" w:rsidRPr="002E19A8">
        <w:rPr>
          <w:rFonts w:ascii="Times New Roman" w:eastAsiaTheme="minorEastAsia" w:hAnsi="Times New Roman" w:cs="Times New Roman"/>
          <w:color w:val="000000" w:themeColor="text1"/>
          <w:sz w:val="24"/>
          <w:szCs w:val="24"/>
        </w:rPr>
        <w:t>is calculated by</w:t>
      </w:r>
      <w:r w:rsidR="00866E19" w:rsidRPr="002E19A8">
        <w:rPr>
          <w:rFonts w:ascii="Times New Roman" w:eastAsiaTheme="minorEastAsia" w:hAnsi="Times New Roman" w:cs="Times New Roman"/>
          <w:color w:val="000000" w:themeColor="text1"/>
          <w:sz w:val="24"/>
          <w:szCs w:val="24"/>
        </w:rPr>
        <w:t xml:space="preserve"> </w:t>
      </w:r>
      <m:oMath>
        <m:sSup>
          <m:sSupPr>
            <m:ctrlPr>
              <w:rPr>
                <w:rFonts w:ascii="Cambria Math" w:eastAsia="Times New Roman" w:hAnsi="Cambria Math" w:cs="Times New Roman"/>
                <w:i/>
                <w:color w:val="000000" w:themeColor="text1"/>
                <w:sz w:val="24"/>
                <w:szCs w:val="24"/>
              </w:rPr>
            </m:ctrlPr>
          </m:sSupPr>
          <m:e>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3</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tot</m:t>
                        </m:r>
                      </m:e>
                      <m:sub>
                        <m:r>
                          <w:rPr>
                            <w:rFonts w:ascii="Cambria Math" w:eastAsia="Times New Roman" w:hAnsi="Cambria Math" w:cs="Times New Roman"/>
                            <w:color w:val="000000" w:themeColor="text1"/>
                            <w:sz w:val="24"/>
                            <w:szCs w:val="24"/>
                          </w:rPr>
                          <m:t>1</m:t>
                        </m:r>
                      </m:sub>
                    </m:sSub>
                  </m:sub>
                </m:sSub>
                <m:r>
                  <w:rPr>
                    <w:rFonts w:ascii="Cambria Math" w:eastAsia="Times New Roman" w:hAnsi="Cambria Math" w:cs="Times New Roman"/>
                    <w:color w:val="000000" w:themeColor="text1"/>
                    <w:sz w:val="24"/>
                    <w:szCs w:val="24"/>
                  </w:rPr>
                  <m:t>/(</m:t>
                </m:r>
                <m:r>
                  <w:rPr>
                    <w:rFonts w:ascii="Cambria Math" w:hAnsi="Cambria Math" w:cs="Times New Roman"/>
                    <w:color w:val="000000" w:themeColor="text1"/>
                    <w:kern w:val="24"/>
                    <w:sz w:val="24"/>
                    <w:szCs w:val="24"/>
                  </w:rPr>
                  <m:t>4π</m:t>
                </m:r>
                <m:r>
                  <w:rPr>
                    <w:rFonts w:ascii="Cambria Math" w:eastAsia="Times New Roman" w:hAnsi="Cambria Math" w:cs="Times New Roman"/>
                    <w:color w:val="000000" w:themeColor="text1"/>
                    <w:sz w:val="24"/>
                    <w:szCs w:val="24"/>
                  </w:rPr>
                  <m:t>)</m:t>
                </m:r>
              </m:e>
            </m:d>
          </m:e>
          <m:sup>
            <m:r>
              <w:rPr>
                <w:rFonts w:ascii="Cambria Math" w:eastAsia="Times New Roman" w:hAnsi="Cambria Math" w:cs="Times New Roman"/>
                <w:color w:val="000000" w:themeColor="text1"/>
                <w:sz w:val="24"/>
                <w:szCs w:val="24"/>
              </w:rPr>
              <m:t>1/3</m:t>
            </m:r>
          </m:sup>
        </m:sSup>
      </m:oMath>
      <w:r w:rsidR="001E6703" w:rsidRPr="002E19A8">
        <w:rPr>
          <w:rFonts w:ascii="Times New Roman" w:eastAsiaTheme="minorEastAsia" w:hAnsi="Times New Roman" w:cs="Times New Roman"/>
          <w:color w:val="000000" w:themeColor="text1"/>
          <w:sz w:val="24"/>
          <w:szCs w:val="24"/>
        </w:rPr>
        <w:t xml:space="preserve">. </w:t>
      </w:r>
      <w:r w:rsidR="00D72F37"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1</m:t>
            </m:r>
          </m:sub>
        </m:sSub>
      </m:oMath>
      <w:r w:rsidR="00B12CA4"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crt</m:t>
            </m:r>
          </m:sub>
        </m:sSub>
      </m:oMath>
      <w:r w:rsidR="007E10A3" w:rsidRPr="002E19A8">
        <w:rPr>
          <w:rFonts w:ascii="Times New Roman" w:eastAsiaTheme="minorEastAsia" w:hAnsi="Times New Roman" w:cs="Times New Roman"/>
          <w:color w:val="000000" w:themeColor="text1"/>
          <w:sz w:val="24"/>
          <w:szCs w:val="24"/>
        </w:rPr>
        <w:t xml:space="preserve"> </w:t>
      </w:r>
      <w:r w:rsidR="00B12CA4" w:rsidRPr="002E19A8">
        <w:rPr>
          <w:rFonts w:ascii="Times New Roman" w:eastAsiaTheme="minorEastAsia" w:hAnsi="Times New Roman" w:cs="Times New Roman"/>
          <w:color w:val="000000" w:themeColor="text1"/>
          <w:sz w:val="24"/>
          <w:szCs w:val="24"/>
        </w:rPr>
        <w:t>and</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1</m:t>
            </m:r>
          </m:sub>
        </m:sSub>
      </m:oMath>
      <w:r w:rsidR="00B12CA4" w:rsidRPr="002E19A8">
        <w:rPr>
          <w:rFonts w:ascii="Times New Roman" w:eastAsiaTheme="minorEastAsia" w:hAnsi="Times New Roman" w:cs="Times New Roman"/>
          <w:color w:val="000000" w:themeColor="text1"/>
          <w:sz w:val="24"/>
          <w:szCs w:val="24"/>
        </w:rPr>
        <w:t xml:space="preserve"> </w:t>
      </w:r>
      <w:r w:rsidR="007E10A3" w:rsidRPr="002E19A8">
        <w:rPr>
          <w:rFonts w:ascii="Times New Roman" w:eastAsiaTheme="minorEastAsia" w:hAnsi="Times New Roman" w:cs="Times New Roman"/>
          <w:color w:val="000000" w:themeColor="text1"/>
          <w:sz w:val="24"/>
          <w:szCs w:val="24"/>
        </w:rPr>
        <w:t>are model parameters</w:t>
      </w:r>
      <w:r w:rsidR="00345E12" w:rsidRPr="002E19A8">
        <w:rPr>
          <w:rFonts w:ascii="Times New Roman" w:eastAsiaTheme="minorEastAsia" w:hAnsi="Times New Roman" w:cs="Times New Roman"/>
          <w:color w:val="000000" w:themeColor="text1"/>
          <w:sz w:val="24"/>
          <w:szCs w:val="24"/>
        </w:rPr>
        <w:t>.</w:t>
      </w:r>
      <w:r w:rsidR="00A36775" w:rsidRPr="002E19A8">
        <w:rPr>
          <w:rFonts w:ascii="Times New Roman" w:eastAsiaTheme="minorEastAsia" w:hAnsi="Times New Roman" w:cs="Times New Roman"/>
          <w:color w:val="000000" w:themeColor="text1"/>
          <w:sz w:val="24"/>
          <w:szCs w:val="24"/>
        </w:rPr>
        <w:t xml:space="preserve"> For given model parameters,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1</m:t>
            </m:r>
          </m:sub>
        </m:sSub>
      </m:oMath>
      <w:r w:rsidR="0074005D" w:rsidRPr="002E19A8">
        <w:rPr>
          <w:rFonts w:ascii="Times New Roman" w:eastAsiaTheme="minorEastAsia" w:hAnsi="Times New Roman" w:cs="Times New Roman"/>
          <w:color w:val="000000" w:themeColor="text1"/>
          <w:sz w:val="24"/>
          <w:szCs w:val="24"/>
        </w:rPr>
        <w:t xml:space="preserve"> is estimated by </w:t>
      </w:r>
      <m:oMath>
        <m:rad>
          <m:radPr>
            <m:degHide m:val="1"/>
            <m:ctrlPr>
              <w:rPr>
                <w:rFonts w:ascii="Cambria Math" w:eastAsia="Times New Roman" w:hAnsi="Cambria Math" w:cs="Times New Roman"/>
                <w:i/>
                <w:color w:val="000000" w:themeColor="text1"/>
                <w:sz w:val="24"/>
                <w:szCs w:val="24"/>
              </w:rPr>
            </m:ctrlPr>
          </m:radPr>
          <m:deg/>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V</m:t>
                </m:r>
              </m:sub>
            </m:s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1</m:t>
                </m:r>
              </m:sub>
            </m:sSub>
            <m:r>
              <w:rPr>
                <w:rFonts w:ascii="Cambria Math" w:eastAsia="Times New Roman" w:hAnsi="Cambria Math" w:cs="Times New Roman"/>
                <w:color w:val="000000" w:themeColor="text1"/>
                <w:sz w:val="24"/>
                <w:szCs w:val="24"/>
              </w:rPr>
              <m:t>∆t</m:t>
            </m:r>
          </m:e>
        </m:rad>
      </m:oMath>
      <w:r w:rsidR="00636141" w:rsidRPr="002E19A8">
        <w:rPr>
          <w:rFonts w:ascii="Times New Roman" w:eastAsiaTheme="minorEastAsia" w:hAnsi="Times New Roman" w:cs="Times New Roman"/>
          <w:color w:val="000000" w:themeColor="text1"/>
          <w:sz w:val="24"/>
          <w:szCs w:val="24"/>
        </w:rPr>
        <w:t>.</w:t>
      </w:r>
      <w:r w:rsidR="00B96ADC" w:rsidRPr="002E19A8">
        <w:rPr>
          <w:rFonts w:ascii="Times New Roman" w:eastAsiaTheme="minorEastAsia" w:hAnsi="Times New Roman" w:cs="Times New Roman"/>
          <w:color w:val="000000" w:themeColor="text1"/>
          <w:sz w:val="24"/>
          <w:szCs w:val="24"/>
        </w:rPr>
        <w:t xml:space="preserve"> In the simulations</w:t>
      </w:r>
      <w:r w:rsidR="00CD6D08" w:rsidRPr="002E19A8">
        <w:rPr>
          <w:rFonts w:ascii="Times New Roman" w:eastAsiaTheme="minorEastAsia" w:hAnsi="Times New Roman" w:cs="Times New Roman"/>
          <w:color w:val="000000" w:themeColor="text1"/>
          <w:sz w:val="24"/>
          <w:szCs w:val="24"/>
        </w:rPr>
        <w:t>,</w:t>
      </w:r>
      <w:r w:rsidR="00B96ADC" w:rsidRPr="002E19A8">
        <w:rPr>
          <w:rFonts w:ascii="Times New Roman" w:eastAsiaTheme="minorEastAsia"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1</m:t>
            </m:r>
          </m:sub>
        </m:sSub>
      </m:oMath>
      <w:r w:rsidR="00CD6D08" w:rsidRPr="002E19A8">
        <w:rPr>
          <w:rFonts w:ascii="Times New Roman" w:eastAsiaTheme="minorEastAsia" w:hAnsi="Times New Roman" w:cs="Times New Roman"/>
          <w:color w:val="000000" w:themeColor="text1"/>
          <w:sz w:val="24"/>
          <w:szCs w:val="24"/>
        </w:rPr>
        <w:t xml:space="preserve"> 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crt</m:t>
            </m:r>
          </m:sub>
        </m:sSub>
      </m:oMath>
      <w:r w:rsidR="00CD6D08" w:rsidRPr="002E19A8">
        <w:rPr>
          <w:rFonts w:ascii="Times New Roman" w:eastAsiaTheme="minorEastAsia" w:hAnsi="Times New Roman" w:cs="Times New Roman"/>
          <w:color w:val="000000" w:themeColor="text1"/>
          <w:sz w:val="24"/>
          <w:szCs w:val="24"/>
        </w:rPr>
        <w:t xml:space="preserve"> are</w:t>
      </w:r>
      <w:r w:rsidR="00867E85" w:rsidRPr="002E19A8">
        <w:rPr>
          <w:rFonts w:ascii="Times New Roman" w:eastAsiaTheme="minorEastAsia" w:hAnsi="Times New Roman" w:cs="Times New Roman"/>
          <w:color w:val="000000" w:themeColor="text1"/>
          <w:sz w:val="24"/>
          <w:szCs w:val="24"/>
        </w:rPr>
        <w:t xml:space="preserve"> set to be 5000</w:t>
      </w:r>
      <w:r w:rsidR="00CD6D08" w:rsidRPr="002E19A8">
        <w:rPr>
          <w:rFonts w:ascii="Times New Roman" w:eastAsiaTheme="minorEastAsia" w:hAnsi="Times New Roman" w:cs="Times New Roman"/>
          <w:color w:val="000000" w:themeColor="text1"/>
          <w:sz w:val="24"/>
          <w:szCs w:val="24"/>
        </w:rPr>
        <w:t xml:space="preserve"> and 1.0, respectively.</w:t>
      </w:r>
      <w:r w:rsidR="00566149" w:rsidRPr="002E19A8">
        <w:rPr>
          <w:rFonts w:ascii="Times New Roman" w:eastAsiaTheme="minorEastAsia" w:hAnsi="Times New Roman" w:cs="Times New Roman"/>
          <w:color w:val="000000" w:themeColor="text1"/>
          <w:sz w:val="24"/>
          <w:szCs w:val="24"/>
        </w:rPr>
        <w:t xml:space="preserve"> </w:t>
      </w:r>
    </w:p>
    <w:p w14:paraId="5FFD3F51" w14:textId="77777777" w:rsidR="00B932A6" w:rsidRPr="002E19A8" w:rsidRDefault="00B932A6" w:rsidP="007D4C8B">
      <w:pPr>
        <w:spacing w:line="360" w:lineRule="auto"/>
        <w:jc w:val="both"/>
        <w:rPr>
          <w:rFonts w:ascii="Times New Roman" w:eastAsiaTheme="minorEastAsia" w:hAnsi="Times New Roman" w:cs="Times New Roman"/>
          <w:color w:val="000000" w:themeColor="text1"/>
        </w:rPr>
      </w:pPr>
    </w:p>
    <w:p w14:paraId="31E0D1D9" w14:textId="0B97B5B0" w:rsidR="00F37B97" w:rsidRPr="002E19A8" w:rsidRDefault="00F37B97" w:rsidP="00636141">
      <w:pPr>
        <w:pStyle w:val="Heading2"/>
        <w:jc w:val="left"/>
        <w:rPr>
          <w:color w:val="000000" w:themeColor="text1"/>
        </w:rPr>
      </w:pPr>
      <w:r w:rsidRPr="002E19A8">
        <w:rPr>
          <w:color w:val="000000" w:themeColor="text1"/>
        </w:rPr>
        <w:t xml:space="preserve">Flow chart of </w:t>
      </w:r>
      <w:r w:rsidR="00B932A6" w:rsidRPr="002E19A8">
        <w:rPr>
          <w:bCs/>
          <w:color w:val="000000" w:themeColor="text1"/>
        </w:rPr>
        <w:t>c</w:t>
      </w:r>
      <w:r w:rsidR="00D72556" w:rsidRPr="002E19A8">
        <w:rPr>
          <w:bCs/>
          <w:color w:val="000000" w:themeColor="text1"/>
        </w:rPr>
        <w:t xml:space="preserve">luster dynamics and phase field model of </w:t>
      </w:r>
      <w:r w:rsidRPr="002E19A8">
        <w:rPr>
          <w:color w:val="000000" w:themeColor="text1"/>
        </w:rPr>
        <w:t>gas bubble evolution</w:t>
      </w:r>
    </w:p>
    <w:p w14:paraId="505DFDE9" w14:textId="5CF6B71D" w:rsidR="00B70762" w:rsidRPr="002E19A8" w:rsidRDefault="00135C4A" w:rsidP="00B70762">
      <w:pPr>
        <w:keepNext/>
        <w:spacing w:before="120" w:after="120"/>
        <w:outlineLvl w:val="3"/>
        <w:rPr>
          <w:rFonts w:eastAsia="Times New Roman"/>
          <w:color w:val="000000" w:themeColor="text1"/>
          <w:sz w:val="24"/>
          <w:szCs w:val="24"/>
        </w:rPr>
      </w:pPr>
      <w:r w:rsidRPr="002E19A8">
        <w:rPr>
          <w:rFonts w:ascii="Times New Roman" w:eastAsia="Times New Roman" w:hAnsi="Times New Roman" w:cs="Times New Roman"/>
          <w:color w:val="000000" w:themeColor="text1"/>
          <w:sz w:val="24"/>
          <w:szCs w:val="24"/>
        </w:rPr>
        <w:t>Figure 2 show</w:t>
      </w:r>
      <w:r w:rsidR="00C9789F" w:rsidRPr="002E19A8">
        <w:rPr>
          <w:rFonts w:ascii="Times New Roman" w:eastAsia="Times New Roman" w:hAnsi="Times New Roman" w:cs="Times New Roman"/>
          <w:color w:val="000000" w:themeColor="text1"/>
          <w:sz w:val="24"/>
          <w:szCs w:val="24"/>
        </w:rPr>
        <w:t>s</w:t>
      </w:r>
      <w:r w:rsidRPr="002E19A8">
        <w:rPr>
          <w:rFonts w:ascii="Times New Roman" w:eastAsia="Times New Roman" w:hAnsi="Times New Roman" w:cs="Times New Roman"/>
          <w:color w:val="000000" w:themeColor="text1"/>
          <w:sz w:val="24"/>
          <w:szCs w:val="24"/>
        </w:rPr>
        <w:t xml:space="preserve"> the flow chart of </w:t>
      </w:r>
      <w:r w:rsidR="0033514B" w:rsidRPr="002E19A8">
        <w:rPr>
          <w:rFonts w:ascii="Times New Roman" w:eastAsia="Times New Roman" w:hAnsi="Times New Roman" w:cs="Times New Roman"/>
          <w:color w:val="000000" w:themeColor="text1"/>
          <w:sz w:val="24"/>
          <w:szCs w:val="24"/>
        </w:rPr>
        <w:t xml:space="preserve">cluster dynamics and phase field model of </w:t>
      </w:r>
      <w:r w:rsidR="00FF214C">
        <w:rPr>
          <w:rFonts w:ascii="Times New Roman" w:eastAsia="Times New Roman" w:hAnsi="Times New Roman" w:cs="Times New Roman"/>
          <w:color w:val="000000" w:themeColor="text1"/>
          <w:sz w:val="24"/>
          <w:szCs w:val="24"/>
        </w:rPr>
        <w:t xml:space="preserve">non-equilibrium </w:t>
      </w:r>
      <w:r w:rsidR="0033514B" w:rsidRPr="002E19A8">
        <w:rPr>
          <w:rFonts w:ascii="Times New Roman" w:eastAsia="Times New Roman" w:hAnsi="Times New Roman" w:cs="Times New Roman"/>
          <w:color w:val="000000" w:themeColor="text1"/>
          <w:sz w:val="24"/>
          <w:szCs w:val="24"/>
        </w:rPr>
        <w:t xml:space="preserve">gas bubble evolution. </w:t>
      </w:r>
      <w:r w:rsidR="00CD478D" w:rsidRPr="002E19A8">
        <w:rPr>
          <w:rFonts w:ascii="Times New Roman" w:eastAsia="Times New Roman" w:hAnsi="Times New Roman" w:cs="Times New Roman"/>
          <w:color w:val="000000" w:themeColor="text1"/>
          <w:sz w:val="24"/>
          <w:szCs w:val="24"/>
        </w:rPr>
        <w:t xml:space="preserve">It shows that </w:t>
      </w:r>
      <w:r w:rsidR="00320D7B" w:rsidRPr="002E19A8">
        <w:rPr>
          <w:rFonts w:ascii="Times New Roman" w:eastAsia="Times New Roman" w:hAnsi="Times New Roman" w:cs="Times New Roman"/>
          <w:color w:val="000000" w:themeColor="text1"/>
          <w:sz w:val="24"/>
          <w:szCs w:val="24"/>
        </w:rPr>
        <w:t>the cluster dynamics</w:t>
      </w:r>
      <w:r w:rsidR="00ED7CE5" w:rsidRPr="002E19A8">
        <w:rPr>
          <w:rFonts w:ascii="Times New Roman" w:eastAsia="Times New Roman" w:hAnsi="Times New Roman" w:cs="Times New Roman"/>
          <w:color w:val="000000" w:themeColor="text1"/>
          <w:sz w:val="24"/>
          <w:szCs w:val="24"/>
        </w:rPr>
        <w:t xml:space="preserve"> model </w:t>
      </w:r>
      <w:r w:rsidR="00470A9C" w:rsidRPr="002E19A8">
        <w:rPr>
          <w:rFonts w:ascii="Times New Roman" w:eastAsia="Times New Roman" w:hAnsi="Times New Roman" w:cs="Times New Roman"/>
          <w:color w:val="000000" w:themeColor="text1"/>
          <w:sz w:val="24"/>
          <w:szCs w:val="24"/>
        </w:rPr>
        <w:t xml:space="preserve">and phase field model </w:t>
      </w:r>
      <w:r w:rsidR="00560D46" w:rsidRPr="002E19A8">
        <w:rPr>
          <w:rFonts w:ascii="Times New Roman" w:eastAsia="Times New Roman" w:hAnsi="Times New Roman" w:cs="Times New Roman"/>
          <w:color w:val="000000" w:themeColor="text1"/>
          <w:sz w:val="24"/>
          <w:szCs w:val="24"/>
        </w:rPr>
        <w:t xml:space="preserve">exchanges information </w:t>
      </w:r>
      <w:r w:rsidR="0023256A" w:rsidRPr="002E19A8">
        <w:rPr>
          <w:rFonts w:ascii="Times New Roman" w:eastAsia="Times New Roman" w:hAnsi="Times New Roman" w:cs="Times New Roman"/>
          <w:color w:val="000000" w:themeColor="text1"/>
          <w:sz w:val="24"/>
          <w:szCs w:val="24"/>
        </w:rPr>
        <w:t xml:space="preserve">through the simulation. </w:t>
      </w:r>
      <w:r w:rsidR="00530C79" w:rsidRPr="002E19A8">
        <w:rPr>
          <w:rFonts w:ascii="Times New Roman" w:eastAsia="Times New Roman" w:hAnsi="Times New Roman" w:cs="Times New Roman"/>
          <w:color w:val="000000" w:themeColor="text1"/>
          <w:sz w:val="24"/>
          <w:szCs w:val="24"/>
        </w:rPr>
        <w:t>D</w:t>
      </w:r>
      <w:r w:rsidR="00ED7CE5" w:rsidRPr="002E19A8">
        <w:rPr>
          <w:rFonts w:ascii="Times New Roman" w:eastAsia="Times New Roman" w:hAnsi="Times New Roman" w:cs="Times New Roman"/>
          <w:color w:val="000000" w:themeColor="text1"/>
          <w:sz w:val="24"/>
          <w:szCs w:val="24"/>
        </w:rPr>
        <w:t>efect concentration</w:t>
      </w:r>
      <w:r w:rsidR="00C96414" w:rsidRPr="002E19A8">
        <w:rPr>
          <w:rFonts w:ascii="Times New Roman" w:eastAsia="Times New Roman" w:hAnsi="Times New Roman" w:cs="Times New Roman"/>
          <w:color w:val="000000" w:themeColor="text1"/>
          <w:sz w:val="24"/>
          <w:szCs w:val="24"/>
        </w:rPr>
        <w:t xml:space="preserve">s and </w:t>
      </w:r>
      <w:r w:rsidR="00FC4475" w:rsidRPr="002E19A8">
        <w:rPr>
          <w:rFonts w:ascii="Times New Roman" w:eastAsia="Times New Roman" w:hAnsi="Times New Roman" w:cs="Times New Roman"/>
          <w:color w:val="000000" w:themeColor="text1"/>
          <w:sz w:val="24"/>
          <w:szCs w:val="24"/>
        </w:rPr>
        <w:t xml:space="preserve">the absorption of defects </w:t>
      </w:r>
      <w:r w:rsidR="00C96414" w:rsidRPr="002E19A8">
        <w:rPr>
          <w:rFonts w:ascii="Times New Roman" w:eastAsia="Times New Roman" w:hAnsi="Times New Roman" w:cs="Times New Roman"/>
          <w:color w:val="000000" w:themeColor="text1"/>
          <w:sz w:val="24"/>
          <w:szCs w:val="24"/>
        </w:rPr>
        <w:t xml:space="preserve">at gas bubbles </w:t>
      </w:r>
      <w:r w:rsidR="00530C79" w:rsidRPr="002E19A8">
        <w:rPr>
          <w:rFonts w:ascii="Times New Roman" w:eastAsia="Times New Roman" w:hAnsi="Times New Roman" w:cs="Times New Roman"/>
          <w:color w:val="000000" w:themeColor="text1"/>
          <w:sz w:val="24"/>
          <w:szCs w:val="24"/>
        </w:rPr>
        <w:t xml:space="preserve">from </w:t>
      </w:r>
      <w:r w:rsidR="004332AA" w:rsidRPr="002E19A8">
        <w:rPr>
          <w:rFonts w:ascii="Times New Roman" w:eastAsia="Times New Roman" w:hAnsi="Times New Roman" w:cs="Times New Roman"/>
          <w:color w:val="000000" w:themeColor="text1"/>
          <w:sz w:val="24"/>
          <w:szCs w:val="24"/>
        </w:rPr>
        <w:t xml:space="preserve">the </w:t>
      </w:r>
      <w:r w:rsidR="00CD6299" w:rsidRPr="002E19A8">
        <w:rPr>
          <w:rFonts w:ascii="Times New Roman" w:eastAsia="Times New Roman" w:hAnsi="Times New Roman" w:cs="Times New Roman"/>
          <w:color w:val="000000" w:themeColor="text1"/>
          <w:sz w:val="24"/>
          <w:szCs w:val="24"/>
        </w:rPr>
        <w:t xml:space="preserve">cluster dynamics simulation are used </w:t>
      </w:r>
      <w:r w:rsidR="00E31599" w:rsidRPr="002E19A8">
        <w:rPr>
          <w:rFonts w:ascii="Times New Roman" w:eastAsia="Times New Roman" w:hAnsi="Times New Roman" w:cs="Times New Roman"/>
          <w:color w:val="000000" w:themeColor="text1"/>
          <w:sz w:val="24"/>
          <w:szCs w:val="24"/>
        </w:rPr>
        <w:t xml:space="preserve">in nucleation and growth of gas bubbles in </w:t>
      </w:r>
      <w:r w:rsidR="004332AA" w:rsidRPr="002E19A8">
        <w:rPr>
          <w:rFonts w:ascii="Times New Roman" w:eastAsia="Times New Roman" w:hAnsi="Times New Roman" w:cs="Times New Roman"/>
          <w:color w:val="000000" w:themeColor="text1"/>
          <w:sz w:val="24"/>
          <w:szCs w:val="24"/>
        </w:rPr>
        <w:t xml:space="preserve">the </w:t>
      </w:r>
      <w:r w:rsidR="00E31599" w:rsidRPr="002E19A8">
        <w:rPr>
          <w:rFonts w:ascii="Times New Roman" w:eastAsia="Times New Roman" w:hAnsi="Times New Roman" w:cs="Times New Roman"/>
          <w:color w:val="000000" w:themeColor="text1"/>
          <w:sz w:val="24"/>
          <w:szCs w:val="24"/>
        </w:rPr>
        <w:t xml:space="preserve">phase-field model. The </w:t>
      </w:r>
      <w:r w:rsidR="0088310F" w:rsidRPr="002E19A8">
        <w:rPr>
          <w:rFonts w:ascii="Times New Roman" w:eastAsia="Times New Roman" w:hAnsi="Times New Roman" w:cs="Times New Roman"/>
          <w:color w:val="000000" w:themeColor="text1"/>
          <w:sz w:val="24"/>
          <w:szCs w:val="24"/>
        </w:rPr>
        <w:t xml:space="preserve">gas bubble structures obtained from phase-field modeling </w:t>
      </w:r>
      <w:r w:rsidR="00A51595" w:rsidRPr="002E19A8">
        <w:rPr>
          <w:rFonts w:ascii="Times New Roman" w:eastAsia="Times New Roman" w:hAnsi="Times New Roman" w:cs="Times New Roman"/>
          <w:color w:val="000000" w:themeColor="text1"/>
          <w:sz w:val="24"/>
          <w:szCs w:val="24"/>
        </w:rPr>
        <w:t xml:space="preserve">is used </w:t>
      </w:r>
      <w:r w:rsidR="00A51595" w:rsidRPr="002E19A8">
        <w:rPr>
          <w:rFonts w:ascii="Times New Roman" w:eastAsia="Times New Roman" w:hAnsi="Times New Roman" w:cs="Times New Roman"/>
          <w:color w:val="000000" w:themeColor="text1"/>
          <w:sz w:val="24"/>
          <w:szCs w:val="24"/>
        </w:rPr>
        <w:lastRenderedPageBreak/>
        <w:t xml:space="preserve">to update the sink as well as defect concentrations in </w:t>
      </w:r>
      <w:r w:rsidR="00FF214C">
        <w:rPr>
          <w:rFonts w:ascii="Times New Roman" w:eastAsia="Times New Roman" w:hAnsi="Times New Roman" w:cs="Times New Roman"/>
          <w:color w:val="000000" w:themeColor="text1"/>
          <w:sz w:val="24"/>
          <w:szCs w:val="24"/>
        </w:rPr>
        <w:t xml:space="preserve">the </w:t>
      </w:r>
      <w:r w:rsidR="006C6825" w:rsidRPr="002E19A8">
        <w:rPr>
          <w:rFonts w:ascii="Times New Roman" w:eastAsia="Times New Roman" w:hAnsi="Times New Roman" w:cs="Times New Roman"/>
          <w:color w:val="000000" w:themeColor="text1"/>
          <w:sz w:val="24"/>
          <w:szCs w:val="24"/>
        </w:rPr>
        <w:t xml:space="preserve">cluster </w:t>
      </w:r>
      <w:r w:rsidR="009128B9" w:rsidRPr="002E19A8">
        <w:rPr>
          <w:rFonts w:ascii="Times New Roman" w:eastAsia="Times New Roman" w:hAnsi="Times New Roman" w:cs="Times New Roman"/>
          <w:color w:val="000000" w:themeColor="text1"/>
          <w:sz w:val="24"/>
          <w:szCs w:val="24"/>
        </w:rPr>
        <w:t>d</w:t>
      </w:r>
      <w:r w:rsidR="006C6825" w:rsidRPr="002E19A8">
        <w:rPr>
          <w:rFonts w:ascii="Times New Roman" w:eastAsia="Times New Roman" w:hAnsi="Times New Roman" w:cs="Times New Roman"/>
          <w:color w:val="000000" w:themeColor="text1"/>
          <w:sz w:val="24"/>
          <w:szCs w:val="24"/>
        </w:rPr>
        <w:t xml:space="preserve">ynamics model. </w:t>
      </w:r>
      <w:r w:rsidR="007659DD" w:rsidRPr="002E19A8">
        <w:rPr>
          <w:rFonts w:ascii="Times New Roman" w:eastAsia="Times New Roman" w:hAnsi="Times New Roman" w:cs="Times New Roman"/>
          <w:color w:val="000000" w:themeColor="text1"/>
          <w:sz w:val="24"/>
          <w:szCs w:val="24"/>
        </w:rPr>
        <w:t xml:space="preserve">The integrated model enables one to simulate </w:t>
      </w:r>
      <w:r w:rsidR="003F04A6" w:rsidRPr="002E19A8">
        <w:rPr>
          <w:rFonts w:ascii="Times New Roman" w:eastAsia="Times New Roman" w:hAnsi="Times New Roman" w:cs="Times New Roman"/>
          <w:color w:val="000000" w:themeColor="text1"/>
          <w:sz w:val="24"/>
          <w:szCs w:val="24"/>
        </w:rPr>
        <w:t>defect</w:t>
      </w:r>
      <w:r w:rsidR="00FD372D" w:rsidRPr="002E19A8">
        <w:rPr>
          <w:rFonts w:ascii="Times New Roman" w:eastAsia="Times New Roman" w:hAnsi="Times New Roman" w:cs="Times New Roman"/>
          <w:color w:val="000000" w:themeColor="text1"/>
          <w:sz w:val="24"/>
          <w:szCs w:val="24"/>
        </w:rPr>
        <w:t xml:space="preserve"> and</w:t>
      </w:r>
      <w:r w:rsidR="003F04A6" w:rsidRPr="002E19A8">
        <w:rPr>
          <w:rFonts w:ascii="Times New Roman" w:eastAsia="Times New Roman" w:hAnsi="Times New Roman" w:cs="Times New Roman"/>
          <w:color w:val="000000" w:themeColor="text1"/>
          <w:sz w:val="24"/>
          <w:szCs w:val="24"/>
        </w:rPr>
        <w:t xml:space="preserve"> gas bubble associat</w:t>
      </w:r>
      <w:r w:rsidR="00184DED">
        <w:rPr>
          <w:rFonts w:ascii="Times New Roman" w:eastAsia="Times New Roman" w:hAnsi="Times New Roman" w:cs="Times New Roman"/>
          <w:color w:val="000000" w:themeColor="text1"/>
          <w:sz w:val="24"/>
          <w:szCs w:val="24"/>
        </w:rPr>
        <w:t>ed</w:t>
      </w:r>
      <w:r w:rsidR="003F04A6" w:rsidRPr="002E19A8">
        <w:rPr>
          <w:rFonts w:ascii="Times New Roman" w:eastAsia="Times New Roman" w:hAnsi="Times New Roman" w:cs="Times New Roman"/>
          <w:color w:val="000000" w:themeColor="text1"/>
          <w:sz w:val="24"/>
          <w:szCs w:val="24"/>
        </w:rPr>
        <w:t xml:space="preserve"> growth.</w:t>
      </w:r>
      <w:r w:rsidR="003F04A6" w:rsidRPr="002E19A8">
        <w:rPr>
          <w:rFonts w:eastAsia="Times New Roman"/>
          <w:color w:val="000000" w:themeColor="text1"/>
          <w:sz w:val="24"/>
          <w:szCs w:val="24"/>
        </w:rPr>
        <w:t xml:space="preserve"> </w:t>
      </w:r>
    </w:p>
    <w:p w14:paraId="35B1DD04" w14:textId="77777777" w:rsidR="006C6825" w:rsidRPr="002E19A8" w:rsidRDefault="006C6825" w:rsidP="00B70762">
      <w:pPr>
        <w:keepNext/>
        <w:spacing w:before="120" w:after="120"/>
        <w:outlineLvl w:val="3"/>
        <w:rPr>
          <w:rFonts w:eastAsia="Times New Roman"/>
          <w:color w:val="000000" w:themeColor="text1"/>
          <w:szCs w:val="20"/>
        </w:rPr>
      </w:pPr>
    </w:p>
    <w:p w14:paraId="6AE05E08" w14:textId="01D175FE" w:rsidR="00CB5170" w:rsidRPr="002E19A8" w:rsidRDefault="00A5672C" w:rsidP="00ED6AA6">
      <w:pPr>
        <w:keepNext/>
        <w:spacing w:before="120" w:after="120"/>
        <w:jc w:val="center"/>
        <w:outlineLvl w:val="3"/>
        <w:rPr>
          <w:rFonts w:eastAsia="Times New Roman"/>
          <w:color w:val="000000" w:themeColor="text1"/>
          <w:szCs w:val="20"/>
        </w:rPr>
      </w:pPr>
      <w:r w:rsidRPr="002E19A8">
        <w:rPr>
          <w:rFonts w:eastAsia="Times New Roman"/>
          <w:noProof/>
          <w:color w:val="000000" w:themeColor="text1"/>
          <w:szCs w:val="20"/>
        </w:rPr>
        <w:drawing>
          <wp:inline distT="0" distB="0" distL="0" distR="0" wp14:anchorId="5BA84679" wp14:editId="39D38A15">
            <wp:extent cx="3919828" cy="308016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2961" cy="3098341"/>
                    </a:xfrm>
                    <a:prstGeom prst="rect">
                      <a:avLst/>
                    </a:prstGeom>
                  </pic:spPr>
                </pic:pic>
              </a:graphicData>
            </a:graphic>
          </wp:inline>
        </w:drawing>
      </w:r>
    </w:p>
    <w:p w14:paraId="7D6FF6DC" w14:textId="5CE963C1" w:rsidR="00575C85" w:rsidRPr="002E19A8" w:rsidRDefault="00851FA2" w:rsidP="00B70762">
      <w:pPr>
        <w:keepNext/>
        <w:spacing w:before="120" w:after="120"/>
        <w:outlineLvl w:val="3"/>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Figure 2. </w:t>
      </w:r>
      <w:r w:rsidR="005436A8" w:rsidRPr="002E19A8">
        <w:rPr>
          <w:rFonts w:ascii="Times New Roman" w:eastAsia="Times New Roman" w:hAnsi="Times New Roman" w:cs="Times New Roman"/>
          <w:color w:val="000000" w:themeColor="text1"/>
          <w:sz w:val="24"/>
          <w:szCs w:val="24"/>
        </w:rPr>
        <w:t>F</w:t>
      </w:r>
      <w:r w:rsidR="00957D6D" w:rsidRPr="002E19A8">
        <w:rPr>
          <w:rFonts w:ascii="Times New Roman" w:eastAsia="Times New Roman" w:hAnsi="Times New Roman" w:cs="Times New Roman"/>
          <w:color w:val="000000" w:themeColor="text1"/>
          <w:sz w:val="24"/>
          <w:szCs w:val="24"/>
        </w:rPr>
        <w:t xml:space="preserve">low chart of </w:t>
      </w:r>
      <w:r w:rsidR="005436A8" w:rsidRPr="002E19A8">
        <w:rPr>
          <w:rFonts w:ascii="Times New Roman" w:eastAsia="Times New Roman" w:hAnsi="Times New Roman" w:cs="Times New Roman"/>
          <w:color w:val="000000" w:themeColor="text1"/>
          <w:sz w:val="24"/>
          <w:szCs w:val="24"/>
        </w:rPr>
        <w:t xml:space="preserve">the </w:t>
      </w:r>
      <w:r w:rsidR="00957D6D" w:rsidRPr="002E19A8">
        <w:rPr>
          <w:rFonts w:ascii="Times New Roman" w:eastAsia="Times New Roman" w:hAnsi="Times New Roman" w:cs="Times New Roman"/>
          <w:color w:val="000000" w:themeColor="text1"/>
          <w:sz w:val="24"/>
          <w:szCs w:val="24"/>
        </w:rPr>
        <w:t>integrated cluster dynamic</w:t>
      </w:r>
      <w:r w:rsidR="005436A8" w:rsidRPr="002E19A8">
        <w:rPr>
          <w:rFonts w:ascii="Times New Roman" w:eastAsia="Times New Roman" w:hAnsi="Times New Roman" w:cs="Times New Roman"/>
          <w:color w:val="000000" w:themeColor="text1"/>
          <w:sz w:val="24"/>
          <w:szCs w:val="24"/>
        </w:rPr>
        <w:t>s</w:t>
      </w:r>
      <w:r w:rsidR="00957D6D" w:rsidRPr="002E19A8">
        <w:rPr>
          <w:rFonts w:ascii="Times New Roman" w:eastAsia="Times New Roman" w:hAnsi="Times New Roman" w:cs="Times New Roman"/>
          <w:color w:val="000000" w:themeColor="text1"/>
          <w:sz w:val="24"/>
          <w:szCs w:val="24"/>
        </w:rPr>
        <w:t xml:space="preserve"> and phase-field model. </w:t>
      </w:r>
    </w:p>
    <w:p w14:paraId="42FCB012" w14:textId="77777777" w:rsidR="00851FA2" w:rsidRPr="002E19A8" w:rsidRDefault="00851FA2" w:rsidP="00B70762">
      <w:pPr>
        <w:keepNext/>
        <w:spacing w:before="120" w:after="120"/>
        <w:outlineLvl w:val="3"/>
        <w:rPr>
          <w:rFonts w:eastAsia="Times New Roman"/>
          <w:color w:val="000000" w:themeColor="text1"/>
          <w:szCs w:val="20"/>
        </w:rPr>
      </w:pPr>
    </w:p>
    <w:p w14:paraId="43FB37CE" w14:textId="77777777" w:rsidR="00AF4D48" w:rsidRPr="002E19A8" w:rsidRDefault="00AF4D48" w:rsidP="00CB5170">
      <w:pPr>
        <w:pStyle w:val="Heading2"/>
        <w:jc w:val="left"/>
        <w:rPr>
          <w:color w:val="000000" w:themeColor="text1"/>
        </w:rPr>
      </w:pPr>
      <w:r w:rsidRPr="002E19A8">
        <w:rPr>
          <w:color w:val="000000" w:themeColor="text1"/>
        </w:rPr>
        <w:t>Model parameters</w:t>
      </w:r>
    </w:p>
    <w:p w14:paraId="7D9120E5" w14:textId="551C9133" w:rsidR="00AC777C" w:rsidRPr="002E19A8" w:rsidRDefault="00CB5170" w:rsidP="00AF4D48">
      <w:pPr>
        <w:pStyle w:val="Heading3"/>
        <w:rPr>
          <w:color w:val="000000" w:themeColor="text1"/>
        </w:rPr>
      </w:pPr>
      <w:r w:rsidRPr="002E19A8">
        <w:rPr>
          <w:color w:val="000000" w:themeColor="text1"/>
        </w:rPr>
        <w:t>Calculation of defect generation during fission</w:t>
      </w:r>
    </w:p>
    <w:p w14:paraId="5F251CF6" w14:textId="7F664BD0" w:rsidR="00943128" w:rsidRPr="002E19A8" w:rsidRDefault="00943128" w:rsidP="00943128">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rPr>
        <w:t xml:space="preserve">To calculate the defect generation </w:t>
      </w:r>
      <m:oMath>
        <m:sSub>
          <m:sSubPr>
            <m:ctrlPr>
              <w:rPr>
                <w:rFonts w:ascii="Cambria Math" w:hAnsi="Cambria Math" w:cs="Times New Roman"/>
                <w:i/>
                <w:color w:val="000000" w:themeColor="text1"/>
                <w:kern w:val="24"/>
                <w:sz w:val="24"/>
                <w:szCs w:val="24"/>
              </w:rPr>
            </m:ctrlPr>
          </m:sSubPr>
          <m:e>
            <m:acc>
              <m:accPr>
                <m:chr m:val="̇"/>
                <m:ctrlPr>
                  <w:rPr>
                    <w:rFonts w:ascii="Cambria Math" w:hAnsi="Cambria Math" w:cs="Times New Roman"/>
                    <w:i/>
                    <w:color w:val="000000" w:themeColor="text1"/>
                    <w:kern w:val="24"/>
                    <w:sz w:val="24"/>
                    <w:szCs w:val="24"/>
                  </w:rPr>
                </m:ctrlPr>
              </m:accPr>
              <m:e>
                <m:r>
                  <w:rPr>
                    <w:rFonts w:ascii="Cambria Math" w:hAnsi="Cambria Math" w:cs="Times New Roman"/>
                    <w:color w:val="000000" w:themeColor="text1"/>
                    <w:kern w:val="24"/>
                    <w:sz w:val="24"/>
                    <w:szCs w:val="24"/>
                  </w:rPr>
                  <m:t>G</m:t>
                </m:r>
              </m:e>
            </m:acc>
          </m:e>
          <m:sub>
            <m:r>
              <w:rPr>
                <w:rFonts w:ascii="Cambria Math" w:hAnsi="Cambria Math" w:cs="Times New Roman"/>
                <w:color w:val="000000" w:themeColor="text1"/>
                <w:kern w:val="24"/>
                <w:sz w:val="24"/>
                <w:szCs w:val="24"/>
              </w:rPr>
              <m:t>i</m:t>
            </m:r>
          </m:sub>
        </m:sSub>
      </m:oMath>
      <w:r w:rsidRPr="002E19A8">
        <w:rPr>
          <w:rFonts w:ascii="Times New Roman" w:eastAsia="Times New Roman" w:hAnsi="Times New Roman" w:cs="Times New Roman"/>
          <w:color w:val="000000" w:themeColor="text1"/>
          <w:sz w:val="24"/>
        </w:rPr>
        <w:t xml:space="preserve">, we need to know the fission product (FP) yields and the kinetic energy distribution of the fission products. Fission product yields depend on the fissioning nuclide and the energy of the neutron causing the fission. Here, we evaluate the model for fission from </w:t>
      </w:r>
      <w:r w:rsidR="00E1200D" w:rsidRPr="00E1200D">
        <w:rPr>
          <w:rFonts w:ascii="Times New Roman" w:eastAsia="Times New Roman" w:hAnsi="Times New Roman" w:cs="Times New Roman"/>
          <w:noProof/>
          <w:color w:val="000000" w:themeColor="text1"/>
          <w:position w:val="-12"/>
          <w:sz w:val="24"/>
        </w:rPr>
        <w:object w:dxaOrig="480" w:dyaOrig="380" w14:anchorId="00880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 style="width:23.5pt;height:18.55pt;mso-width-percent:0;mso-height-percent:0;mso-width-percent:0;mso-height-percent:0" o:ole="">
            <v:imagedata r:id="rId11" o:title=""/>
          </v:shape>
          <o:OLEObject Type="Embed" ProgID="Equation.DSMT4" ShapeID="_x0000_i1050" DrawAspect="Content" ObjectID="_1637758357" r:id="rId12"/>
        </w:object>
      </w:r>
      <w:r w:rsidRPr="002E19A8">
        <w:rPr>
          <w:rFonts w:ascii="Times New Roman" w:eastAsia="Times New Roman" w:hAnsi="Times New Roman" w:cs="Times New Roman"/>
          <w:color w:val="000000" w:themeColor="text1"/>
          <w:sz w:val="24"/>
        </w:rPr>
        <w:t xml:space="preserve"> due to thermal neutrons (neutron energy=0.0253 eV), which is applicable for light-water reactors (LWRs). Based on our previous work</w:t>
      </w:r>
      <w:r w:rsidR="004960DA" w:rsidRPr="002E19A8">
        <w:rPr>
          <w:rFonts w:ascii="Times New Roman" w:eastAsia="Times New Roman" w:hAnsi="Times New Roman" w:cs="Times New Roman"/>
          <w:color w:val="000000" w:themeColor="text1"/>
          <w:sz w:val="24"/>
        </w:rPr>
        <w:t xml:space="preserve"> </w:t>
      </w:r>
      <w:r w:rsidR="004960DA" w:rsidRPr="002E19A8">
        <w:rPr>
          <w:rFonts w:ascii="Times New Roman" w:eastAsia="Times New Roman" w:hAnsi="Times New Roman" w:cs="Times New Roman"/>
          <w:color w:val="000000" w:themeColor="text1"/>
          <w:sz w:val="24"/>
        </w:rPr>
        <w:fldChar w:fldCharType="begin"/>
      </w:r>
      <w:r w:rsidR="002F50B9">
        <w:rPr>
          <w:rFonts w:ascii="Times New Roman" w:eastAsia="Times New Roman" w:hAnsi="Times New Roman" w:cs="Times New Roman"/>
          <w:color w:val="000000" w:themeColor="text1"/>
          <w:sz w:val="24"/>
        </w:rPr>
        <w:instrText xml:space="preserve"> ADDIN EN.CITE &lt;EndNote&gt;&lt;Cite&gt;&lt;Author&gt;Setyawan&lt;/Author&gt;&lt;Year&gt;2018&lt;/Year&gt;&lt;RecNum&gt;2059&lt;/RecNum&gt;&lt;DisplayText&gt;&lt;style face="superscript"&gt;27&lt;/style&gt;&lt;/DisplayText&gt;&lt;record&gt;&lt;rec-number&gt;2059&lt;/rec-number&gt;&lt;foreign-keys&gt;&lt;key app="EN" db-id="z2dws5pr0dxws8exxvxpxp2u05s5ps9w2rtz" timestamp="1571260080"&gt;2059&lt;/key&gt;&lt;/foreign-keys&gt;&lt;ref-type name="Journal Article"&gt;17&lt;/ref-type&gt;&lt;contributors&gt;&lt;authors&gt;&lt;author&gt;Setyawan, W.&lt;/author&gt;&lt;author&gt;Cooper, M. W. D.&lt;/author&gt;&lt;author&gt;Roche, K. J.&lt;/author&gt;&lt;author&gt;Kurtz, R. J.&lt;/author&gt;&lt;author&gt;Uberuaga, B. P.&lt;/author&gt;&lt;author&gt;Andersson, D. A.&lt;/author&gt;&lt;author&gt;Wirth, B. D.&lt;/author&gt;&lt;/authors&gt;&lt;/contributors&gt;&lt;auth-address&gt;Pacific Northwest Natl Lab, Richland, WA 99352 USA&amp;#xD;Los Alamos Natl Lab, Los Alamos, NM 87545 USA&amp;#xD;Univ Tennessee, Knoxville, TN 37996 USA&lt;/auth-address&gt;&lt;titles&gt;&lt;title&gt;Atomistic model of xenon gas bubble re-solution rate due to thermal spike in uranium oxide&lt;/title&gt;&lt;secondary-title&gt;Journal of Applied Physics&lt;/secondary-title&gt;&lt;alt-title&gt;J Appl Phys&amp;#xD;J Appl Phys&lt;/alt-title&gt;&lt;/titles&gt;&lt;periodical&gt;&lt;full-title&gt;Journal of Applied Physics&lt;/full-title&gt;&lt;abbr-1&gt;J Appl Phys&lt;/abbr-1&gt;&lt;/periodical&gt;&lt;volume&gt;124&lt;/volume&gt;&lt;number&gt;7&lt;/number&gt;&lt;keywords&gt;&lt;keyword&gt;nuclear-charge distribution&lt;/keyword&gt;&lt;keyword&gt;intragranular fission-gas&lt;/keyword&gt;&lt;keyword&gt;high-resolution tem&lt;/keyword&gt;&lt;keyword&gt;molecular-dynamics&lt;/keyword&gt;&lt;keyword&gt;fuel performance&lt;/keyword&gt;&lt;keyword&gt;diffusion-coefficient&lt;/keyword&gt;&lt;keyword&gt;xe diffusion&lt;/keyword&gt;&lt;keyword&gt;uo2&lt;/keyword&gt;&lt;keyword&gt;irradiation&lt;/keyword&gt;&lt;keyword&gt;release&lt;/keyword&gt;&lt;/keywords&gt;&lt;dates&gt;&lt;year&gt;2018&lt;/year&gt;&lt;pub-dates&gt;&lt;date&gt;Aug 21&lt;/date&gt;&lt;/pub-dates&gt;&lt;/dates&gt;&lt;isbn&gt;0021-8979&lt;/isbn&gt;&lt;accession-num&gt;WOS:000442423800026&lt;/accession-num&gt;&lt;urls&gt;&lt;related-urls&gt;&lt;url&gt;&amp;lt;Go to ISI&amp;gt;://WOS:000442423800026&lt;/url&gt;&lt;/related-urls&gt;&lt;/urls&gt;&lt;language&gt;English&lt;/language&gt;&lt;/record&gt;&lt;/Cite&gt;&lt;/EndNote&gt;</w:instrText>
      </w:r>
      <w:r w:rsidR="004960DA" w:rsidRPr="002E19A8">
        <w:rPr>
          <w:rFonts w:ascii="Times New Roman" w:eastAsia="Times New Roman" w:hAnsi="Times New Roman" w:cs="Times New Roman"/>
          <w:color w:val="000000" w:themeColor="text1"/>
          <w:sz w:val="24"/>
        </w:rPr>
        <w:fldChar w:fldCharType="separate"/>
      </w:r>
      <w:r w:rsidR="002F50B9" w:rsidRPr="002F50B9">
        <w:rPr>
          <w:rFonts w:ascii="Times New Roman" w:eastAsia="Times New Roman" w:hAnsi="Times New Roman" w:cs="Times New Roman"/>
          <w:noProof/>
          <w:color w:val="000000" w:themeColor="text1"/>
          <w:sz w:val="24"/>
          <w:vertAlign w:val="superscript"/>
        </w:rPr>
        <w:t>27</w:t>
      </w:r>
      <w:r w:rsidR="004960DA" w:rsidRPr="002E19A8">
        <w:rPr>
          <w:rFonts w:ascii="Times New Roman" w:eastAsia="Times New Roman" w:hAnsi="Times New Roman" w:cs="Times New Roman"/>
          <w:color w:val="000000" w:themeColor="text1"/>
          <w:sz w:val="24"/>
        </w:rPr>
        <w:fldChar w:fldCharType="end"/>
      </w:r>
      <w:r w:rsidR="004960DA" w:rsidRPr="002E19A8">
        <w:rPr>
          <w:rFonts w:ascii="Times New Roman" w:eastAsia="Times New Roman" w:hAnsi="Times New Roman" w:cs="Times New Roman"/>
          <w:color w:val="000000" w:themeColor="text1"/>
          <w:sz w:val="24"/>
        </w:rPr>
        <w:t xml:space="preserve">, </w:t>
      </w:r>
      <w:r w:rsidRPr="002E19A8">
        <w:rPr>
          <w:rFonts w:ascii="Times New Roman" w:eastAsia="Times New Roman" w:hAnsi="Times New Roman" w:cs="Times New Roman"/>
          <w:color w:val="000000" w:themeColor="text1"/>
          <w:sz w:val="24"/>
        </w:rPr>
        <w:t>we take the independent fission product yield (</w:t>
      </w:r>
      <w:proofErr w:type="spellStart"/>
      <w:r w:rsidRPr="002E19A8">
        <w:rPr>
          <w:rFonts w:ascii="Times New Roman" w:eastAsia="Times New Roman" w:hAnsi="Times New Roman" w:cs="Times New Roman"/>
          <w:color w:val="000000" w:themeColor="text1"/>
          <w:sz w:val="24"/>
        </w:rPr>
        <w:t>iFPY</w:t>
      </w:r>
      <w:proofErr w:type="spellEnd"/>
      <w:r w:rsidRPr="002E19A8">
        <w:rPr>
          <w:rFonts w:ascii="Times New Roman" w:eastAsia="Times New Roman" w:hAnsi="Times New Roman" w:cs="Times New Roman"/>
          <w:color w:val="000000" w:themeColor="text1"/>
          <w:sz w:val="24"/>
        </w:rPr>
        <w:t>) from the JEFF 3.3 library to calculate the d</w:t>
      </w:r>
      <w:r w:rsidR="004960DA" w:rsidRPr="002E19A8">
        <w:rPr>
          <w:rFonts w:ascii="Times New Roman" w:eastAsia="Times New Roman" w:hAnsi="Times New Roman" w:cs="Times New Roman"/>
          <w:color w:val="000000" w:themeColor="text1"/>
          <w:sz w:val="24"/>
        </w:rPr>
        <w:t xml:space="preserve">efect generation in this work. </w:t>
      </w:r>
      <w:r w:rsidRPr="002E19A8">
        <w:rPr>
          <w:rFonts w:ascii="Times New Roman" w:eastAsia="Times New Roman" w:hAnsi="Times New Roman" w:cs="Times New Roman"/>
          <w:color w:val="000000" w:themeColor="text1"/>
          <w:sz w:val="24"/>
        </w:rPr>
        <w:t>The distribution of the fission products and kinetic energies (</w:t>
      </w:r>
      <w:proofErr w:type="spellStart"/>
      <w:r w:rsidRPr="002E19A8">
        <w:rPr>
          <w:rFonts w:ascii="Times New Roman" w:eastAsia="Times New Roman" w:hAnsi="Times New Roman" w:cs="Times New Roman"/>
          <w:color w:val="000000" w:themeColor="text1"/>
          <w:sz w:val="24"/>
        </w:rPr>
        <w:t>E</w:t>
      </w:r>
      <w:r w:rsidRPr="002E19A8">
        <w:rPr>
          <w:rFonts w:ascii="Times New Roman" w:eastAsia="Times New Roman" w:hAnsi="Times New Roman" w:cs="Times New Roman"/>
          <w:color w:val="000000" w:themeColor="text1"/>
          <w:sz w:val="24"/>
          <w:vertAlign w:val="subscript"/>
        </w:rPr>
        <w:t>tot</w:t>
      </w:r>
      <w:proofErr w:type="spellEnd"/>
      <w:r w:rsidRPr="002E19A8">
        <w:rPr>
          <w:rFonts w:ascii="Times New Roman" w:eastAsia="Times New Roman" w:hAnsi="Times New Roman" w:cs="Times New Roman"/>
          <w:color w:val="000000" w:themeColor="text1"/>
          <w:sz w:val="24"/>
        </w:rPr>
        <w:t>) as a function of atomic number can be found in</w:t>
      </w:r>
      <w:r w:rsidR="004960DA" w:rsidRPr="002E19A8">
        <w:rPr>
          <w:rFonts w:ascii="Times New Roman" w:eastAsia="Times New Roman" w:hAnsi="Times New Roman" w:cs="Times New Roman"/>
          <w:color w:val="000000" w:themeColor="text1"/>
          <w:sz w:val="24"/>
        </w:rPr>
        <w:t xml:space="preserve"> the reference </w:t>
      </w:r>
      <w:r w:rsidR="004960DA" w:rsidRPr="002E19A8">
        <w:rPr>
          <w:rFonts w:ascii="Times New Roman" w:eastAsia="Times New Roman" w:hAnsi="Times New Roman" w:cs="Times New Roman"/>
          <w:color w:val="000000" w:themeColor="text1"/>
          <w:sz w:val="24"/>
        </w:rPr>
        <w:fldChar w:fldCharType="begin"/>
      </w:r>
      <w:r w:rsidR="002F50B9">
        <w:rPr>
          <w:rFonts w:ascii="Times New Roman" w:eastAsia="Times New Roman" w:hAnsi="Times New Roman" w:cs="Times New Roman"/>
          <w:color w:val="000000" w:themeColor="text1"/>
          <w:sz w:val="24"/>
        </w:rPr>
        <w:instrText xml:space="preserve"> ADDIN EN.CITE &lt;EndNote&gt;&lt;Cite&gt;&lt;Author&gt;Setyawan&lt;/Author&gt;&lt;Year&gt;2018&lt;/Year&gt;&lt;RecNum&gt;2059&lt;/RecNum&gt;&lt;DisplayText&gt;&lt;style face="superscript"&gt;27&lt;/style&gt;&lt;/DisplayText&gt;&lt;record&gt;&lt;rec-number&gt;2059&lt;/rec-number&gt;&lt;foreign-keys&gt;&lt;key app="EN" db-id="z2dws5pr0dxws8exxvxpxp2u05s5ps9w2rtz" timestamp="1571260080"&gt;2059&lt;/key&gt;&lt;/foreign-keys&gt;&lt;ref-type name="Journal Article"&gt;17&lt;/ref-type&gt;&lt;contributors&gt;&lt;authors&gt;&lt;author&gt;Setyawan, W.&lt;/author&gt;&lt;author&gt;Cooper, M. W. D.&lt;/author&gt;&lt;author&gt;Roche, K. J.&lt;/author&gt;&lt;author&gt;Kurtz, R. J.&lt;/author&gt;&lt;author&gt;Uberuaga, B. P.&lt;/author&gt;&lt;author&gt;Andersson, D. A.&lt;/author&gt;&lt;author&gt;Wirth, B. D.&lt;/author&gt;&lt;/authors&gt;&lt;/contributors&gt;&lt;auth-address&gt;Pacific Northwest Natl Lab, Richland, WA 99352 USA&amp;#xD;Los Alamos Natl Lab, Los Alamos, NM 87545 USA&amp;#xD;Univ Tennessee, Knoxville, TN 37996 USA&lt;/auth-address&gt;&lt;titles&gt;&lt;title&gt;Atomistic model of xenon gas bubble re-solution rate due to thermal spike in uranium oxide&lt;/title&gt;&lt;secondary-title&gt;Journal of Applied Physics&lt;/secondary-title&gt;&lt;alt-title&gt;J Appl Phys&amp;#xD;J Appl Phys&lt;/alt-title&gt;&lt;/titles&gt;&lt;periodical&gt;&lt;full-title&gt;Journal of Applied Physics&lt;/full-title&gt;&lt;abbr-1&gt;J Appl Phys&lt;/abbr-1&gt;&lt;/periodical&gt;&lt;volume&gt;124&lt;/volume&gt;&lt;number&gt;7&lt;/number&gt;&lt;keywords&gt;&lt;keyword&gt;nuclear-charge distribution&lt;/keyword&gt;&lt;keyword&gt;intragranular fission-gas&lt;/keyword&gt;&lt;keyword&gt;high-resolution tem&lt;/keyword&gt;&lt;keyword&gt;molecular-dynamics&lt;/keyword&gt;&lt;keyword&gt;fuel performance&lt;/keyword&gt;&lt;keyword&gt;diffusion-coefficient&lt;/keyword&gt;&lt;keyword&gt;xe diffusion&lt;/keyword&gt;&lt;keyword&gt;uo2&lt;/keyword&gt;&lt;keyword&gt;irradiation&lt;/keyword&gt;&lt;keyword&gt;release&lt;/keyword&gt;&lt;/keywords&gt;&lt;dates&gt;&lt;year&gt;2018&lt;/year&gt;&lt;pub-dates&gt;&lt;date&gt;Aug 21&lt;/date&gt;&lt;/pub-dates&gt;&lt;/dates&gt;&lt;isbn&gt;0021-8979&lt;/isbn&gt;&lt;accession-num&gt;WOS:000442423800026&lt;/accession-num&gt;&lt;urls&gt;&lt;related-urls&gt;&lt;url&gt;&amp;lt;Go to ISI&amp;gt;://WOS:000442423800026&lt;/url&gt;&lt;/related-urls&gt;&lt;/urls&gt;&lt;language&gt;English&lt;/language&gt;&lt;/record&gt;&lt;/Cite&gt;&lt;/EndNote&gt;</w:instrText>
      </w:r>
      <w:r w:rsidR="004960DA" w:rsidRPr="002E19A8">
        <w:rPr>
          <w:rFonts w:ascii="Times New Roman" w:eastAsia="Times New Roman" w:hAnsi="Times New Roman" w:cs="Times New Roman"/>
          <w:color w:val="000000" w:themeColor="text1"/>
          <w:sz w:val="24"/>
        </w:rPr>
        <w:fldChar w:fldCharType="separate"/>
      </w:r>
      <w:r w:rsidR="002F50B9" w:rsidRPr="002F50B9">
        <w:rPr>
          <w:rFonts w:ascii="Times New Roman" w:eastAsia="Times New Roman" w:hAnsi="Times New Roman" w:cs="Times New Roman"/>
          <w:noProof/>
          <w:color w:val="000000" w:themeColor="text1"/>
          <w:sz w:val="24"/>
          <w:vertAlign w:val="superscript"/>
        </w:rPr>
        <w:t>27</w:t>
      </w:r>
      <w:r w:rsidR="004960DA" w:rsidRPr="002E19A8">
        <w:rPr>
          <w:rFonts w:ascii="Times New Roman" w:eastAsia="Times New Roman" w:hAnsi="Times New Roman" w:cs="Times New Roman"/>
          <w:color w:val="000000" w:themeColor="text1"/>
          <w:sz w:val="24"/>
        </w:rPr>
        <w:fldChar w:fldCharType="end"/>
      </w:r>
      <w:r w:rsidR="004960DA" w:rsidRPr="002E19A8">
        <w:rPr>
          <w:rFonts w:ascii="Times New Roman" w:eastAsia="Times New Roman" w:hAnsi="Times New Roman" w:cs="Times New Roman"/>
          <w:color w:val="000000" w:themeColor="text1"/>
          <w:sz w:val="24"/>
        </w:rPr>
        <w:t xml:space="preserve">. </w:t>
      </w:r>
      <w:r w:rsidRPr="002E19A8">
        <w:rPr>
          <w:rFonts w:ascii="Times New Roman" w:eastAsia="Times New Roman" w:hAnsi="Times New Roman" w:cs="Times New Roman"/>
          <w:color w:val="000000" w:themeColor="text1"/>
          <w:sz w:val="24"/>
        </w:rPr>
        <w:t xml:space="preserve">There are 18 elements that make up almost 100% of the distribution. Every fission creates 2 FPs, one light FP and one heavy FP. The mass of the most probable isotope in each element is taken as the mass of the element. </w:t>
      </w:r>
    </w:p>
    <w:p w14:paraId="5762A2B0" w14:textId="7F35992B" w:rsidR="00943128" w:rsidRDefault="00943128" w:rsidP="00943128">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Using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tot</w:t>
      </w:r>
      <w:proofErr w:type="spellEnd"/>
      <w:r w:rsidRPr="002E19A8">
        <w:rPr>
          <w:rFonts w:ascii="Times New Roman" w:eastAsia="Times New Roman" w:hAnsi="Times New Roman" w:cs="Times New Roman"/>
          <w:color w:val="000000" w:themeColor="text1"/>
          <w:sz w:val="24"/>
          <w:szCs w:val="24"/>
        </w:rPr>
        <w:t xml:space="preserve"> and the mass of the most probable isotope, SRIM simulations are performed to obtain the portion of the energy lost due to electronic stopping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electronic</w:t>
      </w:r>
      <w:proofErr w:type="spellEnd"/>
      <w:r w:rsidRPr="002E19A8">
        <w:rPr>
          <w:rFonts w:ascii="Times New Roman" w:eastAsia="Times New Roman" w:hAnsi="Times New Roman" w:cs="Times New Roman"/>
          <w:color w:val="000000" w:themeColor="text1"/>
          <w:sz w:val="24"/>
          <w:szCs w:val="24"/>
        </w:rPr>
        <w:t>) and the energy that effectively causes damage via displacement cascade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damage</w:t>
      </w:r>
      <w:proofErr w:type="spellEnd"/>
      <w:r w:rsidRPr="002E19A8">
        <w:rPr>
          <w:rFonts w:ascii="Times New Roman" w:eastAsia="Times New Roman" w:hAnsi="Times New Roman" w:cs="Times New Roman"/>
          <w:color w:val="000000" w:themeColor="text1"/>
          <w:sz w:val="24"/>
          <w:szCs w:val="24"/>
        </w:rPr>
        <w:t xml:space="preserve">), for each FP. </w:t>
      </w:r>
      <w:r w:rsidRPr="002E19A8">
        <w:rPr>
          <w:rFonts w:ascii="Times New Roman" w:eastAsia="Times New Roman" w:hAnsi="Times New Roman" w:cs="Times New Roman"/>
          <w:noProof/>
          <w:color w:val="000000" w:themeColor="text1"/>
          <w:sz w:val="24"/>
          <w:szCs w:val="24"/>
        </w:rPr>
        <w:t xml:space="preserve">For SRIM simulations, </w:t>
      </w:r>
      <w:r w:rsidRPr="002E19A8">
        <w:rPr>
          <w:rFonts w:ascii="Times New Roman" w:eastAsia="Times New Roman" w:hAnsi="Times New Roman" w:cs="Times New Roman"/>
          <w:color w:val="000000" w:themeColor="text1"/>
          <w:sz w:val="24"/>
          <w:szCs w:val="24"/>
        </w:rPr>
        <w:t>the displacement threshold energy (E</w:t>
      </w:r>
      <w:r w:rsidRPr="002E19A8">
        <w:rPr>
          <w:rFonts w:ascii="Times New Roman" w:eastAsia="Times New Roman" w:hAnsi="Times New Roman" w:cs="Times New Roman"/>
          <w:color w:val="000000" w:themeColor="text1"/>
          <w:sz w:val="24"/>
          <w:szCs w:val="24"/>
          <w:vertAlign w:val="subscript"/>
        </w:rPr>
        <w:t>d</w:t>
      </w:r>
      <w:r w:rsidRPr="002E19A8">
        <w:rPr>
          <w:rFonts w:ascii="Times New Roman" w:eastAsia="Times New Roman" w:hAnsi="Times New Roman" w:cs="Times New Roman"/>
          <w:color w:val="000000" w:themeColor="text1"/>
          <w:sz w:val="24"/>
          <w:szCs w:val="24"/>
        </w:rPr>
        <w:t xml:space="preserve">) of </w:t>
      </w:r>
      <w:r w:rsidR="00E1200D" w:rsidRPr="00E1200D">
        <w:rPr>
          <w:rFonts w:ascii="Times New Roman" w:eastAsia="Times New Roman" w:hAnsi="Times New Roman" w:cs="Times New Roman"/>
          <w:noProof/>
          <w:color w:val="000000" w:themeColor="text1"/>
          <w:position w:val="-10"/>
          <w:sz w:val="24"/>
          <w:szCs w:val="24"/>
        </w:rPr>
        <w:object w:dxaOrig="380" w:dyaOrig="320" w14:anchorId="51485B2D">
          <v:shape id="_x0000_i1049" type="#_x0000_t75" alt="" style="width:18.55pt;height:18.55pt;mso-width-percent:0;mso-height-percent:0;mso-width-percent:0;mso-height-percent:0" o:ole="">
            <v:imagedata r:id="rId13" o:title=""/>
          </v:shape>
          <o:OLEObject Type="Embed" ProgID="Equation.DSMT4" ShapeID="_x0000_i1049" DrawAspect="Content" ObjectID="_1637758358" r:id="rId14"/>
        </w:object>
      </w:r>
      <w:r w:rsidRPr="002E19A8">
        <w:rPr>
          <w:rFonts w:ascii="Times New Roman" w:eastAsia="Times New Roman" w:hAnsi="Times New Roman" w:cs="Times New Roman"/>
          <w:color w:val="000000" w:themeColor="text1"/>
          <w:sz w:val="24"/>
          <w:szCs w:val="24"/>
        </w:rPr>
        <w:t xml:space="preserve"> from MD cascade simulations </w:t>
      </w:r>
      <w:r w:rsidRPr="002E19A8">
        <w:rPr>
          <w:rFonts w:ascii="Times New Roman" w:eastAsia="Times New Roman" w:hAnsi="Times New Roman" w:cs="Times New Roman"/>
          <w:color w:val="000000" w:themeColor="text1"/>
          <w:sz w:val="24"/>
          <w:szCs w:val="24"/>
        </w:rPr>
        <w:fldChar w:fldCharType="begin"/>
      </w:r>
      <w:r w:rsidR="002F50B9">
        <w:rPr>
          <w:rFonts w:ascii="Times New Roman" w:eastAsia="Times New Roman" w:hAnsi="Times New Roman" w:cs="Times New Roman"/>
          <w:color w:val="000000" w:themeColor="text1"/>
          <w:sz w:val="24"/>
          <w:szCs w:val="24"/>
        </w:rPr>
        <w:instrText xml:space="preserve"> ADDIN EN.CITE &lt;EndNote&gt;&lt;Cite&gt;&lt;Author&gt;Beeler&lt;/Author&gt;&lt;Year&gt;2018&lt;/Year&gt;&lt;RecNum&gt;2053&lt;/RecNum&gt;&lt;DisplayText&gt;&lt;style face="superscript"&gt;28&lt;/style&gt;&lt;/DisplayText&gt;&lt;record&gt;&lt;rec-number&gt;2053&lt;/rec-number&gt;&lt;foreign-keys&gt;&lt;key app="EN" db-id="z2dws5pr0dxws8exxvxpxp2u05s5ps9w2rtz" timestamp="0"&gt;2053&lt;/key&gt;&lt;/foreign-keys&gt;&lt;ref-type name="Journal Article"&gt;17&lt;/ref-type&gt;&lt;contributors&gt;&lt;authors&gt;&lt;author&gt;Beeler, Benjamin&lt;/author&gt;&lt;author&gt;Zhang, Yongfeng&lt;/author&gt;&lt;author&gt;Okuniewski, Maria&lt;/author&gt;&lt;author&gt;Deo, Chaitanya&lt;/author&gt;&lt;/authors&gt;&lt;/contributors&gt;&lt;titles&gt;&lt;title&gt;Calculation of the displacement energy of α and γ uranium&lt;/title&gt;&lt;secondary-title&gt;Journal of Nuclear Materials&lt;/secondary-title&gt;&lt;/titles&gt;&lt;periodical&gt;&lt;full-title&gt;Journal of Nuclear Materials&lt;/full-title&gt;&lt;abbr-1&gt;J Nucl Mater&lt;/abbr-1&gt;&lt;/periodical&gt;&lt;pages&gt;181-194&lt;/pages&gt;&lt;volume&gt;508&lt;/volume&gt;&lt;dates&gt;&lt;year&gt;2018&lt;/year&gt;&lt;pub-dates&gt;&lt;date&gt;2018/09/01/&lt;/date&gt;&lt;/pub-dates&gt;&lt;/dates&gt;&lt;isbn&gt;0022-3115&lt;/isbn&gt;&lt;urls&gt;&lt;related-urls&gt;&lt;url&gt;http://www.sciencedirect.com/science/article/pii/S0022311518301922&lt;/url&gt;&lt;/related-urls&gt;&lt;/urls&gt;&lt;electronic-resource-num&gt;https://doi.org/10.1016/j.jnucmat.2018.05.039&lt;/electronic-resource-num&gt;&lt;/record&gt;&lt;/Cite&gt;&lt;/EndNote&gt;</w:instrText>
      </w:r>
      <w:r w:rsidRPr="002E19A8">
        <w:rPr>
          <w:rFonts w:ascii="Times New Roman" w:eastAsia="Times New Roman" w:hAnsi="Times New Roman" w:cs="Times New Roman"/>
          <w:color w:val="000000" w:themeColor="text1"/>
          <w:sz w:val="24"/>
          <w:szCs w:val="24"/>
        </w:rPr>
        <w:fldChar w:fldCharType="separate"/>
      </w:r>
      <w:r w:rsidR="002F50B9" w:rsidRPr="002F50B9">
        <w:rPr>
          <w:rFonts w:ascii="Times New Roman" w:eastAsia="Times New Roman" w:hAnsi="Times New Roman" w:cs="Times New Roman"/>
          <w:noProof/>
          <w:color w:val="000000" w:themeColor="text1"/>
          <w:sz w:val="24"/>
          <w:szCs w:val="24"/>
          <w:vertAlign w:val="superscript"/>
        </w:rPr>
        <w:t>28</w:t>
      </w:r>
      <w:r w:rsidRPr="002E19A8">
        <w:rPr>
          <w:rFonts w:ascii="Times New Roman" w:eastAsia="Times New Roman" w:hAnsi="Times New Roman" w:cs="Times New Roman"/>
          <w:color w:val="000000" w:themeColor="text1"/>
          <w:sz w:val="24"/>
          <w:szCs w:val="24"/>
        </w:rPr>
        <w:fldChar w:fldCharType="end"/>
      </w:r>
      <w:r w:rsidRPr="002E19A8">
        <w:rPr>
          <w:rFonts w:ascii="Times New Roman" w:eastAsia="Times New Roman" w:hAnsi="Times New Roman" w:cs="Times New Roman"/>
          <w:color w:val="000000" w:themeColor="text1"/>
          <w:sz w:val="24"/>
          <w:szCs w:val="24"/>
        </w:rPr>
        <w:t xml:space="preserve"> and the material density of pure </w:t>
      </w:r>
      <w:r w:rsidR="00E1200D" w:rsidRPr="00E1200D">
        <w:rPr>
          <w:rFonts w:ascii="Times New Roman" w:eastAsia="Times New Roman" w:hAnsi="Times New Roman" w:cs="Times New Roman"/>
          <w:noProof/>
          <w:color w:val="000000" w:themeColor="text1"/>
          <w:position w:val="-10"/>
          <w:sz w:val="24"/>
          <w:szCs w:val="24"/>
        </w:rPr>
        <w:object w:dxaOrig="380" w:dyaOrig="320" w14:anchorId="5CED6ACE">
          <v:shape id="_x0000_i1048" type="#_x0000_t75" alt="" style="width:18.55pt;height:18.55pt;mso-width-percent:0;mso-height-percent:0;mso-width-percent:0;mso-height-percent:0" o:ole="">
            <v:imagedata r:id="rId13" o:title=""/>
          </v:shape>
          <o:OLEObject Type="Embed" ProgID="Equation.DSMT4" ShapeID="_x0000_i1048" DrawAspect="Content" ObjectID="_1637758359" r:id="rId15"/>
        </w:object>
      </w:r>
      <w:r w:rsidRPr="002E19A8">
        <w:rPr>
          <w:rFonts w:ascii="Times New Roman" w:eastAsia="Times New Roman" w:hAnsi="Times New Roman" w:cs="Times New Roman"/>
          <w:noProof/>
          <w:color w:val="000000" w:themeColor="text1"/>
          <w:sz w:val="24"/>
          <w:szCs w:val="24"/>
        </w:rPr>
        <w:t xml:space="preserve"> </w:t>
      </w:r>
      <w:r w:rsidRPr="002E19A8">
        <w:rPr>
          <w:rFonts w:ascii="Times New Roman" w:eastAsia="Times New Roman" w:hAnsi="Times New Roman" w:cs="Times New Roman"/>
          <w:color w:val="000000" w:themeColor="text1"/>
          <w:sz w:val="24"/>
          <w:szCs w:val="24"/>
        </w:rPr>
        <w:t>are used. The NRT formula of 0.4*</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damage</w:t>
      </w:r>
      <w:proofErr w:type="spellEnd"/>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w:t>
      </w:r>
      <w:r w:rsidRPr="002E19A8">
        <w:rPr>
          <w:rFonts w:ascii="Times New Roman" w:eastAsia="Times New Roman" w:hAnsi="Times New Roman" w:cs="Times New Roman"/>
          <w:color w:val="000000" w:themeColor="text1"/>
          <w:sz w:val="24"/>
          <w:szCs w:val="24"/>
        </w:rPr>
        <w:t xml:space="preserve"> is used to estimate the Frenkel pair generation per fission. The results show that one </w:t>
      </w:r>
      <w:r w:rsidR="00E1200D" w:rsidRPr="00E1200D">
        <w:rPr>
          <w:rFonts w:ascii="Times New Roman" w:eastAsia="Times New Roman" w:hAnsi="Times New Roman" w:cs="Times New Roman"/>
          <w:noProof/>
          <w:color w:val="000000" w:themeColor="text1"/>
          <w:position w:val="-12"/>
          <w:sz w:val="24"/>
          <w:szCs w:val="24"/>
        </w:rPr>
        <w:object w:dxaOrig="480" w:dyaOrig="380" w14:anchorId="3FDDFEFB">
          <v:shape id="_x0000_i1047" type="#_x0000_t75" alt="" style="width:23.5pt;height:18.55pt;mso-width-percent:0;mso-height-percent:0;mso-width-percent:0;mso-height-percent:0" o:ole="">
            <v:imagedata r:id="rId11" o:title=""/>
          </v:shape>
          <o:OLEObject Type="Embed" ProgID="Equation.DSMT4" ShapeID="_x0000_i1047" DrawAspect="Content" ObjectID="_1637758360" r:id="rId16"/>
        </w:object>
      </w:r>
      <w:r w:rsidRPr="002E19A8">
        <w:rPr>
          <w:rFonts w:ascii="Times New Roman" w:eastAsia="Times New Roman" w:hAnsi="Times New Roman" w:cs="Times New Roman"/>
          <w:color w:val="000000" w:themeColor="text1"/>
          <w:sz w:val="24"/>
          <w:szCs w:val="24"/>
        </w:rPr>
        <w:t xml:space="preserve">fission generates about 14,825 Frenkel pairs in </w:t>
      </w:r>
      <w:r w:rsidR="00E1200D" w:rsidRPr="00E1200D">
        <w:rPr>
          <w:rFonts w:ascii="Times New Roman" w:eastAsia="Times New Roman" w:hAnsi="Times New Roman" w:cs="Times New Roman"/>
          <w:noProof/>
          <w:color w:val="000000" w:themeColor="text1"/>
          <w:position w:val="-10"/>
          <w:sz w:val="24"/>
          <w:szCs w:val="24"/>
        </w:rPr>
        <w:object w:dxaOrig="380" w:dyaOrig="320" w14:anchorId="2E49CDC3">
          <v:shape id="_x0000_i1046" type="#_x0000_t75" alt="" style="width:18.55pt;height:18.55pt;mso-width-percent:0;mso-height-percent:0;mso-width-percent:0;mso-height-percent:0" o:ole="">
            <v:imagedata r:id="rId13" o:title=""/>
          </v:shape>
          <o:OLEObject Type="Embed" ProgID="Equation.DSMT4" ShapeID="_x0000_i1046" DrawAspect="Content" ObjectID="_1637758361" r:id="rId17"/>
        </w:object>
      </w:r>
      <w:r w:rsidRPr="002E19A8">
        <w:rPr>
          <w:rFonts w:ascii="Times New Roman" w:eastAsia="Times New Roman" w:hAnsi="Times New Roman" w:cs="Times New Roman"/>
          <w:color w:val="000000" w:themeColor="text1"/>
          <w:sz w:val="24"/>
          <w:szCs w:val="24"/>
        </w:rPr>
        <w:t xml:space="preserve">. Since we do not have the cascade data of U10Mo, the defect generation calculated </w:t>
      </w:r>
      <w:r w:rsidRPr="002E19A8">
        <w:rPr>
          <w:rFonts w:ascii="Times New Roman" w:eastAsia="Times New Roman" w:hAnsi="Times New Roman" w:cs="Times New Roman"/>
          <w:color w:val="000000" w:themeColor="text1"/>
          <w:sz w:val="24"/>
          <w:szCs w:val="24"/>
        </w:rPr>
        <w:lastRenderedPageBreak/>
        <w:t xml:space="preserve">in </w:t>
      </w:r>
      <w:r w:rsidR="00E1200D" w:rsidRPr="00E1200D">
        <w:rPr>
          <w:rFonts w:ascii="Times New Roman" w:eastAsia="Times New Roman" w:hAnsi="Times New Roman" w:cs="Times New Roman"/>
          <w:noProof/>
          <w:color w:val="000000" w:themeColor="text1"/>
          <w:position w:val="-10"/>
          <w:sz w:val="24"/>
          <w:szCs w:val="24"/>
        </w:rPr>
        <w:object w:dxaOrig="380" w:dyaOrig="320" w14:anchorId="66357C5E">
          <v:shape id="_x0000_i1045" type="#_x0000_t75" alt="" style="width:18.55pt;height:18.55pt;mso-width-percent:0;mso-height-percent:0;mso-width-percent:0;mso-height-percent:0" o:ole="">
            <v:imagedata r:id="rId13" o:title=""/>
          </v:shape>
          <o:OLEObject Type="Embed" ProgID="Equation.DSMT4" ShapeID="_x0000_i1045" DrawAspect="Content" ObjectID="_1637758362" r:id="rId18"/>
        </w:object>
      </w:r>
      <w:r w:rsidRPr="002E19A8">
        <w:rPr>
          <w:rFonts w:ascii="Times New Roman" w:eastAsia="Times New Roman" w:hAnsi="Times New Roman" w:cs="Times New Roman"/>
          <w:color w:val="000000" w:themeColor="text1"/>
          <w:sz w:val="24"/>
          <w:szCs w:val="24"/>
        </w:rPr>
        <w:t xml:space="preserve">is used in the simulations. Table 1 summarizes the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tot</w:t>
      </w:r>
      <w:proofErr w:type="spellEnd"/>
      <w:r w:rsidRPr="002E19A8">
        <w:rPr>
          <w:rFonts w:ascii="Times New Roman" w:eastAsia="Times New Roman" w:hAnsi="Times New Roman" w:cs="Times New Roman"/>
          <w:color w:val="000000" w:themeColor="text1"/>
          <w:sz w:val="24"/>
          <w:szCs w:val="24"/>
        </w:rPr>
        <w:t xml:space="preserve">,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electron</w:t>
      </w:r>
      <w:proofErr w:type="spellEnd"/>
      <w:r w:rsidRPr="002E19A8">
        <w:rPr>
          <w:rFonts w:ascii="Times New Roman" w:eastAsia="Times New Roman" w:hAnsi="Times New Roman" w:cs="Times New Roman"/>
          <w:color w:val="000000" w:themeColor="text1"/>
          <w:sz w:val="24"/>
          <w:szCs w:val="24"/>
        </w:rPr>
        <w:t xml:space="preserve">,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damage</w:t>
      </w:r>
      <w:proofErr w:type="spellEnd"/>
      <w:r w:rsidRPr="002E19A8">
        <w:rPr>
          <w:rFonts w:ascii="Times New Roman" w:eastAsia="Times New Roman" w:hAnsi="Times New Roman" w:cs="Times New Roman"/>
          <w:color w:val="000000" w:themeColor="text1"/>
          <w:sz w:val="24"/>
          <w:szCs w:val="24"/>
        </w:rPr>
        <w:t>, and the number of Frenkel pairs for each FP.</w:t>
      </w:r>
    </w:p>
    <w:p w14:paraId="33264885" w14:textId="77777777" w:rsidR="00383BDF" w:rsidRPr="002E19A8" w:rsidRDefault="00383BDF" w:rsidP="00943128">
      <w:pPr>
        <w:rPr>
          <w:rFonts w:ascii="Times New Roman" w:eastAsia="Times New Roman" w:hAnsi="Times New Roman" w:cs="Times New Roman"/>
          <w:color w:val="000000" w:themeColor="text1"/>
          <w:sz w:val="24"/>
          <w:szCs w:val="24"/>
        </w:rPr>
      </w:pPr>
    </w:p>
    <w:p w14:paraId="7E081D70" w14:textId="77777777" w:rsidR="00943128" w:rsidRPr="002E19A8" w:rsidRDefault="00943128" w:rsidP="00943128">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Table 1. The most probable isotopes of fission products </w:t>
      </w:r>
      <w:r w:rsidRPr="002E19A8">
        <w:rPr>
          <w:rFonts w:ascii="Times New Roman" w:eastAsia="Times New Roman" w:hAnsi="Times New Roman" w:cs="Times New Roman"/>
          <w:color w:val="000000" w:themeColor="text1"/>
          <w:sz w:val="24"/>
        </w:rPr>
        <w:t xml:space="preserve">from </w:t>
      </w:r>
      <w:r w:rsidR="00E1200D" w:rsidRPr="00E1200D">
        <w:rPr>
          <w:rFonts w:ascii="Times New Roman" w:eastAsia="Times New Roman" w:hAnsi="Times New Roman" w:cs="Times New Roman"/>
          <w:noProof/>
          <w:color w:val="000000" w:themeColor="text1"/>
          <w:position w:val="-12"/>
          <w:sz w:val="24"/>
        </w:rPr>
        <w:object w:dxaOrig="480" w:dyaOrig="380" w14:anchorId="180743C4">
          <v:shape id="_x0000_i1044" type="#_x0000_t75" alt="" style="width:23.5pt;height:18.55pt;mso-width-percent:0;mso-height-percent:0;mso-width-percent:0;mso-height-percent:0" o:ole="">
            <v:imagedata r:id="rId11" o:title=""/>
          </v:shape>
          <o:OLEObject Type="Embed" ProgID="Equation.DSMT4" ShapeID="_x0000_i1044" DrawAspect="Content" ObjectID="_1637758363" r:id="rId19"/>
        </w:object>
      </w:r>
      <w:r w:rsidRPr="002E19A8">
        <w:rPr>
          <w:rFonts w:ascii="Times New Roman" w:eastAsia="Times New Roman" w:hAnsi="Times New Roman" w:cs="Times New Roman"/>
          <w:color w:val="000000" w:themeColor="text1"/>
          <w:sz w:val="24"/>
        </w:rPr>
        <w:t xml:space="preserve"> due to thermal neutrons</w:t>
      </w:r>
      <w:r w:rsidRPr="002E19A8">
        <w:rPr>
          <w:rFonts w:ascii="Times New Roman" w:eastAsia="Times New Roman" w:hAnsi="Times New Roman" w:cs="Times New Roman"/>
          <w:color w:val="000000" w:themeColor="text1"/>
          <w:sz w:val="24"/>
          <w:szCs w:val="24"/>
        </w:rPr>
        <w:t>, the independent fission product yield (</w:t>
      </w:r>
      <w:proofErr w:type="spellStart"/>
      <w:r w:rsidRPr="002E19A8">
        <w:rPr>
          <w:rFonts w:ascii="Times New Roman" w:eastAsia="Times New Roman" w:hAnsi="Times New Roman" w:cs="Times New Roman"/>
          <w:color w:val="000000" w:themeColor="text1"/>
          <w:sz w:val="24"/>
          <w:szCs w:val="24"/>
        </w:rPr>
        <w:t>iFPY</w:t>
      </w:r>
      <w:proofErr w:type="spellEnd"/>
      <w:r w:rsidRPr="002E19A8">
        <w:rPr>
          <w:rFonts w:ascii="Times New Roman" w:eastAsia="Times New Roman" w:hAnsi="Times New Roman" w:cs="Times New Roman"/>
          <w:color w:val="000000" w:themeColor="text1"/>
          <w:sz w:val="24"/>
          <w:szCs w:val="24"/>
        </w:rPr>
        <w:t>), total kinetic energy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tot</w:t>
      </w:r>
      <w:proofErr w:type="spellEnd"/>
      <w:r w:rsidRPr="002E19A8">
        <w:rPr>
          <w:rFonts w:ascii="Times New Roman" w:eastAsia="Times New Roman" w:hAnsi="Times New Roman" w:cs="Times New Roman"/>
          <w:color w:val="000000" w:themeColor="text1"/>
          <w:sz w:val="24"/>
          <w:szCs w:val="24"/>
        </w:rPr>
        <w:t>), electronic loss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electron</w:t>
      </w:r>
      <w:proofErr w:type="spellEnd"/>
      <w:r w:rsidRPr="002E19A8">
        <w:rPr>
          <w:rFonts w:ascii="Times New Roman" w:eastAsia="Times New Roman" w:hAnsi="Times New Roman" w:cs="Times New Roman"/>
          <w:color w:val="000000" w:themeColor="text1"/>
          <w:sz w:val="24"/>
          <w:szCs w:val="24"/>
        </w:rPr>
        <w:t xml:space="preserve">), and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damage</w:t>
      </w:r>
      <w:proofErr w:type="spellEnd"/>
      <w:r w:rsidRPr="002E19A8">
        <w:rPr>
          <w:rFonts w:ascii="Times New Roman" w:eastAsia="Times New Roman" w:hAnsi="Times New Roman" w:cs="Times New Roman"/>
          <w:color w:val="000000" w:themeColor="text1"/>
          <w:sz w:val="24"/>
          <w:szCs w:val="24"/>
        </w:rPr>
        <w:t xml:space="preserve"> =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tot</w:t>
      </w:r>
      <w:proofErr w:type="spellEnd"/>
      <w:r w:rsidRPr="002E19A8">
        <w:rPr>
          <w:rFonts w:ascii="Times New Roman" w:eastAsia="Times New Roman" w:hAnsi="Times New Roman" w:cs="Times New Roman"/>
          <w:color w:val="000000" w:themeColor="text1"/>
          <w:sz w:val="24"/>
          <w:szCs w:val="24"/>
        </w:rPr>
        <w:t xml:space="preserve"> – </w:t>
      </w:r>
      <w:proofErr w:type="spellStart"/>
      <w:r w:rsidRPr="002E19A8">
        <w:rPr>
          <w:rFonts w:ascii="Times New Roman" w:eastAsia="Times New Roman" w:hAnsi="Times New Roman" w:cs="Times New Roman"/>
          <w:color w:val="000000" w:themeColor="text1"/>
          <w:sz w:val="24"/>
          <w:szCs w:val="24"/>
        </w:rPr>
        <w:t>E</w:t>
      </w:r>
      <w:r w:rsidRPr="002E19A8">
        <w:rPr>
          <w:rFonts w:ascii="Times New Roman" w:eastAsia="Times New Roman" w:hAnsi="Times New Roman" w:cs="Times New Roman"/>
          <w:color w:val="000000" w:themeColor="text1"/>
          <w:sz w:val="24"/>
          <w:szCs w:val="24"/>
          <w:vertAlign w:val="subscript"/>
        </w:rPr>
        <w:t>electron</w:t>
      </w:r>
      <w:proofErr w:type="spellEnd"/>
      <w:r w:rsidRPr="002E19A8">
        <w:rPr>
          <w:rFonts w:ascii="Times New Roman" w:eastAsia="Times New Roman" w:hAnsi="Times New Roman" w:cs="Times New Roman"/>
          <w:color w:val="000000" w:themeColor="text1"/>
          <w:sz w:val="24"/>
          <w:szCs w:val="24"/>
        </w:rPr>
        <w:t xml:space="preserve"> used in SRIM simulations to estimate the number of Frenkel pairs in </w:t>
      </w:r>
      <w:r w:rsidR="00E1200D" w:rsidRPr="00E1200D">
        <w:rPr>
          <w:rFonts w:ascii="Times New Roman" w:eastAsia="Times New Roman" w:hAnsi="Times New Roman" w:cs="Times New Roman"/>
          <w:noProof/>
          <w:color w:val="000000" w:themeColor="text1"/>
          <w:position w:val="-10"/>
          <w:sz w:val="24"/>
          <w:szCs w:val="24"/>
        </w:rPr>
        <w:object w:dxaOrig="380" w:dyaOrig="320" w14:anchorId="297A58D7">
          <v:shape id="_x0000_i1043" type="#_x0000_t75" alt="" style="width:18.55pt;height:18.55pt;mso-width-percent:0;mso-height-percent:0;mso-width-percent:0;mso-height-percent:0" o:ole="">
            <v:imagedata r:id="rId13" o:title=""/>
          </v:shape>
          <o:OLEObject Type="Embed" ProgID="Equation.DSMT4" ShapeID="_x0000_i1043" DrawAspect="Content" ObjectID="_1637758364" r:id="rId20"/>
        </w:object>
      </w:r>
      <w:r w:rsidRPr="002E19A8">
        <w:rPr>
          <w:rFonts w:ascii="Times New Roman" w:eastAsia="Times New Roman" w:hAnsi="Times New Roman" w:cs="Times New Roman"/>
          <w:color w:val="000000" w:themeColor="text1"/>
          <w:sz w:val="24"/>
          <w:szCs w:val="24"/>
        </w:rPr>
        <w:t>with displacement threshold energy E</w:t>
      </w:r>
      <w:r w:rsidRPr="002E19A8">
        <w:rPr>
          <w:rFonts w:ascii="Times New Roman" w:eastAsia="Times New Roman" w:hAnsi="Times New Roman" w:cs="Times New Roman"/>
          <w:color w:val="000000" w:themeColor="text1"/>
          <w:sz w:val="24"/>
          <w:szCs w:val="24"/>
          <w:vertAlign w:val="subscript"/>
        </w:rPr>
        <w:t>d</w:t>
      </w:r>
      <w:r w:rsidRPr="002E19A8">
        <w:rPr>
          <w:rFonts w:ascii="Times New Roman" w:eastAsia="Times New Roman" w:hAnsi="Times New Roman" w:cs="Times New Roman"/>
          <w:color w:val="000000" w:themeColor="text1"/>
          <w:sz w:val="24"/>
          <w:szCs w:val="24"/>
        </w:rPr>
        <w:t>=35.6eV at 800K.</w:t>
      </w:r>
    </w:p>
    <w:p w14:paraId="185E5A49" w14:textId="77777777" w:rsidR="00943128" w:rsidRPr="002E19A8" w:rsidRDefault="00943128" w:rsidP="00943128">
      <w:pPr>
        <w:autoSpaceDE w:val="0"/>
        <w:autoSpaceDN w:val="0"/>
        <w:adjustRightInd w:val="0"/>
        <w:rPr>
          <w:rFonts w:ascii="Times New Roman" w:eastAsia="Times New Roman" w:hAnsi="Times New Roman" w:cs="Times New Roman"/>
          <w:color w:val="000000" w:themeColor="text1"/>
          <w:sz w:val="24"/>
          <w:szCs w:val="24"/>
        </w:rPr>
      </w:pPr>
    </w:p>
    <w:tbl>
      <w:tblPr>
        <w:tblStyle w:val="TableGrid"/>
        <w:tblW w:w="8568" w:type="dxa"/>
        <w:tblInd w:w="607" w:type="dxa"/>
        <w:tblLook w:val="04A0" w:firstRow="1" w:lastRow="0" w:firstColumn="1" w:lastColumn="0" w:noHBand="0" w:noVBand="1"/>
      </w:tblPr>
      <w:tblGrid>
        <w:gridCol w:w="1023"/>
        <w:gridCol w:w="1137"/>
        <w:gridCol w:w="1350"/>
        <w:gridCol w:w="1620"/>
        <w:gridCol w:w="1530"/>
        <w:gridCol w:w="1908"/>
      </w:tblGrid>
      <w:tr w:rsidR="00943128" w:rsidRPr="002E19A8" w14:paraId="66456083" w14:textId="77777777" w:rsidTr="00A254A5">
        <w:tc>
          <w:tcPr>
            <w:tcW w:w="8568" w:type="dxa"/>
            <w:gridSpan w:val="6"/>
          </w:tcPr>
          <w:p w14:paraId="76BA5B16" w14:textId="77777777" w:rsidR="00943128" w:rsidRPr="002E19A8" w:rsidRDefault="00943128" w:rsidP="00A254A5">
            <w:pPr>
              <w:rPr>
                <w:color w:val="000000" w:themeColor="text1"/>
                <w:sz w:val="24"/>
                <w:szCs w:val="24"/>
              </w:rPr>
            </w:pPr>
            <w:r w:rsidRPr="002E19A8">
              <w:rPr>
                <w:color w:val="000000" w:themeColor="text1"/>
                <w:sz w:val="24"/>
                <w:szCs w:val="24"/>
              </w:rPr>
              <w:t xml:space="preserve">Element      </w:t>
            </w:r>
            <w:proofErr w:type="spellStart"/>
            <w:r w:rsidRPr="002E19A8">
              <w:rPr>
                <w:color w:val="000000" w:themeColor="text1"/>
                <w:sz w:val="24"/>
                <w:szCs w:val="24"/>
              </w:rPr>
              <w:t>iFPY</w:t>
            </w:r>
            <w:proofErr w:type="spellEnd"/>
            <w:r w:rsidRPr="002E19A8">
              <w:rPr>
                <w:color w:val="000000" w:themeColor="text1"/>
                <w:sz w:val="24"/>
                <w:szCs w:val="24"/>
              </w:rPr>
              <w:t xml:space="preserve">           </w:t>
            </w:r>
            <w:proofErr w:type="spellStart"/>
            <w:proofErr w:type="gramStart"/>
            <w:r w:rsidRPr="002E19A8">
              <w:rPr>
                <w:color w:val="000000" w:themeColor="text1"/>
                <w:sz w:val="24"/>
                <w:szCs w:val="24"/>
              </w:rPr>
              <w:t>E</w:t>
            </w:r>
            <w:r w:rsidRPr="002E19A8">
              <w:rPr>
                <w:color w:val="000000" w:themeColor="text1"/>
                <w:sz w:val="24"/>
                <w:szCs w:val="24"/>
                <w:vertAlign w:val="subscript"/>
              </w:rPr>
              <w:t>tot</w:t>
            </w:r>
            <w:proofErr w:type="spellEnd"/>
            <w:r w:rsidRPr="002E19A8">
              <w:rPr>
                <w:color w:val="000000" w:themeColor="text1"/>
                <w:sz w:val="24"/>
                <w:szCs w:val="24"/>
              </w:rPr>
              <w:t>(</w:t>
            </w:r>
            <w:proofErr w:type="gramEnd"/>
            <w:r w:rsidRPr="002E19A8">
              <w:rPr>
                <w:color w:val="000000" w:themeColor="text1"/>
                <w:sz w:val="24"/>
                <w:szCs w:val="24"/>
              </w:rPr>
              <w:t xml:space="preserve">MeV)     </w:t>
            </w:r>
            <w:proofErr w:type="spellStart"/>
            <w:r w:rsidRPr="002E19A8">
              <w:rPr>
                <w:color w:val="000000" w:themeColor="text1"/>
                <w:sz w:val="24"/>
                <w:szCs w:val="24"/>
              </w:rPr>
              <w:t>E</w:t>
            </w:r>
            <w:r w:rsidRPr="002E19A8">
              <w:rPr>
                <w:color w:val="000000" w:themeColor="text1"/>
                <w:sz w:val="24"/>
                <w:szCs w:val="24"/>
                <w:vertAlign w:val="subscript"/>
              </w:rPr>
              <w:t>electron</w:t>
            </w:r>
            <w:proofErr w:type="spellEnd"/>
            <w:r w:rsidRPr="002E19A8">
              <w:rPr>
                <w:color w:val="000000" w:themeColor="text1"/>
                <w:sz w:val="24"/>
                <w:szCs w:val="24"/>
              </w:rPr>
              <w:t xml:space="preserve">(MeV)    </w:t>
            </w:r>
            <w:proofErr w:type="spellStart"/>
            <w:r w:rsidRPr="002E19A8">
              <w:rPr>
                <w:color w:val="000000" w:themeColor="text1"/>
                <w:sz w:val="24"/>
                <w:szCs w:val="24"/>
              </w:rPr>
              <w:t>E</w:t>
            </w:r>
            <w:r w:rsidRPr="002E19A8">
              <w:rPr>
                <w:color w:val="000000" w:themeColor="text1"/>
                <w:sz w:val="24"/>
                <w:szCs w:val="24"/>
                <w:vertAlign w:val="subscript"/>
              </w:rPr>
              <w:t>damage</w:t>
            </w:r>
            <w:proofErr w:type="spellEnd"/>
            <w:r w:rsidRPr="002E19A8">
              <w:rPr>
                <w:color w:val="000000" w:themeColor="text1"/>
                <w:sz w:val="24"/>
                <w:szCs w:val="24"/>
              </w:rPr>
              <w:t>(MeV)        Frenkel pairs</w:t>
            </w:r>
          </w:p>
        </w:tc>
      </w:tr>
      <w:tr w:rsidR="00943128" w:rsidRPr="002E19A8" w14:paraId="0A93DC90" w14:textId="77777777" w:rsidTr="00A254A5">
        <w:tc>
          <w:tcPr>
            <w:tcW w:w="1023" w:type="dxa"/>
          </w:tcPr>
          <w:p w14:paraId="0E9475CF"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480" w:dyaOrig="380" w14:anchorId="38BF15FD">
                <v:shape id="_x0000_i1042" type="#_x0000_t75" alt="" style="width:23.5pt;height:18.55pt;mso-width-percent:0;mso-height-percent:0;mso-width-percent:0;mso-height-percent:0" o:ole="">
                  <v:imagedata r:id="rId21" o:title=""/>
                </v:shape>
                <o:OLEObject Type="Embed" ProgID="Equation.DSMT4" ShapeID="_x0000_i1042" DrawAspect="Content" ObjectID="_1637758365" r:id="rId22"/>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70782F1C" w14:textId="77777777" w:rsidR="00943128" w:rsidRPr="002E19A8" w:rsidRDefault="00943128" w:rsidP="00A254A5">
            <w:pPr>
              <w:jc w:val="center"/>
              <w:rPr>
                <w:color w:val="000000" w:themeColor="text1"/>
                <w:sz w:val="24"/>
                <w:szCs w:val="24"/>
              </w:rPr>
            </w:pPr>
            <w:r w:rsidRPr="002E19A8">
              <w:rPr>
                <w:color w:val="000000" w:themeColor="text1"/>
                <w:sz w:val="24"/>
                <w:szCs w:val="24"/>
              </w:rPr>
              <w:t>0.042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4DB425C1" w14:textId="77777777" w:rsidR="00943128" w:rsidRPr="002E19A8" w:rsidRDefault="00943128" w:rsidP="00A254A5">
            <w:pPr>
              <w:jc w:val="center"/>
              <w:rPr>
                <w:color w:val="000000" w:themeColor="text1"/>
                <w:sz w:val="24"/>
                <w:szCs w:val="24"/>
              </w:rPr>
            </w:pPr>
            <w:r w:rsidRPr="002E19A8">
              <w:rPr>
                <w:color w:val="000000" w:themeColor="text1"/>
                <w:sz w:val="24"/>
                <w:szCs w:val="24"/>
              </w:rPr>
              <w:t>101.3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13193C33" w14:textId="77777777" w:rsidR="00943128" w:rsidRPr="002E19A8" w:rsidRDefault="00943128" w:rsidP="00A254A5">
            <w:pPr>
              <w:jc w:val="center"/>
              <w:rPr>
                <w:color w:val="000000" w:themeColor="text1"/>
                <w:sz w:val="24"/>
                <w:szCs w:val="24"/>
              </w:rPr>
            </w:pPr>
            <w:r w:rsidRPr="002E19A8">
              <w:rPr>
                <w:color w:val="000000" w:themeColor="text1"/>
                <w:sz w:val="24"/>
                <w:szCs w:val="24"/>
              </w:rPr>
              <w:t>98.362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4A273742" w14:textId="77777777" w:rsidR="00943128" w:rsidRPr="002E19A8" w:rsidRDefault="00943128" w:rsidP="00A254A5">
            <w:pPr>
              <w:jc w:val="center"/>
              <w:rPr>
                <w:color w:val="000000" w:themeColor="text1"/>
                <w:sz w:val="24"/>
                <w:szCs w:val="24"/>
              </w:rPr>
            </w:pPr>
            <w:r w:rsidRPr="002E19A8">
              <w:rPr>
                <w:color w:val="000000" w:themeColor="text1"/>
                <w:sz w:val="24"/>
                <w:szCs w:val="24"/>
              </w:rPr>
              <w:t>2.938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5D7FCACC" w14:textId="77777777" w:rsidR="00943128" w:rsidRPr="002E19A8" w:rsidRDefault="00943128" w:rsidP="00A254A5">
            <w:pPr>
              <w:jc w:val="center"/>
              <w:rPr>
                <w:color w:val="000000" w:themeColor="text1"/>
                <w:sz w:val="24"/>
                <w:szCs w:val="24"/>
              </w:rPr>
            </w:pPr>
            <w:r w:rsidRPr="002E19A8">
              <w:rPr>
                <w:color w:val="000000" w:themeColor="text1"/>
                <w:sz w:val="24"/>
                <w:szCs w:val="24"/>
              </w:rPr>
              <w:t>1376.9</w:t>
            </w:r>
          </w:p>
        </w:tc>
      </w:tr>
      <w:tr w:rsidR="00943128" w:rsidRPr="002E19A8" w14:paraId="660EC758" w14:textId="77777777" w:rsidTr="00A254A5">
        <w:tc>
          <w:tcPr>
            <w:tcW w:w="1023" w:type="dxa"/>
          </w:tcPr>
          <w:p w14:paraId="65813BBB"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499" w:dyaOrig="380" w14:anchorId="5DE1B620">
                <v:shape id="_x0000_i1041" type="#_x0000_t75" alt="" style="width:23.5pt;height:18.55pt;mso-width-percent:0;mso-height-percent:0;mso-width-percent:0;mso-height-percent:0" o:ole="">
                  <v:imagedata r:id="rId23" o:title=""/>
                </v:shape>
                <o:OLEObject Type="Embed" ProgID="Equation.DSMT4" ShapeID="_x0000_i1041" DrawAspect="Content" ObjectID="_1637758366" r:id="rId24"/>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29DD5059" w14:textId="77777777" w:rsidR="00943128" w:rsidRPr="002E19A8" w:rsidRDefault="00943128" w:rsidP="00A254A5">
            <w:pPr>
              <w:jc w:val="center"/>
              <w:rPr>
                <w:color w:val="000000" w:themeColor="text1"/>
                <w:sz w:val="24"/>
                <w:szCs w:val="24"/>
              </w:rPr>
            </w:pPr>
            <w:r w:rsidRPr="002E19A8">
              <w:rPr>
                <w:color w:val="000000" w:themeColor="text1"/>
                <w:sz w:val="24"/>
                <w:szCs w:val="24"/>
              </w:rPr>
              <w:t>0.051</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A6030E3" w14:textId="77777777" w:rsidR="00943128" w:rsidRPr="002E19A8" w:rsidRDefault="00943128" w:rsidP="00A254A5">
            <w:pPr>
              <w:jc w:val="center"/>
              <w:rPr>
                <w:color w:val="000000" w:themeColor="text1"/>
                <w:sz w:val="24"/>
                <w:szCs w:val="24"/>
              </w:rPr>
            </w:pPr>
            <w:r w:rsidRPr="002E19A8">
              <w:rPr>
                <w:color w:val="000000" w:themeColor="text1"/>
                <w:sz w:val="24"/>
                <w:szCs w:val="24"/>
              </w:rPr>
              <w:t>101.2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4740440A" w14:textId="77777777" w:rsidR="00943128" w:rsidRPr="002E19A8" w:rsidRDefault="00943128" w:rsidP="00A254A5">
            <w:pPr>
              <w:jc w:val="center"/>
              <w:rPr>
                <w:color w:val="000000" w:themeColor="text1"/>
                <w:sz w:val="24"/>
                <w:szCs w:val="24"/>
              </w:rPr>
            </w:pPr>
            <w:r w:rsidRPr="002E19A8">
              <w:rPr>
                <w:color w:val="000000" w:themeColor="text1"/>
                <w:sz w:val="24"/>
                <w:szCs w:val="24"/>
              </w:rPr>
              <w:t>98.117</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077F09BB" w14:textId="77777777" w:rsidR="00943128" w:rsidRPr="002E19A8" w:rsidRDefault="00943128" w:rsidP="00A254A5">
            <w:pPr>
              <w:jc w:val="center"/>
              <w:rPr>
                <w:color w:val="000000" w:themeColor="text1"/>
                <w:sz w:val="24"/>
                <w:szCs w:val="24"/>
              </w:rPr>
            </w:pPr>
            <w:r w:rsidRPr="002E19A8">
              <w:rPr>
                <w:color w:val="000000" w:themeColor="text1"/>
                <w:sz w:val="24"/>
                <w:szCs w:val="24"/>
              </w:rPr>
              <w:t>3.083</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2FA4F319" w14:textId="77777777" w:rsidR="00943128" w:rsidRPr="002E19A8" w:rsidRDefault="00943128" w:rsidP="00A254A5">
            <w:pPr>
              <w:jc w:val="center"/>
              <w:rPr>
                <w:color w:val="000000" w:themeColor="text1"/>
                <w:sz w:val="24"/>
                <w:szCs w:val="24"/>
              </w:rPr>
            </w:pPr>
            <w:r w:rsidRPr="002E19A8">
              <w:rPr>
                <w:color w:val="000000" w:themeColor="text1"/>
                <w:sz w:val="24"/>
                <w:szCs w:val="24"/>
              </w:rPr>
              <w:t>1751.6</w:t>
            </w:r>
          </w:p>
        </w:tc>
      </w:tr>
      <w:tr w:rsidR="00943128" w:rsidRPr="002E19A8" w14:paraId="662CD0FC" w14:textId="77777777" w:rsidTr="00A254A5">
        <w:tc>
          <w:tcPr>
            <w:tcW w:w="1023" w:type="dxa"/>
          </w:tcPr>
          <w:p w14:paraId="60025CD3"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20" w:dyaOrig="380" w14:anchorId="11E3878B">
                <v:shape id="_x0000_i1040" type="#_x0000_t75" alt="" style="width:26.4pt;height:18.55pt;mso-width-percent:0;mso-height-percent:0;mso-width-percent:0;mso-height-percent:0" o:ole="">
                  <v:imagedata r:id="rId25" o:title=""/>
                </v:shape>
                <o:OLEObject Type="Embed" ProgID="Equation.DSMT4" ShapeID="_x0000_i1040" DrawAspect="Content" ObjectID="_1637758367" r:id="rId26"/>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55AFED08" w14:textId="77777777" w:rsidR="00943128" w:rsidRPr="002E19A8" w:rsidRDefault="00943128" w:rsidP="00A254A5">
            <w:pPr>
              <w:jc w:val="center"/>
              <w:rPr>
                <w:color w:val="000000" w:themeColor="text1"/>
                <w:sz w:val="24"/>
                <w:szCs w:val="24"/>
              </w:rPr>
            </w:pPr>
            <w:r w:rsidRPr="002E19A8">
              <w:rPr>
                <w:color w:val="000000" w:themeColor="text1"/>
                <w:sz w:val="24"/>
                <w:szCs w:val="24"/>
              </w:rPr>
              <w:t>0.164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592538B3" w14:textId="77777777" w:rsidR="00943128" w:rsidRPr="002E19A8" w:rsidRDefault="00943128" w:rsidP="00A254A5">
            <w:pPr>
              <w:jc w:val="center"/>
              <w:rPr>
                <w:color w:val="000000" w:themeColor="text1"/>
                <w:sz w:val="24"/>
                <w:szCs w:val="24"/>
              </w:rPr>
            </w:pPr>
            <w:r w:rsidRPr="002E19A8">
              <w:rPr>
                <w:color w:val="000000" w:themeColor="text1"/>
                <w:sz w:val="24"/>
                <w:szCs w:val="24"/>
              </w:rPr>
              <w:t>101.5</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03FD2158" w14:textId="77777777" w:rsidR="00943128" w:rsidRPr="002E19A8" w:rsidRDefault="00943128" w:rsidP="00A254A5">
            <w:pPr>
              <w:jc w:val="center"/>
              <w:rPr>
                <w:color w:val="000000" w:themeColor="text1"/>
                <w:sz w:val="24"/>
                <w:szCs w:val="24"/>
              </w:rPr>
            </w:pPr>
            <w:r w:rsidRPr="002E19A8">
              <w:rPr>
                <w:color w:val="000000" w:themeColor="text1"/>
                <w:sz w:val="24"/>
                <w:szCs w:val="24"/>
              </w:rPr>
              <w:t>98.333</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20F4D92E" w14:textId="77777777" w:rsidR="00943128" w:rsidRPr="002E19A8" w:rsidRDefault="00943128" w:rsidP="00A254A5">
            <w:pPr>
              <w:jc w:val="center"/>
              <w:rPr>
                <w:color w:val="000000" w:themeColor="text1"/>
                <w:sz w:val="24"/>
                <w:szCs w:val="24"/>
              </w:rPr>
            </w:pPr>
            <w:r w:rsidRPr="002E19A8">
              <w:rPr>
                <w:color w:val="000000" w:themeColor="text1"/>
                <w:sz w:val="24"/>
                <w:szCs w:val="24"/>
              </w:rPr>
              <w:t>3.167</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6C3C73A1" w14:textId="77777777" w:rsidR="00943128" w:rsidRPr="002E19A8" w:rsidRDefault="00943128" w:rsidP="00A254A5">
            <w:pPr>
              <w:jc w:val="center"/>
              <w:rPr>
                <w:color w:val="000000" w:themeColor="text1"/>
                <w:sz w:val="24"/>
                <w:szCs w:val="24"/>
              </w:rPr>
            </w:pPr>
            <w:r w:rsidRPr="002E19A8">
              <w:rPr>
                <w:color w:val="000000" w:themeColor="text1"/>
                <w:sz w:val="24"/>
                <w:szCs w:val="24"/>
              </w:rPr>
              <w:t>5829.3</w:t>
            </w:r>
          </w:p>
        </w:tc>
      </w:tr>
      <w:tr w:rsidR="00943128" w:rsidRPr="002E19A8" w14:paraId="2F821EA9" w14:textId="77777777" w:rsidTr="00A254A5">
        <w:tc>
          <w:tcPr>
            <w:tcW w:w="1023" w:type="dxa"/>
          </w:tcPr>
          <w:p w14:paraId="605A4A28"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20" w:dyaOrig="380" w14:anchorId="6B6D91E8">
                <v:shape id="_x0000_i1039" type="#_x0000_t75" alt="" style="width:26.4pt;height:18.55pt;mso-width-percent:0;mso-height-percent:0;mso-width-percent:0;mso-height-percent:0" o:ole="">
                  <v:imagedata r:id="rId27" o:title=""/>
                </v:shape>
                <o:OLEObject Type="Embed" ProgID="Equation.DSMT4" ShapeID="_x0000_i1039" DrawAspect="Content" ObjectID="_1637758368" r:id="rId28"/>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02DBCEFB" w14:textId="77777777" w:rsidR="00943128" w:rsidRPr="002E19A8" w:rsidRDefault="00943128" w:rsidP="00A254A5">
            <w:pPr>
              <w:jc w:val="center"/>
              <w:rPr>
                <w:color w:val="000000" w:themeColor="text1"/>
                <w:sz w:val="24"/>
                <w:szCs w:val="24"/>
              </w:rPr>
            </w:pPr>
            <w:r w:rsidRPr="002E19A8">
              <w:rPr>
                <w:color w:val="000000" w:themeColor="text1"/>
                <w:sz w:val="24"/>
                <w:szCs w:val="24"/>
              </w:rPr>
              <w:t>0.112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45A01C9E" w14:textId="77777777" w:rsidR="00943128" w:rsidRPr="002E19A8" w:rsidRDefault="00943128" w:rsidP="00A254A5">
            <w:pPr>
              <w:jc w:val="center"/>
              <w:rPr>
                <w:color w:val="000000" w:themeColor="text1"/>
                <w:sz w:val="24"/>
                <w:szCs w:val="24"/>
              </w:rPr>
            </w:pPr>
            <w:r w:rsidRPr="002E19A8">
              <w:rPr>
                <w:color w:val="000000" w:themeColor="text1"/>
                <w:sz w:val="24"/>
                <w:szCs w:val="24"/>
              </w:rPr>
              <w:t>101.2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2A76C466" w14:textId="77777777" w:rsidR="00943128" w:rsidRPr="002E19A8" w:rsidRDefault="00943128" w:rsidP="00A254A5">
            <w:pPr>
              <w:jc w:val="center"/>
              <w:rPr>
                <w:color w:val="000000" w:themeColor="text1"/>
                <w:sz w:val="24"/>
                <w:szCs w:val="24"/>
              </w:rPr>
            </w:pPr>
            <w:r w:rsidRPr="002E19A8">
              <w:rPr>
                <w:color w:val="000000" w:themeColor="text1"/>
                <w:sz w:val="24"/>
                <w:szCs w:val="24"/>
              </w:rPr>
              <w:t>97.840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29595639" w14:textId="77777777" w:rsidR="00943128" w:rsidRPr="002E19A8" w:rsidRDefault="00943128" w:rsidP="00A254A5">
            <w:pPr>
              <w:jc w:val="center"/>
              <w:rPr>
                <w:color w:val="000000" w:themeColor="text1"/>
                <w:sz w:val="24"/>
                <w:szCs w:val="24"/>
              </w:rPr>
            </w:pPr>
            <w:r w:rsidRPr="002E19A8">
              <w:rPr>
                <w:color w:val="000000" w:themeColor="text1"/>
                <w:sz w:val="24"/>
                <w:szCs w:val="24"/>
              </w:rPr>
              <w:t>3.360</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634D8206" w14:textId="77777777" w:rsidR="00943128" w:rsidRPr="002E19A8" w:rsidRDefault="00943128" w:rsidP="00A254A5">
            <w:pPr>
              <w:jc w:val="center"/>
              <w:rPr>
                <w:color w:val="000000" w:themeColor="text1"/>
                <w:sz w:val="24"/>
                <w:szCs w:val="24"/>
              </w:rPr>
            </w:pPr>
            <w:r w:rsidRPr="002E19A8">
              <w:rPr>
                <w:color w:val="000000" w:themeColor="text1"/>
                <w:sz w:val="24"/>
                <w:szCs w:val="24"/>
              </w:rPr>
              <w:t>4216.0</w:t>
            </w:r>
          </w:p>
        </w:tc>
      </w:tr>
      <w:tr w:rsidR="00943128" w:rsidRPr="002E19A8" w14:paraId="0C328A38" w14:textId="77777777" w:rsidTr="00A254A5">
        <w:tc>
          <w:tcPr>
            <w:tcW w:w="1023" w:type="dxa"/>
          </w:tcPr>
          <w:p w14:paraId="2DDF0440"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460" w:dyaOrig="380" w14:anchorId="002E3392">
                <v:shape id="_x0000_i1038" type="#_x0000_t75" alt="" style="width:23.5pt;height:18.55pt;mso-width-percent:0;mso-height-percent:0;mso-width-percent:0;mso-height-percent:0" o:ole="">
                  <v:imagedata r:id="rId29" o:title=""/>
                </v:shape>
                <o:OLEObject Type="Embed" ProgID="Equation.DSMT4" ShapeID="_x0000_i1038" DrawAspect="Content" ObjectID="_1637758369" r:id="rId30"/>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5FB2D055" w14:textId="77777777" w:rsidR="00943128" w:rsidRPr="002E19A8" w:rsidRDefault="00943128" w:rsidP="00A254A5">
            <w:pPr>
              <w:jc w:val="center"/>
              <w:rPr>
                <w:color w:val="000000" w:themeColor="text1"/>
                <w:sz w:val="24"/>
                <w:szCs w:val="24"/>
              </w:rPr>
            </w:pPr>
            <w:r w:rsidRPr="002E19A8">
              <w:rPr>
                <w:color w:val="000000" w:themeColor="text1"/>
                <w:sz w:val="24"/>
                <w:szCs w:val="24"/>
              </w:rPr>
              <w:t>0.209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69EF38D9" w14:textId="77777777" w:rsidR="00943128" w:rsidRPr="002E19A8" w:rsidRDefault="00943128" w:rsidP="00A254A5">
            <w:pPr>
              <w:jc w:val="center"/>
              <w:rPr>
                <w:color w:val="000000" w:themeColor="text1"/>
                <w:sz w:val="24"/>
                <w:szCs w:val="24"/>
              </w:rPr>
            </w:pPr>
            <w:r w:rsidRPr="002E19A8">
              <w:rPr>
                <w:color w:val="000000" w:themeColor="text1"/>
                <w:sz w:val="24"/>
                <w:szCs w:val="24"/>
              </w:rPr>
              <w:t>101.1</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1964D339" w14:textId="77777777" w:rsidR="00943128" w:rsidRPr="002E19A8" w:rsidRDefault="00943128" w:rsidP="00A254A5">
            <w:pPr>
              <w:jc w:val="center"/>
              <w:rPr>
                <w:color w:val="000000" w:themeColor="text1"/>
                <w:sz w:val="24"/>
                <w:szCs w:val="24"/>
              </w:rPr>
            </w:pPr>
            <w:r w:rsidRPr="002E19A8">
              <w:rPr>
                <w:color w:val="000000" w:themeColor="text1"/>
                <w:sz w:val="24"/>
                <w:szCs w:val="24"/>
              </w:rPr>
              <w:t>97.766</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4C07E4E2" w14:textId="77777777" w:rsidR="00943128" w:rsidRPr="002E19A8" w:rsidRDefault="00943128" w:rsidP="00A254A5">
            <w:pPr>
              <w:jc w:val="center"/>
              <w:rPr>
                <w:color w:val="000000" w:themeColor="text1"/>
                <w:sz w:val="24"/>
                <w:szCs w:val="24"/>
              </w:rPr>
            </w:pPr>
            <w:r w:rsidRPr="002E19A8">
              <w:rPr>
                <w:color w:val="000000" w:themeColor="text1"/>
                <w:sz w:val="24"/>
                <w:szCs w:val="24"/>
              </w:rPr>
              <w:t>3.334</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65E48E43" w14:textId="77777777" w:rsidR="00943128" w:rsidRPr="002E19A8" w:rsidRDefault="00943128" w:rsidP="00A254A5">
            <w:pPr>
              <w:jc w:val="center"/>
              <w:rPr>
                <w:color w:val="000000" w:themeColor="text1"/>
                <w:sz w:val="24"/>
                <w:szCs w:val="24"/>
              </w:rPr>
            </w:pPr>
            <w:r w:rsidRPr="002E19A8">
              <w:rPr>
                <w:color w:val="000000" w:themeColor="text1"/>
                <w:sz w:val="24"/>
                <w:szCs w:val="24"/>
              </w:rPr>
              <w:t>7816.4</w:t>
            </w:r>
          </w:p>
        </w:tc>
      </w:tr>
      <w:tr w:rsidR="00943128" w:rsidRPr="002E19A8" w14:paraId="287B9335" w14:textId="77777777" w:rsidTr="00A254A5">
        <w:tc>
          <w:tcPr>
            <w:tcW w:w="1023" w:type="dxa"/>
          </w:tcPr>
          <w:p w14:paraId="09ED2CB6"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380" w:dyaOrig="380" w14:anchorId="79E3CCB7">
                <v:shape id="_x0000_i1037" type="#_x0000_t75" alt="" style="width:18.55pt;height:18.55pt;mso-width-percent:0;mso-height-percent:0;mso-width-percent:0;mso-height-percent:0" o:ole="">
                  <v:imagedata r:id="rId31" o:title=""/>
                </v:shape>
                <o:OLEObject Type="Embed" ProgID="Equation.DSMT4" ShapeID="_x0000_i1037" DrawAspect="Content" ObjectID="_1637758370" r:id="rId32"/>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6AD8F597" w14:textId="77777777" w:rsidR="00943128" w:rsidRPr="002E19A8" w:rsidRDefault="00943128" w:rsidP="00A254A5">
            <w:pPr>
              <w:jc w:val="center"/>
              <w:rPr>
                <w:color w:val="000000" w:themeColor="text1"/>
                <w:sz w:val="24"/>
                <w:szCs w:val="24"/>
              </w:rPr>
            </w:pPr>
            <w:r w:rsidRPr="002E19A8">
              <w:rPr>
                <w:color w:val="000000" w:themeColor="text1"/>
                <w:sz w:val="24"/>
                <w:szCs w:val="24"/>
              </w:rPr>
              <w:t>0.114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05299E5" w14:textId="77777777" w:rsidR="00943128" w:rsidRPr="002E19A8" w:rsidRDefault="00943128" w:rsidP="00A254A5">
            <w:pPr>
              <w:jc w:val="center"/>
              <w:rPr>
                <w:color w:val="000000" w:themeColor="text1"/>
                <w:sz w:val="24"/>
                <w:szCs w:val="24"/>
              </w:rPr>
            </w:pPr>
            <w:r w:rsidRPr="002E19A8">
              <w:rPr>
                <w:color w:val="000000" w:themeColor="text1"/>
                <w:sz w:val="24"/>
                <w:szCs w:val="24"/>
              </w:rPr>
              <w:t>101.3</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1BE6995F" w14:textId="77777777" w:rsidR="00943128" w:rsidRPr="002E19A8" w:rsidRDefault="00943128" w:rsidP="00A254A5">
            <w:pPr>
              <w:jc w:val="center"/>
              <w:rPr>
                <w:color w:val="000000" w:themeColor="text1"/>
                <w:sz w:val="24"/>
                <w:szCs w:val="24"/>
              </w:rPr>
            </w:pPr>
            <w:r w:rsidRPr="002E19A8">
              <w:rPr>
                <w:color w:val="000000" w:themeColor="text1"/>
                <w:sz w:val="24"/>
                <w:szCs w:val="24"/>
              </w:rPr>
              <w:t>97.792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7896874F" w14:textId="77777777" w:rsidR="00943128" w:rsidRPr="002E19A8" w:rsidRDefault="00943128" w:rsidP="00A254A5">
            <w:pPr>
              <w:jc w:val="center"/>
              <w:rPr>
                <w:color w:val="000000" w:themeColor="text1"/>
                <w:sz w:val="24"/>
                <w:szCs w:val="24"/>
              </w:rPr>
            </w:pPr>
            <w:r w:rsidRPr="002E19A8">
              <w:rPr>
                <w:color w:val="000000" w:themeColor="text1"/>
                <w:sz w:val="24"/>
                <w:szCs w:val="24"/>
              </w:rPr>
              <w:t>3.508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41D1CB93" w14:textId="77777777" w:rsidR="00943128" w:rsidRPr="002E19A8" w:rsidRDefault="00943128" w:rsidP="00A254A5">
            <w:pPr>
              <w:jc w:val="center"/>
              <w:rPr>
                <w:color w:val="000000" w:themeColor="text1"/>
                <w:sz w:val="24"/>
                <w:szCs w:val="24"/>
              </w:rPr>
            </w:pPr>
            <w:r w:rsidRPr="002E19A8">
              <w:rPr>
                <w:color w:val="000000" w:themeColor="text1"/>
                <w:sz w:val="24"/>
                <w:szCs w:val="24"/>
              </w:rPr>
              <w:t>4504.4</w:t>
            </w:r>
          </w:p>
        </w:tc>
      </w:tr>
      <w:tr w:rsidR="00943128" w:rsidRPr="002E19A8" w14:paraId="492655C3" w14:textId="77777777" w:rsidTr="00A254A5">
        <w:tc>
          <w:tcPr>
            <w:tcW w:w="1023" w:type="dxa"/>
          </w:tcPr>
          <w:p w14:paraId="27CB12B3"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20" w:dyaOrig="380" w14:anchorId="6B02C68B">
                <v:shape id="_x0000_i1036" type="#_x0000_t75" alt="" style="width:26.4pt;height:18.55pt;mso-width-percent:0;mso-height-percent:0;mso-width-percent:0;mso-height-percent:0" o:ole="">
                  <v:imagedata r:id="rId33" o:title=""/>
                </v:shape>
                <o:OLEObject Type="Embed" ProgID="Equation.DSMT4" ShapeID="_x0000_i1036" DrawAspect="Content" ObjectID="_1637758371" r:id="rId34"/>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34992A94" w14:textId="77777777" w:rsidR="00943128" w:rsidRPr="002E19A8" w:rsidRDefault="00943128" w:rsidP="00A254A5">
            <w:pPr>
              <w:jc w:val="center"/>
              <w:rPr>
                <w:color w:val="000000" w:themeColor="text1"/>
                <w:sz w:val="24"/>
                <w:szCs w:val="24"/>
              </w:rPr>
            </w:pPr>
            <w:r w:rsidRPr="002E19A8">
              <w:rPr>
                <w:color w:val="000000" w:themeColor="text1"/>
                <w:sz w:val="24"/>
                <w:szCs w:val="24"/>
              </w:rPr>
              <w:t>0.180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73034987" w14:textId="77777777" w:rsidR="00943128" w:rsidRPr="002E19A8" w:rsidRDefault="00943128" w:rsidP="00A254A5">
            <w:pPr>
              <w:jc w:val="center"/>
              <w:rPr>
                <w:color w:val="000000" w:themeColor="text1"/>
                <w:sz w:val="24"/>
                <w:szCs w:val="24"/>
              </w:rPr>
            </w:pPr>
            <w:r w:rsidRPr="002E19A8">
              <w:rPr>
                <w:color w:val="000000" w:themeColor="text1"/>
                <w:sz w:val="24"/>
                <w:szCs w:val="24"/>
              </w:rPr>
              <w:t>101.4</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6028B11C" w14:textId="77777777" w:rsidR="00943128" w:rsidRPr="002E19A8" w:rsidRDefault="00943128" w:rsidP="00A254A5">
            <w:pPr>
              <w:jc w:val="center"/>
              <w:rPr>
                <w:color w:val="000000" w:themeColor="text1"/>
                <w:sz w:val="24"/>
                <w:szCs w:val="24"/>
              </w:rPr>
            </w:pPr>
            <w:r w:rsidRPr="002E19A8">
              <w:rPr>
                <w:color w:val="000000" w:themeColor="text1"/>
                <w:sz w:val="24"/>
                <w:szCs w:val="24"/>
              </w:rPr>
              <w:t>97.536</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141F5CC3" w14:textId="77777777" w:rsidR="00943128" w:rsidRPr="002E19A8" w:rsidRDefault="00943128" w:rsidP="00A254A5">
            <w:pPr>
              <w:jc w:val="center"/>
              <w:rPr>
                <w:color w:val="000000" w:themeColor="text1"/>
                <w:sz w:val="24"/>
                <w:szCs w:val="24"/>
              </w:rPr>
            </w:pPr>
            <w:r w:rsidRPr="002E19A8">
              <w:rPr>
                <w:color w:val="000000" w:themeColor="text1"/>
                <w:sz w:val="24"/>
                <w:szCs w:val="24"/>
              </w:rPr>
              <w:t>3.864</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1236534C" w14:textId="77777777" w:rsidR="00943128" w:rsidRPr="002E19A8" w:rsidRDefault="00943128" w:rsidP="00A254A5">
            <w:pPr>
              <w:jc w:val="center"/>
              <w:rPr>
                <w:color w:val="000000" w:themeColor="text1"/>
                <w:sz w:val="24"/>
                <w:szCs w:val="24"/>
              </w:rPr>
            </w:pPr>
            <w:r w:rsidRPr="002E19A8">
              <w:rPr>
                <w:color w:val="000000" w:themeColor="text1"/>
                <w:sz w:val="24"/>
                <w:szCs w:val="24"/>
              </w:rPr>
              <w:t>7824.6</w:t>
            </w:r>
          </w:p>
        </w:tc>
      </w:tr>
      <w:tr w:rsidR="00943128" w:rsidRPr="002E19A8" w14:paraId="5F9582E9" w14:textId="77777777" w:rsidTr="00A254A5">
        <w:tc>
          <w:tcPr>
            <w:tcW w:w="1023" w:type="dxa"/>
          </w:tcPr>
          <w:p w14:paraId="5EB4FACC"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80" w:dyaOrig="380" w14:anchorId="13B49036">
                <v:shape id="_x0000_i1035" type="#_x0000_t75" alt="" style="width:29.95pt;height:18.55pt;mso-width-percent:0;mso-height-percent:0;mso-width-percent:0;mso-height-percent:0" o:ole="">
                  <v:imagedata r:id="rId35" o:title=""/>
                </v:shape>
                <o:OLEObject Type="Embed" ProgID="Equation.DSMT4" ShapeID="_x0000_i1035" DrawAspect="Content" ObjectID="_1637758372" r:id="rId36"/>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60063F98" w14:textId="77777777" w:rsidR="00943128" w:rsidRPr="002E19A8" w:rsidRDefault="00943128" w:rsidP="00A254A5">
            <w:pPr>
              <w:jc w:val="center"/>
              <w:rPr>
                <w:color w:val="000000" w:themeColor="text1"/>
                <w:sz w:val="24"/>
                <w:szCs w:val="24"/>
              </w:rPr>
            </w:pPr>
            <w:r w:rsidRPr="002E19A8">
              <w:rPr>
                <w:color w:val="000000" w:themeColor="text1"/>
                <w:sz w:val="24"/>
                <w:szCs w:val="24"/>
              </w:rPr>
              <w:t>0.073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6AC2A21A" w14:textId="77777777" w:rsidR="00943128" w:rsidRPr="002E19A8" w:rsidRDefault="00943128" w:rsidP="00A254A5">
            <w:pPr>
              <w:jc w:val="center"/>
              <w:rPr>
                <w:color w:val="000000" w:themeColor="text1"/>
                <w:sz w:val="24"/>
                <w:szCs w:val="24"/>
              </w:rPr>
            </w:pPr>
            <w:r w:rsidRPr="002E19A8">
              <w:rPr>
                <w:color w:val="000000" w:themeColor="text1"/>
                <w:sz w:val="24"/>
                <w:szCs w:val="24"/>
              </w:rPr>
              <w:t>101.8</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47D1B143" w14:textId="77777777" w:rsidR="00943128" w:rsidRPr="002E19A8" w:rsidRDefault="00943128" w:rsidP="00A254A5">
            <w:pPr>
              <w:jc w:val="center"/>
              <w:rPr>
                <w:color w:val="000000" w:themeColor="text1"/>
                <w:sz w:val="24"/>
                <w:szCs w:val="24"/>
              </w:rPr>
            </w:pPr>
            <w:r w:rsidRPr="002E19A8">
              <w:rPr>
                <w:color w:val="000000" w:themeColor="text1"/>
                <w:sz w:val="24"/>
                <w:szCs w:val="24"/>
              </w:rPr>
              <w:t>97.728</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528A2DCE" w14:textId="77777777" w:rsidR="00943128" w:rsidRPr="002E19A8" w:rsidRDefault="00943128" w:rsidP="00A254A5">
            <w:pPr>
              <w:jc w:val="center"/>
              <w:rPr>
                <w:color w:val="000000" w:themeColor="text1"/>
                <w:sz w:val="24"/>
                <w:szCs w:val="24"/>
              </w:rPr>
            </w:pPr>
            <w:r w:rsidRPr="002E19A8">
              <w:rPr>
                <w:color w:val="000000" w:themeColor="text1"/>
                <w:sz w:val="24"/>
                <w:szCs w:val="24"/>
              </w:rPr>
              <w:t>4.072</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1A0C2935" w14:textId="77777777" w:rsidR="00943128" w:rsidRPr="002E19A8" w:rsidRDefault="00943128" w:rsidP="00A254A5">
            <w:pPr>
              <w:jc w:val="center"/>
              <w:rPr>
                <w:color w:val="000000" w:themeColor="text1"/>
                <w:sz w:val="24"/>
                <w:szCs w:val="24"/>
              </w:rPr>
            </w:pPr>
            <w:r w:rsidRPr="002E19A8">
              <w:rPr>
                <w:color w:val="000000" w:themeColor="text1"/>
                <w:sz w:val="24"/>
                <w:szCs w:val="24"/>
              </w:rPr>
              <w:t>3319.2</w:t>
            </w:r>
          </w:p>
        </w:tc>
      </w:tr>
      <w:tr w:rsidR="00943128" w:rsidRPr="002E19A8" w14:paraId="7BEF06F1" w14:textId="77777777" w:rsidTr="00A254A5">
        <w:tc>
          <w:tcPr>
            <w:tcW w:w="1023" w:type="dxa"/>
          </w:tcPr>
          <w:p w14:paraId="05CC0861"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600" w:dyaOrig="380" w14:anchorId="02EFEEA3">
                <v:shape id="_x0000_i1034" type="#_x0000_t75" alt="" style="width:29.95pt;height:18.55pt;mso-width-percent:0;mso-height-percent:0;mso-width-percent:0;mso-height-percent:0" o:ole="">
                  <v:imagedata r:id="rId37" o:title=""/>
                </v:shape>
                <o:OLEObject Type="Embed" ProgID="Equation.DSMT4" ShapeID="_x0000_i1034" DrawAspect="Content" ObjectID="_1637758373" r:id="rId38"/>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7F6A1BA5" w14:textId="77777777" w:rsidR="00943128" w:rsidRPr="002E19A8" w:rsidRDefault="00943128" w:rsidP="00A254A5">
            <w:pPr>
              <w:jc w:val="center"/>
              <w:rPr>
                <w:color w:val="000000" w:themeColor="text1"/>
                <w:sz w:val="24"/>
                <w:szCs w:val="24"/>
              </w:rPr>
            </w:pPr>
            <w:r w:rsidRPr="002E19A8">
              <w:rPr>
                <w:color w:val="000000" w:themeColor="text1"/>
                <w:sz w:val="24"/>
                <w:szCs w:val="24"/>
              </w:rPr>
              <w:t>0.041</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4B381CE" w14:textId="77777777" w:rsidR="00943128" w:rsidRPr="002E19A8" w:rsidRDefault="00943128" w:rsidP="00A254A5">
            <w:pPr>
              <w:jc w:val="center"/>
              <w:rPr>
                <w:color w:val="000000" w:themeColor="text1"/>
                <w:sz w:val="24"/>
                <w:szCs w:val="24"/>
              </w:rPr>
            </w:pPr>
            <w:r w:rsidRPr="002E19A8">
              <w:rPr>
                <w:color w:val="000000" w:themeColor="text1"/>
                <w:sz w:val="24"/>
                <w:szCs w:val="24"/>
              </w:rPr>
              <w:t>101.2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15876EDD" w14:textId="77777777" w:rsidR="00943128" w:rsidRPr="002E19A8" w:rsidRDefault="00943128" w:rsidP="00A254A5">
            <w:pPr>
              <w:jc w:val="center"/>
              <w:rPr>
                <w:color w:val="000000" w:themeColor="text1"/>
                <w:sz w:val="24"/>
                <w:szCs w:val="24"/>
              </w:rPr>
            </w:pPr>
            <w:r w:rsidRPr="002E19A8">
              <w:rPr>
                <w:color w:val="000000" w:themeColor="text1"/>
                <w:sz w:val="24"/>
                <w:szCs w:val="24"/>
              </w:rPr>
              <w:t>97.172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07B4E284" w14:textId="77777777" w:rsidR="00943128" w:rsidRPr="002E19A8" w:rsidRDefault="00943128" w:rsidP="00A254A5">
            <w:pPr>
              <w:jc w:val="center"/>
              <w:rPr>
                <w:color w:val="000000" w:themeColor="text1"/>
                <w:sz w:val="24"/>
                <w:szCs w:val="24"/>
              </w:rPr>
            </w:pPr>
            <w:r w:rsidRPr="002E19A8">
              <w:rPr>
                <w:color w:val="000000" w:themeColor="text1"/>
                <w:sz w:val="24"/>
                <w:szCs w:val="24"/>
              </w:rPr>
              <w:t>4.028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41628758" w14:textId="77777777" w:rsidR="00943128" w:rsidRPr="002E19A8" w:rsidRDefault="00943128" w:rsidP="00A254A5">
            <w:pPr>
              <w:jc w:val="center"/>
              <w:rPr>
                <w:color w:val="000000" w:themeColor="text1"/>
                <w:sz w:val="24"/>
                <w:szCs w:val="24"/>
              </w:rPr>
            </w:pPr>
            <w:r w:rsidRPr="002E19A8">
              <w:rPr>
                <w:color w:val="000000" w:themeColor="text1"/>
                <w:sz w:val="24"/>
                <w:szCs w:val="24"/>
              </w:rPr>
              <w:t>1847.3</w:t>
            </w:r>
          </w:p>
        </w:tc>
      </w:tr>
      <w:tr w:rsidR="00943128" w:rsidRPr="002E19A8" w14:paraId="67FD2BD7" w14:textId="77777777" w:rsidTr="00A254A5">
        <w:tc>
          <w:tcPr>
            <w:tcW w:w="1023" w:type="dxa"/>
          </w:tcPr>
          <w:p w14:paraId="1BEA52CD"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20" w:dyaOrig="380" w14:anchorId="75A94573">
                <v:shape id="_x0000_i1033" type="#_x0000_t75" alt="" style="width:26.4pt;height:18.55pt;mso-width-percent:0;mso-height-percent:0;mso-width-percent:0;mso-height-percent:0" o:ole="">
                  <v:imagedata r:id="rId39" o:title=""/>
                </v:shape>
                <o:OLEObject Type="Embed" ProgID="Equation.DSMT4" ShapeID="_x0000_i1033" DrawAspect="Content" ObjectID="_1637758374" r:id="rId40"/>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077730B5" w14:textId="77777777" w:rsidR="00943128" w:rsidRPr="002E19A8" w:rsidRDefault="00943128" w:rsidP="00A254A5">
            <w:pPr>
              <w:jc w:val="center"/>
              <w:rPr>
                <w:color w:val="000000" w:themeColor="text1"/>
                <w:sz w:val="24"/>
                <w:szCs w:val="24"/>
              </w:rPr>
            </w:pPr>
            <w:r w:rsidRPr="002E19A8">
              <w:rPr>
                <w:color w:val="000000" w:themeColor="text1"/>
                <w:sz w:val="24"/>
                <w:szCs w:val="24"/>
              </w:rPr>
              <w:t>0.041</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02944602" w14:textId="77777777" w:rsidR="00943128" w:rsidRPr="002E19A8" w:rsidRDefault="00943128" w:rsidP="00A254A5">
            <w:pPr>
              <w:jc w:val="center"/>
              <w:rPr>
                <w:color w:val="000000" w:themeColor="text1"/>
                <w:sz w:val="24"/>
                <w:szCs w:val="24"/>
              </w:rPr>
            </w:pPr>
            <w:r w:rsidRPr="002E19A8">
              <w:rPr>
                <w:color w:val="000000" w:themeColor="text1"/>
                <w:sz w:val="24"/>
                <w:szCs w:val="24"/>
              </w:rPr>
              <w:t>81.5</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0D4E5B53" w14:textId="77777777" w:rsidR="00943128" w:rsidRPr="002E19A8" w:rsidRDefault="00943128" w:rsidP="00A254A5">
            <w:pPr>
              <w:jc w:val="center"/>
              <w:rPr>
                <w:color w:val="000000" w:themeColor="text1"/>
                <w:sz w:val="24"/>
                <w:szCs w:val="24"/>
              </w:rPr>
            </w:pPr>
            <w:r w:rsidRPr="002E19A8">
              <w:rPr>
                <w:color w:val="000000" w:themeColor="text1"/>
                <w:sz w:val="24"/>
                <w:szCs w:val="24"/>
              </w:rPr>
              <w:t>75.928</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12123328" w14:textId="77777777" w:rsidR="00943128" w:rsidRPr="002E19A8" w:rsidRDefault="00943128" w:rsidP="00A254A5">
            <w:pPr>
              <w:jc w:val="center"/>
              <w:rPr>
                <w:color w:val="000000" w:themeColor="text1"/>
                <w:sz w:val="24"/>
                <w:szCs w:val="24"/>
              </w:rPr>
            </w:pPr>
            <w:r w:rsidRPr="002E19A8">
              <w:rPr>
                <w:color w:val="000000" w:themeColor="text1"/>
                <w:sz w:val="24"/>
                <w:szCs w:val="24"/>
              </w:rPr>
              <w:t>5.572</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5F41523F" w14:textId="77777777" w:rsidR="00943128" w:rsidRPr="002E19A8" w:rsidRDefault="00943128" w:rsidP="00A254A5">
            <w:pPr>
              <w:jc w:val="center"/>
              <w:rPr>
                <w:color w:val="000000" w:themeColor="text1"/>
                <w:sz w:val="24"/>
                <w:szCs w:val="24"/>
              </w:rPr>
            </w:pPr>
            <w:r w:rsidRPr="002E19A8">
              <w:rPr>
                <w:color w:val="000000" w:themeColor="text1"/>
                <w:sz w:val="24"/>
                <w:szCs w:val="24"/>
              </w:rPr>
              <w:t>2555.1</w:t>
            </w:r>
          </w:p>
        </w:tc>
      </w:tr>
      <w:tr w:rsidR="00943128" w:rsidRPr="002E19A8" w14:paraId="1F9580AE" w14:textId="77777777" w:rsidTr="00A254A5">
        <w:tc>
          <w:tcPr>
            <w:tcW w:w="1023" w:type="dxa"/>
          </w:tcPr>
          <w:p w14:paraId="7687BD4E"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20" w:dyaOrig="380" w14:anchorId="54C8858E">
                <v:shape id="_x0000_i1032" type="#_x0000_t75" alt="" style="width:26.4pt;height:18.55pt;mso-width-percent:0;mso-height-percent:0;mso-width-percent:0;mso-height-percent:0" o:ole="">
                  <v:imagedata r:id="rId41" o:title=""/>
                </v:shape>
                <o:OLEObject Type="Embed" ProgID="Equation.DSMT4" ShapeID="_x0000_i1032" DrawAspect="Content" ObjectID="_1637758375" r:id="rId42"/>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5076503F" w14:textId="77777777" w:rsidR="00943128" w:rsidRPr="002E19A8" w:rsidRDefault="00943128" w:rsidP="00A254A5">
            <w:pPr>
              <w:jc w:val="center"/>
              <w:rPr>
                <w:color w:val="000000" w:themeColor="text1"/>
                <w:sz w:val="24"/>
                <w:szCs w:val="24"/>
              </w:rPr>
            </w:pPr>
            <w:r w:rsidRPr="002E19A8">
              <w:rPr>
                <w:color w:val="000000" w:themeColor="text1"/>
                <w:sz w:val="24"/>
                <w:szCs w:val="24"/>
              </w:rPr>
              <w:t>0.073</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65F164EA" w14:textId="77777777" w:rsidR="00943128" w:rsidRPr="002E19A8" w:rsidRDefault="00943128" w:rsidP="00A254A5">
            <w:pPr>
              <w:jc w:val="center"/>
              <w:rPr>
                <w:color w:val="000000" w:themeColor="text1"/>
                <w:sz w:val="24"/>
                <w:szCs w:val="24"/>
              </w:rPr>
            </w:pPr>
            <w:r w:rsidRPr="002E19A8">
              <w:rPr>
                <w:color w:val="000000" w:themeColor="text1"/>
                <w:sz w:val="24"/>
                <w:szCs w:val="24"/>
              </w:rPr>
              <w:t>78.8</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78B951A7" w14:textId="77777777" w:rsidR="00943128" w:rsidRPr="002E19A8" w:rsidRDefault="00943128" w:rsidP="00A254A5">
            <w:pPr>
              <w:jc w:val="center"/>
              <w:rPr>
                <w:color w:val="000000" w:themeColor="text1"/>
                <w:sz w:val="24"/>
                <w:szCs w:val="24"/>
              </w:rPr>
            </w:pPr>
            <w:r w:rsidRPr="002E19A8">
              <w:rPr>
                <w:color w:val="000000" w:themeColor="text1"/>
                <w:sz w:val="24"/>
                <w:szCs w:val="24"/>
              </w:rPr>
              <w:t>73.052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787E5C0A" w14:textId="77777777" w:rsidR="00943128" w:rsidRPr="002E19A8" w:rsidRDefault="00943128" w:rsidP="00A254A5">
            <w:pPr>
              <w:jc w:val="center"/>
              <w:rPr>
                <w:color w:val="000000" w:themeColor="text1"/>
                <w:sz w:val="24"/>
                <w:szCs w:val="24"/>
              </w:rPr>
            </w:pPr>
            <w:r w:rsidRPr="002E19A8">
              <w:rPr>
                <w:color w:val="000000" w:themeColor="text1"/>
                <w:sz w:val="24"/>
                <w:szCs w:val="24"/>
              </w:rPr>
              <w:t>5.748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229DECE3" w14:textId="77777777" w:rsidR="00943128" w:rsidRPr="002E19A8" w:rsidRDefault="00943128" w:rsidP="00A254A5">
            <w:pPr>
              <w:jc w:val="center"/>
              <w:rPr>
                <w:color w:val="000000" w:themeColor="text1"/>
                <w:sz w:val="24"/>
                <w:szCs w:val="24"/>
              </w:rPr>
            </w:pPr>
            <w:r w:rsidRPr="002E19A8">
              <w:rPr>
                <w:color w:val="000000" w:themeColor="text1"/>
                <w:sz w:val="24"/>
                <w:szCs w:val="24"/>
              </w:rPr>
              <w:t>4685.4</w:t>
            </w:r>
          </w:p>
        </w:tc>
      </w:tr>
      <w:tr w:rsidR="00943128" w:rsidRPr="002E19A8" w14:paraId="79E2EFB7" w14:textId="77777777" w:rsidTr="00A254A5">
        <w:tc>
          <w:tcPr>
            <w:tcW w:w="1023" w:type="dxa"/>
          </w:tcPr>
          <w:p w14:paraId="4576603D"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499" w:dyaOrig="380" w14:anchorId="1A447C34">
                <v:shape id="_x0000_i1031" type="#_x0000_t75" alt="" style="width:23.5pt;height:18.55pt;mso-width-percent:0;mso-height-percent:0;mso-width-percent:0;mso-height-percent:0" o:ole="">
                  <v:imagedata r:id="rId43" o:title=""/>
                </v:shape>
                <o:OLEObject Type="Embed" ProgID="Equation.DSMT4" ShapeID="_x0000_i1031" DrawAspect="Content" ObjectID="_1637758376" r:id="rId44"/>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6956D382" w14:textId="77777777" w:rsidR="00943128" w:rsidRPr="002E19A8" w:rsidRDefault="00943128" w:rsidP="00A254A5">
            <w:pPr>
              <w:jc w:val="center"/>
              <w:rPr>
                <w:color w:val="000000" w:themeColor="text1"/>
                <w:sz w:val="24"/>
                <w:szCs w:val="24"/>
              </w:rPr>
            </w:pPr>
            <w:r w:rsidRPr="002E19A8">
              <w:rPr>
                <w:color w:val="000000" w:themeColor="text1"/>
                <w:sz w:val="24"/>
                <w:szCs w:val="24"/>
              </w:rPr>
              <w:t>0.180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42FD09C7" w14:textId="77777777" w:rsidR="00943128" w:rsidRPr="002E19A8" w:rsidRDefault="00943128" w:rsidP="00A254A5">
            <w:pPr>
              <w:jc w:val="center"/>
              <w:rPr>
                <w:color w:val="000000" w:themeColor="text1"/>
                <w:sz w:val="24"/>
                <w:szCs w:val="24"/>
              </w:rPr>
            </w:pPr>
            <w:r w:rsidRPr="002E19A8">
              <w:rPr>
                <w:color w:val="000000" w:themeColor="text1"/>
                <w:sz w:val="24"/>
                <w:szCs w:val="24"/>
              </w:rPr>
              <w:t>77.5</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006CF22F" w14:textId="77777777" w:rsidR="00943128" w:rsidRPr="002E19A8" w:rsidRDefault="00943128" w:rsidP="00A254A5">
            <w:pPr>
              <w:jc w:val="center"/>
              <w:rPr>
                <w:color w:val="000000" w:themeColor="text1"/>
                <w:sz w:val="24"/>
                <w:szCs w:val="24"/>
              </w:rPr>
            </w:pPr>
            <w:r w:rsidRPr="002E19A8">
              <w:rPr>
                <w:color w:val="000000" w:themeColor="text1"/>
                <w:sz w:val="24"/>
                <w:szCs w:val="24"/>
              </w:rPr>
              <w:t>71.641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6E93B536" w14:textId="77777777" w:rsidR="00943128" w:rsidRPr="002E19A8" w:rsidRDefault="00943128" w:rsidP="00A254A5">
            <w:pPr>
              <w:jc w:val="center"/>
              <w:rPr>
                <w:color w:val="000000" w:themeColor="text1"/>
                <w:sz w:val="24"/>
                <w:szCs w:val="24"/>
              </w:rPr>
            </w:pPr>
            <w:r w:rsidRPr="002E19A8">
              <w:rPr>
                <w:color w:val="000000" w:themeColor="text1"/>
                <w:sz w:val="24"/>
                <w:szCs w:val="24"/>
              </w:rPr>
              <w:t>5.859</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339BC50A" w14:textId="77777777" w:rsidR="00943128" w:rsidRPr="002E19A8" w:rsidRDefault="00943128" w:rsidP="00A254A5">
            <w:pPr>
              <w:jc w:val="center"/>
              <w:rPr>
                <w:color w:val="000000" w:themeColor="text1"/>
                <w:sz w:val="24"/>
                <w:szCs w:val="24"/>
              </w:rPr>
            </w:pPr>
            <w:r w:rsidRPr="002E19A8">
              <w:rPr>
                <w:color w:val="000000" w:themeColor="text1"/>
                <w:sz w:val="24"/>
                <w:szCs w:val="24"/>
              </w:rPr>
              <w:t>11864.3</w:t>
            </w:r>
          </w:p>
        </w:tc>
      </w:tr>
      <w:tr w:rsidR="00943128" w:rsidRPr="002E19A8" w14:paraId="03B208F4" w14:textId="77777777" w:rsidTr="00A254A5">
        <w:tc>
          <w:tcPr>
            <w:tcW w:w="1023" w:type="dxa"/>
          </w:tcPr>
          <w:p w14:paraId="12132C94"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400" w:dyaOrig="380" w14:anchorId="711A07A7">
                <v:shape id="_x0000_i1030" type="#_x0000_t75" alt="" style="width:18.55pt;height:18.55pt;mso-width-percent:0;mso-height-percent:0;mso-width-percent:0;mso-height-percent:0" o:ole="">
                  <v:imagedata r:id="rId45" o:title=""/>
                </v:shape>
                <o:OLEObject Type="Embed" ProgID="Equation.DSMT4" ShapeID="_x0000_i1030" DrawAspect="Content" ObjectID="_1637758377" r:id="rId46"/>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04A1EF3A" w14:textId="77777777" w:rsidR="00943128" w:rsidRPr="002E19A8" w:rsidRDefault="00943128" w:rsidP="00A254A5">
            <w:pPr>
              <w:jc w:val="center"/>
              <w:rPr>
                <w:color w:val="000000" w:themeColor="text1"/>
                <w:sz w:val="24"/>
                <w:szCs w:val="24"/>
              </w:rPr>
            </w:pPr>
            <w:r w:rsidRPr="002E19A8">
              <w:rPr>
                <w:color w:val="000000" w:themeColor="text1"/>
                <w:sz w:val="24"/>
                <w:szCs w:val="24"/>
              </w:rPr>
              <w:t>0.114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53634628" w14:textId="77777777" w:rsidR="00943128" w:rsidRPr="002E19A8" w:rsidRDefault="00943128" w:rsidP="00A254A5">
            <w:pPr>
              <w:jc w:val="center"/>
              <w:rPr>
                <w:color w:val="000000" w:themeColor="text1"/>
                <w:sz w:val="24"/>
                <w:szCs w:val="24"/>
              </w:rPr>
            </w:pPr>
            <w:r w:rsidRPr="002E19A8">
              <w:rPr>
                <w:color w:val="000000" w:themeColor="text1"/>
                <w:sz w:val="24"/>
                <w:szCs w:val="24"/>
              </w:rPr>
              <w:t>74.6</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22874E51" w14:textId="77777777" w:rsidR="00943128" w:rsidRPr="002E19A8" w:rsidRDefault="00943128" w:rsidP="00A254A5">
            <w:pPr>
              <w:jc w:val="center"/>
              <w:rPr>
                <w:color w:val="000000" w:themeColor="text1"/>
                <w:sz w:val="24"/>
                <w:szCs w:val="24"/>
              </w:rPr>
            </w:pPr>
            <w:r w:rsidRPr="002E19A8">
              <w:rPr>
                <w:color w:val="000000" w:themeColor="text1"/>
                <w:sz w:val="24"/>
                <w:szCs w:val="24"/>
              </w:rPr>
              <w:t>68.582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3BD42E7A" w14:textId="77777777" w:rsidR="00943128" w:rsidRPr="002E19A8" w:rsidRDefault="00943128" w:rsidP="00A254A5">
            <w:pPr>
              <w:jc w:val="center"/>
              <w:rPr>
                <w:color w:val="000000" w:themeColor="text1"/>
                <w:sz w:val="24"/>
                <w:szCs w:val="24"/>
              </w:rPr>
            </w:pPr>
            <w:r w:rsidRPr="002E19A8">
              <w:rPr>
                <w:color w:val="000000" w:themeColor="text1"/>
                <w:sz w:val="24"/>
                <w:szCs w:val="24"/>
              </w:rPr>
              <w:t>6.018</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5607C8DF" w14:textId="77777777" w:rsidR="00943128" w:rsidRPr="002E19A8" w:rsidRDefault="00943128" w:rsidP="00A254A5">
            <w:pPr>
              <w:jc w:val="center"/>
              <w:rPr>
                <w:color w:val="000000" w:themeColor="text1"/>
                <w:sz w:val="24"/>
                <w:szCs w:val="24"/>
              </w:rPr>
            </w:pPr>
            <w:r w:rsidRPr="002E19A8">
              <w:rPr>
                <w:color w:val="000000" w:themeColor="text1"/>
                <w:sz w:val="24"/>
                <w:szCs w:val="24"/>
              </w:rPr>
              <w:t>7726.5</w:t>
            </w:r>
          </w:p>
        </w:tc>
      </w:tr>
      <w:tr w:rsidR="00943128" w:rsidRPr="002E19A8" w14:paraId="5A962F73" w14:textId="77777777" w:rsidTr="00A254A5">
        <w:tc>
          <w:tcPr>
            <w:tcW w:w="1023" w:type="dxa"/>
          </w:tcPr>
          <w:p w14:paraId="600E285E"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40" w:dyaOrig="380" w14:anchorId="7C04F3D8">
                <v:shape id="_x0000_i1029" type="#_x0000_t75" alt="" style="width:26.4pt;height:18.55pt;mso-width-percent:0;mso-height-percent:0;mso-width-percent:0;mso-height-percent:0" o:ole="">
                  <v:imagedata r:id="rId47" o:title=""/>
                </v:shape>
                <o:OLEObject Type="Embed" ProgID="Equation.DSMT4" ShapeID="_x0000_i1029" DrawAspect="Content" ObjectID="_1637758378" r:id="rId48"/>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1A2F930A" w14:textId="77777777" w:rsidR="00943128" w:rsidRPr="002E19A8" w:rsidRDefault="00943128" w:rsidP="00A254A5">
            <w:pPr>
              <w:jc w:val="center"/>
              <w:rPr>
                <w:color w:val="000000" w:themeColor="text1"/>
                <w:sz w:val="24"/>
                <w:szCs w:val="24"/>
              </w:rPr>
            </w:pPr>
            <w:r w:rsidRPr="002E19A8">
              <w:rPr>
                <w:color w:val="000000" w:themeColor="text1"/>
                <w:sz w:val="24"/>
                <w:szCs w:val="24"/>
              </w:rPr>
              <w:t>0.209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E28A7E6" w14:textId="77777777" w:rsidR="00943128" w:rsidRPr="002E19A8" w:rsidRDefault="00943128" w:rsidP="00A254A5">
            <w:pPr>
              <w:jc w:val="center"/>
              <w:rPr>
                <w:color w:val="000000" w:themeColor="text1"/>
                <w:sz w:val="24"/>
                <w:szCs w:val="24"/>
              </w:rPr>
            </w:pPr>
            <w:r w:rsidRPr="002E19A8">
              <w:rPr>
                <w:color w:val="000000" w:themeColor="text1"/>
                <w:sz w:val="24"/>
                <w:szCs w:val="24"/>
              </w:rPr>
              <w:t>71.9</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68BDDE0C" w14:textId="77777777" w:rsidR="00943128" w:rsidRPr="002E19A8" w:rsidRDefault="00943128" w:rsidP="00A254A5">
            <w:pPr>
              <w:jc w:val="center"/>
              <w:rPr>
                <w:color w:val="000000" w:themeColor="text1"/>
                <w:sz w:val="24"/>
                <w:szCs w:val="24"/>
              </w:rPr>
            </w:pPr>
            <w:r w:rsidRPr="002E19A8">
              <w:rPr>
                <w:color w:val="000000" w:themeColor="text1"/>
                <w:sz w:val="24"/>
                <w:szCs w:val="24"/>
              </w:rPr>
              <w:t>66.289</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56FC54BD" w14:textId="77777777" w:rsidR="00943128" w:rsidRPr="002E19A8" w:rsidRDefault="00943128" w:rsidP="00A254A5">
            <w:pPr>
              <w:jc w:val="center"/>
              <w:rPr>
                <w:color w:val="000000" w:themeColor="text1"/>
                <w:sz w:val="24"/>
                <w:szCs w:val="24"/>
              </w:rPr>
            </w:pPr>
            <w:r w:rsidRPr="002E19A8">
              <w:rPr>
                <w:color w:val="000000" w:themeColor="text1"/>
                <w:sz w:val="24"/>
                <w:szCs w:val="24"/>
              </w:rPr>
              <w:t>5.611</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294BC375" w14:textId="77777777" w:rsidR="00943128" w:rsidRPr="002E19A8" w:rsidRDefault="00943128" w:rsidP="00A254A5">
            <w:pPr>
              <w:jc w:val="center"/>
              <w:rPr>
                <w:color w:val="000000" w:themeColor="text1"/>
                <w:sz w:val="24"/>
                <w:szCs w:val="24"/>
              </w:rPr>
            </w:pPr>
            <w:r w:rsidRPr="002E19A8">
              <w:rPr>
                <w:color w:val="000000" w:themeColor="text1"/>
                <w:sz w:val="24"/>
                <w:szCs w:val="24"/>
              </w:rPr>
              <w:t>13154.9</w:t>
            </w:r>
          </w:p>
        </w:tc>
      </w:tr>
      <w:tr w:rsidR="00943128" w:rsidRPr="002E19A8" w14:paraId="7250DC35" w14:textId="77777777" w:rsidTr="00A254A5">
        <w:tc>
          <w:tcPr>
            <w:tcW w:w="1023" w:type="dxa"/>
          </w:tcPr>
          <w:p w14:paraId="4EA747B6"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20" w:dyaOrig="380" w14:anchorId="5CB99D96">
                <v:shape id="_x0000_i1028" type="#_x0000_t75" alt="" style="width:26.4pt;height:18.55pt;mso-width-percent:0;mso-height-percent:0;mso-width-percent:0;mso-height-percent:0" o:ole="">
                  <v:imagedata r:id="rId49" o:title=""/>
                </v:shape>
                <o:OLEObject Type="Embed" ProgID="Equation.DSMT4" ShapeID="_x0000_i1028" DrawAspect="Content" ObjectID="_1637758379" r:id="rId50"/>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0276F167" w14:textId="77777777" w:rsidR="00943128" w:rsidRPr="002E19A8" w:rsidRDefault="00943128" w:rsidP="00A254A5">
            <w:pPr>
              <w:jc w:val="center"/>
              <w:rPr>
                <w:color w:val="000000" w:themeColor="text1"/>
                <w:sz w:val="24"/>
                <w:szCs w:val="24"/>
              </w:rPr>
            </w:pPr>
            <w:r w:rsidRPr="002E19A8">
              <w:rPr>
                <w:color w:val="000000" w:themeColor="text1"/>
                <w:sz w:val="24"/>
                <w:szCs w:val="24"/>
              </w:rPr>
              <w:t>0.112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817BF8E" w14:textId="77777777" w:rsidR="00943128" w:rsidRPr="002E19A8" w:rsidRDefault="00943128" w:rsidP="00A254A5">
            <w:pPr>
              <w:jc w:val="center"/>
              <w:rPr>
                <w:color w:val="000000" w:themeColor="text1"/>
                <w:sz w:val="24"/>
                <w:szCs w:val="24"/>
              </w:rPr>
            </w:pPr>
            <w:r w:rsidRPr="002E19A8">
              <w:rPr>
                <w:color w:val="000000" w:themeColor="text1"/>
                <w:sz w:val="24"/>
                <w:szCs w:val="24"/>
              </w:rPr>
              <w:t>68.2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321C7AD6" w14:textId="77777777" w:rsidR="00943128" w:rsidRPr="002E19A8" w:rsidRDefault="00943128" w:rsidP="00A254A5">
            <w:pPr>
              <w:jc w:val="center"/>
              <w:rPr>
                <w:color w:val="000000" w:themeColor="text1"/>
                <w:sz w:val="24"/>
                <w:szCs w:val="24"/>
              </w:rPr>
            </w:pPr>
            <w:r w:rsidRPr="002E19A8">
              <w:rPr>
                <w:color w:val="000000" w:themeColor="text1"/>
                <w:sz w:val="24"/>
                <w:szCs w:val="24"/>
              </w:rPr>
              <w:t>61.898</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09A142D4" w14:textId="77777777" w:rsidR="00943128" w:rsidRPr="002E19A8" w:rsidRDefault="00943128" w:rsidP="00A254A5">
            <w:pPr>
              <w:jc w:val="center"/>
              <w:rPr>
                <w:color w:val="000000" w:themeColor="text1"/>
                <w:sz w:val="24"/>
                <w:szCs w:val="24"/>
              </w:rPr>
            </w:pPr>
            <w:r w:rsidRPr="002E19A8">
              <w:rPr>
                <w:color w:val="000000" w:themeColor="text1"/>
                <w:sz w:val="24"/>
                <w:szCs w:val="24"/>
              </w:rPr>
              <w:t>6.322</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0A8D85C0" w14:textId="77777777" w:rsidR="00943128" w:rsidRPr="002E19A8" w:rsidRDefault="00943128" w:rsidP="00A254A5">
            <w:pPr>
              <w:jc w:val="center"/>
              <w:rPr>
                <w:color w:val="000000" w:themeColor="text1"/>
                <w:sz w:val="24"/>
                <w:szCs w:val="24"/>
              </w:rPr>
            </w:pPr>
            <w:r w:rsidRPr="002E19A8">
              <w:rPr>
                <w:color w:val="000000" w:themeColor="text1"/>
                <w:sz w:val="24"/>
                <w:szCs w:val="24"/>
              </w:rPr>
              <w:t>7931.9</w:t>
            </w:r>
          </w:p>
        </w:tc>
      </w:tr>
      <w:tr w:rsidR="00943128" w:rsidRPr="002E19A8" w14:paraId="7F774D85" w14:textId="77777777" w:rsidTr="00A254A5">
        <w:tc>
          <w:tcPr>
            <w:tcW w:w="1023" w:type="dxa"/>
          </w:tcPr>
          <w:p w14:paraId="231CC5B5"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60" w:dyaOrig="380" w14:anchorId="2AD0E32F">
                <v:shape id="_x0000_i1027" type="#_x0000_t75" alt="" style="width:29.95pt;height:18.55pt;mso-width-percent:0;mso-height-percent:0;mso-width-percent:0;mso-height-percent:0" o:ole="">
                  <v:imagedata r:id="rId51" o:title=""/>
                </v:shape>
                <o:OLEObject Type="Embed" ProgID="Equation.DSMT4" ShapeID="_x0000_i1027" DrawAspect="Content" ObjectID="_1637758380" r:id="rId52"/>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21D96C53" w14:textId="77777777" w:rsidR="00943128" w:rsidRPr="002E19A8" w:rsidRDefault="00943128" w:rsidP="00A254A5">
            <w:pPr>
              <w:jc w:val="center"/>
              <w:rPr>
                <w:color w:val="000000" w:themeColor="text1"/>
                <w:sz w:val="24"/>
                <w:szCs w:val="24"/>
              </w:rPr>
            </w:pPr>
            <w:r w:rsidRPr="002E19A8">
              <w:rPr>
                <w:color w:val="000000" w:themeColor="text1"/>
                <w:sz w:val="24"/>
                <w:szCs w:val="24"/>
              </w:rPr>
              <w:t>0.164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D1D6F24" w14:textId="77777777" w:rsidR="00943128" w:rsidRPr="002E19A8" w:rsidRDefault="00943128" w:rsidP="00A254A5">
            <w:pPr>
              <w:jc w:val="center"/>
              <w:rPr>
                <w:color w:val="000000" w:themeColor="text1"/>
                <w:sz w:val="24"/>
                <w:szCs w:val="24"/>
              </w:rPr>
            </w:pPr>
            <w:r w:rsidRPr="002E19A8">
              <w:rPr>
                <w:color w:val="000000" w:themeColor="text1"/>
                <w:sz w:val="24"/>
                <w:szCs w:val="24"/>
              </w:rPr>
              <w:t>64.8</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5D3D7A63" w14:textId="77777777" w:rsidR="00943128" w:rsidRPr="002E19A8" w:rsidRDefault="00943128" w:rsidP="00A254A5">
            <w:pPr>
              <w:jc w:val="center"/>
              <w:rPr>
                <w:color w:val="000000" w:themeColor="text1"/>
                <w:sz w:val="24"/>
                <w:szCs w:val="24"/>
              </w:rPr>
            </w:pPr>
            <w:r w:rsidRPr="002E19A8">
              <w:rPr>
                <w:color w:val="000000" w:themeColor="text1"/>
                <w:sz w:val="24"/>
                <w:szCs w:val="24"/>
              </w:rPr>
              <w:t>58.330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1A8D1EA7" w14:textId="77777777" w:rsidR="00943128" w:rsidRPr="002E19A8" w:rsidRDefault="00943128" w:rsidP="00A254A5">
            <w:pPr>
              <w:jc w:val="center"/>
              <w:rPr>
                <w:color w:val="000000" w:themeColor="text1"/>
                <w:sz w:val="24"/>
                <w:szCs w:val="24"/>
              </w:rPr>
            </w:pPr>
            <w:r w:rsidRPr="002E19A8">
              <w:rPr>
                <w:color w:val="000000" w:themeColor="text1"/>
                <w:sz w:val="24"/>
                <w:szCs w:val="24"/>
              </w:rPr>
              <w:t>6.470</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32DDBBB8" w14:textId="77777777" w:rsidR="00943128" w:rsidRPr="002E19A8" w:rsidRDefault="00943128" w:rsidP="00A254A5">
            <w:pPr>
              <w:jc w:val="center"/>
              <w:rPr>
                <w:color w:val="000000" w:themeColor="text1"/>
                <w:sz w:val="24"/>
                <w:szCs w:val="24"/>
              </w:rPr>
            </w:pPr>
            <w:r w:rsidRPr="002E19A8">
              <w:rPr>
                <w:color w:val="000000" w:themeColor="text1"/>
                <w:sz w:val="24"/>
                <w:szCs w:val="24"/>
              </w:rPr>
              <w:t>11908.0</w:t>
            </w:r>
          </w:p>
        </w:tc>
      </w:tr>
      <w:tr w:rsidR="00943128" w:rsidRPr="002E19A8" w14:paraId="605F0BF1" w14:textId="77777777" w:rsidTr="00A254A5">
        <w:tc>
          <w:tcPr>
            <w:tcW w:w="1023" w:type="dxa"/>
          </w:tcPr>
          <w:p w14:paraId="1EE5D2B1"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40" w:dyaOrig="380" w14:anchorId="2FFE8A93">
                <v:shape id="_x0000_i1026" type="#_x0000_t75" alt="" style="width:26.4pt;height:18.55pt;mso-width-percent:0;mso-height-percent:0;mso-width-percent:0;mso-height-percent:0" o:ole="">
                  <v:imagedata r:id="rId53" o:title=""/>
                </v:shape>
                <o:OLEObject Type="Embed" ProgID="Equation.DSMT4" ShapeID="_x0000_i1026" DrawAspect="Content" ObjectID="_1637758381" r:id="rId54"/>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71D08F03" w14:textId="77777777" w:rsidR="00943128" w:rsidRPr="002E19A8" w:rsidRDefault="00943128" w:rsidP="00A254A5">
            <w:pPr>
              <w:jc w:val="center"/>
              <w:rPr>
                <w:color w:val="000000" w:themeColor="text1"/>
                <w:sz w:val="24"/>
                <w:szCs w:val="24"/>
              </w:rPr>
            </w:pPr>
            <w:r w:rsidRPr="002E19A8">
              <w:rPr>
                <w:color w:val="000000" w:themeColor="text1"/>
                <w:sz w:val="24"/>
                <w:szCs w:val="24"/>
              </w:rPr>
              <w:t>0.051</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690B6790" w14:textId="77777777" w:rsidR="00943128" w:rsidRPr="002E19A8" w:rsidRDefault="00943128" w:rsidP="00A254A5">
            <w:pPr>
              <w:jc w:val="center"/>
              <w:rPr>
                <w:color w:val="000000" w:themeColor="text1"/>
                <w:sz w:val="24"/>
                <w:szCs w:val="24"/>
              </w:rPr>
            </w:pPr>
            <w:r w:rsidRPr="002E19A8">
              <w:rPr>
                <w:color w:val="000000" w:themeColor="text1"/>
                <w:sz w:val="24"/>
                <w:szCs w:val="24"/>
              </w:rPr>
              <w:t>62.6</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7590FAB7" w14:textId="77777777" w:rsidR="00943128" w:rsidRPr="002E19A8" w:rsidRDefault="00943128" w:rsidP="00A254A5">
            <w:pPr>
              <w:jc w:val="center"/>
              <w:rPr>
                <w:color w:val="000000" w:themeColor="text1"/>
                <w:sz w:val="24"/>
                <w:szCs w:val="24"/>
              </w:rPr>
            </w:pPr>
            <w:r w:rsidRPr="002E19A8">
              <w:rPr>
                <w:color w:val="000000" w:themeColor="text1"/>
                <w:sz w:val="24"/>
                <w:szCs w:val="24"/>
              </w:rPr>
              <w:t>56.049</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55EF44E7" w14:textId="77777777" w:rsidR="00943128" w:rsidRPr="002E19A8" w:rsidRDefault="00943128" w:rsidP="00A254A5">
            <w:pPr>
              <w:jc w:val="center"/>
              <w:rPr>
                <w:color w:val="000000" w:themeColor="text1"/>
                <w:sz w:val="24"/>
                <w:szCs w:val="24"/>
              </w:rPr>
            </w:pPr>
            <w:r w:rsidRPr="002E19A8">
              <w:rPr>
                <w:color w:val="000000" w:themeColor="text1"/>
                <w:sz w:val="24"/>
                <w:szCs w:val="24"/>
              </w:rPr>
              <w:t>6.551</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573326A9" w14:textId="77777777" w:rsidR="00943128" w:rsidRPr="002E19A8" w:rsidRDefault="00943128" w:rsidP="00A254A5">
            <w:pPr>
              <w:jc w:val="center"/>
              <w:rPr>
                <w:color w:val="000000" w:themeColor="text1"/>
                <w:sz w:val="24"/>
                <w:szCs w:val="24"/>
              </w:rPr>
            </w:pPr>
            <w:r w:rsidRPr="002E19A8">
              <w:rPr>
                <w:color w:val="000000" w:themeColor="text1"/>
                <w:sz w:val="24"/>
                <w:szCs w:val="24"/>
              </w:rPr>
              <w:t>3721.8</w:t>
            </w:r>
          </w:p>
        </w:tc>
      </w:tr>
      <w:tr w:rsidR="00943128" w:rsidRPr="002E19A8" w14:paraId="2DECCF0D" w14:textId="77777777" w:rsidTr="00A254A5">
        <w:tc>
          <w:tcPr>
            <w:tcW w:w="1023" w:type="dxa"/>
          </w:tcPr>
          <w:p w14:paraId="395A01A1" w14:textId="77777777" w:rsidR="00943128" w:rsidRPr="002E19A8" w:rsidRDefault="00E1200D" w:rsidP="00A254A5">
            <w:pPr>
              <w:rPr>
                <w:color w:val="000000" w:themeColor="text1"/>
                <w:sz w:val="24"/>
                <w:szCs w:val="24"/>
              </w:rPr>
            </w:pPr>
            <w:r w:rsidRPr="00E1200D">
              <w:rPr>
                <w:rFonts w:asciiTheme="minorHAnsi" w:eastAsiaTheme="minorHAnsi" w:hAnsiTheme="minorHAnsi" w:cstheme="minorBidi"/>
                <w:noProof/>
                <w:color w:val="000000" w:themeColor="text1"/>
                <w:position w:val="-12"/>
                <w:sz w:val="24"/>
                <w:szCs w:val="24"/>
              </w:rPr>
              <w:object w:dxaOrig="540" w:dyaOrig="380" w14:anchorId="7AD23B0F">
                <v:shape id="_x0000_i1025" type="#_x0000_t75" alt="" style="width:26.4pt;height:18.55pt;mso-width-percent:0;mso-height-percent:0;mso-width-percent:0;mso-height-percent:0" o:ole="">
                  <v:imagedata r:id="rId55" o:title=""/>
                </v:shape>
                <o:OLEObject Type="Embed" ProgID="Equation.DSMT4" ShapeID="_x0000_i1025" DrawAspect="Content" ObjectID="_1637758382" r:id="rId56"/>
              </w:object>
            </w:r>
          </w:p>
        </w:tc>
        <w:tc>
          <w:tcPr>
            <w:tcW w:w="1137" w:type="dxa"/>
            <w:tcBorders>
              <w:top w:val="single" w:sz="4" w:space="0" w:color="auto"/>
              <w:left w:val="nil"/>
              <w:bottom w:val="single" w:sz="4" w:space="0" w:color="auto"/>
              <w:right w:val="single" w:sz="4" w:space="0" w:color="auto"/>
            </w:tcBorders>
            <w:shd w:val="clear" w:color="auto" w:fill="auto"/>
            <w:vAlign w:val="bottom"/>
          </w:tcPr>
          <w:p w14:paraId="4CFD589A" w14:textId="77777777" w:rsidR="00943128" w:rsidRPr="002E19A8" w:rsidRDefault="00943128" w:rsidP="00A254A5">
            <w:pPr>
              <w:jc w:val="center"/>
              <w:rPr>
                <w:color w:val="000000" w:themeColor="text1"/>
                <w:sz w:val="24"/>
                <w:szCs w:val="24"/>
              </w:rPr>
            </w:pPr>
            <w:r w:rsidRPr="002E19A8">
              <w:rPr>
                <w:color w:val="000000" w:themeColor="text1"/>
                <w:sz w:val="24"/>
                <w:szCs w:val="24"/>
              </w:rPr>
              <w:t>0.042</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14:paraId="2E3CE0FE" w14:textId="77777777" w:rsidR="00943128" w:rsidRPr="002E19A8" w:rsidRDefault="00943128" w:rsidP="00A254A5">
            <w:pPr>
              <w:jc w:val="center"/>
              <w:rPr>
                <w:color w:val="000000" w:themeColor="text1"/>
                <w:sz w:val="24"/>
                <w:szCs w:val="24"/>
              </w:rPr>
            </w:pPr>
            <w:r w:rsidRPr="002E19A8">
              <w:rPr>
                <w:color w:val="000000" w:themeColor="text1"/>
                <w:sz w:val="24"/>
                <w:szCs w:val="24"/>
              </w:rPr>
              <w:t>60.2</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14:paraId="709029F7" w14:textId="77777777" w:rsidR="00943128" w:rsidRPr="002E19A8" w:rsidRDefault="00943128" w:rsidP="00A254A5">
            <w:pPr>
              <w:jc w:val="center"/>
              <w:rPr>
                <w:color w:val="000000" w:themeColor="text1"/>
                <w:sz w:val="24"/>
                <w:szCs w:val="24"/>
              </w:rPr>
            </w:pPr>
            <w:r w:rsidRPr="002E19A8">
              <w:rPr>
                <w:color w:val="000000" w:themeColor="text1"/>
                <w:sz w:val="24"/>
                <w:szCs w:val="24"/>
              </w:rPr>
              <w:t>53.491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bottom"/>
          </w:tcPr>
          <w:p w14:paraId="65A6E3B0" w14:textId="77777777" w:rsidR="00943128" w:rsidRPr="002E19A8" w:rsidRDefault="00943128" w:rsidP="00A254A5">
            <w:pPr>
              <w:jc w:val="center"/>
              <w:rPr>
                <w:color w:val="000000" w:themeColor="text1"/>
                <w:sz w:val="24"/>
                <w:szCs w:val="24"/>
              </w:rPr>
            </w:pPr>
            <w:r w:rsidRPr="002E19A8">
              <w:rPr>
                <w:color w:val="000000" w:themeColor="text1"/>
                <w:sz w:val="24"/>
                <w:szCs w:val="24"/>
              </w:rPr>
              <w:t>6.709</w:t>
            </w:r>
          </w:p>
        </w:tc>
        <w:tc>
          <w:tcPr>
            <w:tcW w:w="1908" w:type="dxa"/>
            <w:tcBorders>
              <w:top w:val="single" w:sz="4" w:space="0" w:color="auto"/>
              <w:left w:val="single" w:sz="4" w:space="0" w:color="auto"/>
              <w:bottom w:val="single" w:sz="4" w:space="0" w:color="auto"/>
              <w:right w:val="single" w:sz="4" w:space="0" w:color="auto"/>
            </w:tcBorders>
            <w:shd w:val="clear" w:color="auto" w:fill="auto"/>
            <w:vAlign w:val="bottom"/>
          </w:tcPr>
          <w:p w14:paraId="4E79B3A0" w14:textId="77777777" w:rsidR="00943128" w:rsidRPr="002E19A8" w:rsidRDefault="00943128" w:rsidP="00A254A5">
            <w:pPr>
              <w:jc w:val="center"/>
              <w:rPr>
                <w:color w:val="000000" w:themeColor="text1"/>
                <w:sz w:val="24"/>
                <w:szCs w:val="24"/>
              </w:rPr>
            </w:pPr>
            <w:r w:rsidRPr="002E19A8">
              <w:rPr>
                <w:color w:val="000000" w:themeColor="text1"/>
                <w:sz w:val="24"/>
                <w:szCs w:val="24"/>
              </w:rPr>
              <w:t>3144.7</w:t>
            </w:r>
          </w:p>
        </w:tc>
      </w:tr>
      <w:tr w:rsidR="00943128" w:rsidRPr="002E19A8" w14:paraId="76020F30" w14:textId="77777777" w:rsidTr="00A254A5">
        <w:tc>
          <w:tcPr>
            <w:tcW w:w="8568" w:type="dxa"/>
            <w:gridSpan w:val="6"/>
          </w:tcPr>
          <w:p w14:paraId="70CFFBF6" w14:textId="77777777" w:rsidR="00943128" w:rsidRPr="002E19A8" w:rsidRDefault="00943128" w:rsidP="00A254A5">
            <w:pPr>
              <w:rPr>
                <w:color w:val="000000" w:themeColor="text1"/>
                <w:sz w:val="24"/>
                <w:szCs w:val="24"/>
              </w:rPr>
            </w:pPr>
            <w:r w:rsidRPr="002E19A8">
              <w:rPr>
                <w:noProof/>
                <w:color w:val="000000" w:themeColor="text1"/>
                <w:sz w:val="24"/>
                <w:szCs w:val="24"/>
              </w:rPr>
              <w:t xml:space="preserve">SUM           1.969                                                                                        </w:t>
            </w:r>
          </w:p>
        </w:tc>
      </w:tr>
      <w:tr w:rsidR="00943128" w:rsidRPr="002E19A8" w14:paraId="4F4C6F7F" w14:textId="77777777" w:rsidTr="00A254A5">
        <w:tc>
          <w:tcPr>
            <w:tcW w:w="8568" w:type="dxa"/>
            <w:gridSpan w:val="6"/>
          </w:tcPr>
          <w:p w14:paraId="480DAA56" w14:textId="77777777" w:rsidR="00943128" w:rsidRPr="002E19A8" w:rsidRDefault="00943128" w:rsidP="00A254A5">
            <w:pPr>
              <w:rPr>
                <w:noProof/>
                <w:color w:val="000000" w:themeColor="text1"/>
                <w:sz w:val="24"/>
                <w:szCs w:val="24"/>
              </w:rPr>
            </w:pPr>
            <w:r w:rsidRPr="002E19A8">
              <w:rPr>
                <w:noProof/>
                <w:color w:val="000000" w:themeColor="text1"/>
                <w:sz w:val="24"/>
                <w:szCs w:val="24"/>
              </w:rPr>
              <w:t>iFPY-weighted sum of Frenkel pairs = 14825</w:t>
            </w:r>
          </w:p>
        </w:tc>
      </w:tr>
    </w:tbl>
    <w:p w14:paraId="064EBB0D" w14:textId="77777777" w:rsidR="00943128" w:rsidRPr="002E19A8" w:rsidRDefault="00943128" w:rsidP="001370DC">
      <w:pPr>
        <w:autoSpaceDE w:val="0"/>
        <w:autoSpaceDN w:val="0"/>
        <w:adjustRightInd w:val="0"/>
        <w:rPr>
          <w:rFonts w:ascii="Times New Roman" w:eastAsia="Times New Roman" w:hAnsi="Times New Roman" w:cs="Times New Roman"/>
          <w:color w:val="000000" w:themeColor="text1"/>
          <w:sz w:val="24"/>
        </w:rPr>
      </w:pPr>
    </w:p>
    <w:p w14:paraId="156A9ABF" w14:textId="77777777" w:rsidR="00943128" w:rsidRPr="002E19A8" w:rsidRDefault="00943128" w:rsidP="001370DC">
      <w:pPr>
        <w:autoSpaceDE w:val="0"/>
        <w:autoSpaceDN w:val="0"/>
        <w:adjustRightInd w:val="0"/>
        <w:rPr>
          <w:rFonts w:ascii="Times New Roman" w:eastAsia="Times New Roman" w:hAnsi="Times New Roman" w:cs="Times New Roman"/>
          <w:color w:val="000000" w:themeColor="text1"/>
          <w:sz w:val="24"/>
        </w:rPr>
      </w:pPr>
    </w:p>
    <w:p w14:paraId="1FA49643" w14:textId="4DF1898A" w:rsidR="00B23F04" w:rsidRPr="002E19A8" w:rsidRDefault="00B23F04" w:rsidP="00B23F04">
      <w:pPr>
        <w:pStyle w:val="Heading3"/>
        <w:rPr>
          <w:color w:val="000000" w:themeColor="text1"/>
          <w:szCs w:val="24"/>
        </w:rPr>
      </w:pPr>
      <w:r w:rsidRPr="002E19A8">
        <w:rPr>
          <w:color w:val="000000" w:themeColor="text1"/>
          <w:szCs w:val="24"/>
        </w:rPr>
        <w:t>Thermodynamic and kinetic properties of defects</w:t>
      </w:r>
    </w:p>
    <w:p w14:paraId="2101E937" w14:textId="12CD7D5E" w:rsidR="008D012B" w:rsidRPr="002E19A8" w:rsidRDefault="003304C2" w:rsidP="00E97EE3">
      <w:pPr>
        <w:spacing w:line="360" w:lineRule="auto"/>
        <w:jc w:val="both"/>
        <w:rPr>
          <w:rFonts w:ascii="Times New Roman" w:eastAsiaTheme="minorEastAsia"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Table </w:t>
      </w:r>
      <w:r w:rsidR="00327F0B" w:rsidRPr="002E19A8">
        <w:rPr>
          <w:rFonts w:ascii="Times New Roman" w:eastAsia="Times New Roman" w:hAnsi="Times New Roman" w:cs="Times New Roman"/>
          <w:color w:val="000000" w:themeColor="text1"/>
          <w:sz w:val="24"/>
          <w:szCs w:val="24"/>
        </w:rPr>
        <w:t>2</w:t>
      </w:r>
      <w:r w:rsidRPr="002E19A8">
        <w:rPr>
          <w:rFonts w:ascii="Times New Roman" w:eastAsia="Times New Roman" w:hAnsi="Times New Roman" w:cs="Times New Roman"/>
          <w:color w:val="000000" w:themeColor="text1"/>
          <w:sz w:val="24"/>
          <w:szCs w:val="24"/>
        </w:rPr>
        <w:t xml:space="preserve"> lists the model parameters </w:t>
      </w:r>
      <w:r w:rsidR="009C7461" w:rsidRPr="002E19A8">
        <w:rPr>
          <w:rFonts w:ascii="Times New Roman" w:eastAsia="Times New Roman" w:hAnsi="Times New Roman" w:cs="Times New Roman"/>
          <w:color w:val="000000" w:themeColor="text1"/>
          <w:sz w:val="24"/>
          <w:szCs w:val="24"/>
        </w:rPr>
        <w:t>used in the simulations.</w:t>
      </w:r>
      <w:r w:rsidR="00CF23A3" w:rsidRPr="002E19A8">
        <w:rPr>
          <w:rFonts w:ascii="Times New Roman" w:eastAsia="Times New Roman" w:hAnsi="Times New Roman" w:cs="Times New Roman"/>
          <w:color w:val="000000" w:themeColor="text1"/>
          <w:sz w:val="24"/>
          <w:szCs w:val="24"/>
        </w:rPr>
        <w:t xml:space="preserve"> The diffusivity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oMath>
      <w:r w:rsidR="00CF23A3" w:rsidRPr="002E19A8">
        <w:rPr>
          <w:rFonts w:ascii="Times New Roman" w:eastAsia="Times New Roman" w:hAnsi="Times New Roman" w:cs="Times New Roman"/>
          <w:color w:val="000000" w:themeColor="text1"/>
          <w:sz w:val="24"/>
          <w:szCs w:val="24"/>
        </w:rPr>
        <w:t xml:space="preserve"> and chemical potential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i</m:t>
            </m:r>
          </m:sub>
        </m:sSub>
      </m:oMath>
      <w:r w:rsidR="00CF23A3" w:rsidRPr="002E19A8">
        <w:rPr>
          <w:rFonts w:ascii="Times New Roman" w:eastAsia="Times New Roman" w:hAnsi="Times New Roman" w:cs="Times New Roman"/>
          <w:color w:val="000000" w:themeColor="text1"/>
          <w:sz w:val="24"/>
          <w:szCs w:val="24"/>
        </w:rPr>
        <w:t xml:space="preserve"> of mobile defects including single vacancy, single interstitial and gas atoms in matrix are different from those at structural defects such as grain boundaries and gas bubbles. The </w:t>
      </w:r>
      <w:r w:rsidR="00CF23A3" w:rsidRPr="002E19A8">
        <w:rPr>
          <w:rFonts w:ascii="Times New Roman" w:eastAsia="Times New Roman" w:hAnsi="Times New Roman" w:cs="Times New Roman"/>
          <w:color w:val="000000" w:themeColor="text1"/>
          <w:sz w:val="24"/>
          <w:szCs w:val="24"/>
        </w:rPr>
        <w:lastRenderedPageBreak/>
        <w:t>inhomogeneous thermodynamic and kinetic properties are described by equation (</w:t>
      </w:r>
      <w:r w:rsidR="00ED1D7B">
        <w:rPr>
          <w:rFonts w:ascii="Times New Roman" w:eastAsia="Times New Roman" w:hAnsi="Times New Roman" w:cs="Times New Roman"/>
          <w:color w:val="000000" w:themeColor="text1"/>
          <w:sz w:val="24"/>
          <w:szCs w:val="24"/>
        </w:rPr>
        <w:t>5</w:t>
      </w:r>
      <w:r w:rsidR="00CF23A3" w:rsidRPr="002E19A8">
        <w:rPr>
          <w:rFonts w:ascii="Times New Roman" w:eastAsia="Times New Roman" w:hAnsi="Times New Roman" w:cs="Times New Roman"/>
          <w:color w:val="000000" w:themeColor="text1"/>
          <w:sz w:val="24"/>
          <w:szCs w:val="24"/>
        </w:rPr>
        <w:t xml:space="preserve">). </w:t>
      </w:r>
      <w:r w:rsidR="009A6632">
        <w:rPr>
          <w:rFonts w:ascii="Times New Roman" w:eastAsia="Times New Roman" w:hAnsi="Times New Roman" w:cs="Times New Roman"/>
          <w:color w:val="000000" w:themeColor="text1"/>
          <w:sz w:val="24"/>
          <w:szCs w:val="24"/>
        </w:rPr>
        <w:t>Most parameters such as t</w:t>
      </w:r>
      <w:r w:rsidR="00901CC0">
        <w:rPr>
          <w:rFonts w:ascii="Times New Roman" w:eastAsia="Times New Roman" w:hAnsi="Times New Roman" w:cs="Times New Roman"/>
          <w:color w:val="000000" w:themeColor="text1"/>
          <w:sz w:val="24"/>
          <w:szCs w:val="24"/>
        </w:rPr>
        <w:t>he diffusivity of vacancy and Xe</w:t>
      </w:r>
      <w:r w:rsidR="009A6632">
        <w:rPr>
          <w:rFonts w:ascii="Times New Roman" w:eastAsia="Times New Roman" w:hAnsi="Times New Roman" w:cs="Times New Roman"/>
          <w:color w:val="000000" w:themeColor="text1"/>
          <w:sz w:val="24"/>
          <w:szCs w:val="24"/>
        </w:rPr>
        <w:t xml:space="preserve"> in irr</w:t>
      </w:r>
      <w:ins w:id="57" w:author="Ben Beeler" w:date="2019-12-13T15:19:00Z">
        <w:r w:rsidR="009D0E81">
          <w:rPr>
            <w:rFonts w:ascii="Times New Roman" w:eastAsia="Times New Roman" w:hAnsi="Times New Roman" w:cs="Times New Roman"/>
            <w:color w:val="000000" w:themeColor="text1"/>
            <w:sz w:val="24"/>
            <w:szCs w:val="24"/>
          </w:rPr>
          <w:t>ad</w:t>
        </w:r>
      </w:ins>
      <w:r w:rsidR="009A6632">
        <w:rPr>
          <w:rFonts w:ascii="Times New Roman" w:eastAsia="Times New Roman" w:hAnsi="Times New Roman" w:cs="Times New Roman"/>
          <w:color w:val="000000" w:themeColor="text1"/>
          <w:sz w:val="24"/>
          <w:szCs w:val="24"/>
        </w:rPr>
        <w:t>iated UMo fuels,</w:t>
      </w:r>
      <w:r w:rsidR="003D6578">
        <w:rPr>
          <w:rFonts w:ascii="Times New Roman" w:eastAsia="Times New Roman" w:hAnsi="Times New Roman" w:cs="Times New Roman"/>
          <w:color w:val="000000" w:themeColor="text1"/>
          <w:sz w:val="24"/>
          <w:szCs w:val="24"/>
        </w:rPr>
        <w:t xml:space="preserve"> fission rates and</w:t>
      </w:r>
      <w:r w:rsidR="00901CC0">
        <w:rPr>
          <w:rFonts w:ascii="Times New Roman" w:eastAsia="Times New Roman" w:hAnsi="Times New Roman" w:cs="Times New Roman"/>
          <w:color w:val="000000" w:themeColor="text1"/>
          <w:sz w:val="24"/>
          <w:szCs w:val="24"/>
        </w:rPr>
        <w:t xml:space="preserve"> </w:t>
      </w:r>
      <w:r w:rsidR="009A6632">
        <w:rPr>
          <w:rFonts w:ascii="Times New Roman" w:eastAsia="Times New Roman" w:hAnsi="Times New Roman" w:cs="Times New Roman"/>
          <w:color w:val="000000" w:themeColor="text1"/>
          <w:sz w:val="24"/>
          <w:szCs w:val="24"/>
        </w:rPr>
        <w:t xml:space="preserve">rate constants </w:t>
      </w:r>
      <w:r w:rsidR="00901CC0">
        <w:rPr>
          <w:rFonts w:ascii="Times New Roman" w:eastAsia="Times New Roman" w:hAnsi="Times New Roman" w:cs="Times New Roman"/>
          <w:color w:val="000000" w:themeColor="text1"/>
          <w:sz w:val="24"/>
          <w:szCs w:val="24"/>
        </w:rPr>
        <w:t xml:space="preserve">are </w:t>
      </w:r>
      <w:r w:rsidR="009A6632">
        <w:rPr>
          <w:rFonts w:ascii="Times New Roman" w:eastAsia="Times New Roman" w:hAnsi="Times New Roman" w:cs="Times New Roman"/>
          <w:color w:val="000000" w:themeColor="text1"/>
          <w:sz w:val="24"/>
          <w:szCs w:val="24"/>
        </w:rPr>
        <w:t>assessed and adopted from</w:t>
      </w:r>
      <w:r w:rsidR="00901CC0">
        <w:rPr>
          <w:rFonts w:ascii="Times New Roman" w:eastAsia="Times New Roman" w:hAnsi="Times New Roman" w:cs="Times New Roman"/>
          <w:color w:val="000000" w:themeColor="text1"/>
          <w:sz w:val="24"/>
          <w:szCs w:val="24"/>
        </w:rPr>
        <w:t xml:space="preserve"> the previous papers</w:t>
      </w:r>
      <w:r w:rsidR="009A6632">
        <w:rPr>
          <w:rFonts w:ascii="Times New Roman" w:eastAsia="Times New Roman" w:hAnsi="Times New Roman" w:cs="Times New Roman"/>
          <w:color w:val="000000" w:themeColor="text1"/>
          <w:sz w:val="24"/>
          <w:szCs w:val="24"/>
        </w:rPr>
        <w:t>.</w:t>
      </w:r>
      <w:r w:rsidR="00B8157D">
        <w:rPr>
          <w:rFonts w:ascii="Times New Roman" w:eastAsia="Times New Roman" w:hAnsi="Times New Roman" w:cs="Times New Roman"/>
          <w:color w:val="000000" w:themeColor="text1"/>
          <w:sz w:val="24"/>
          <w:szCs w:val="24"/>
        </w:rPr>
        <w:fldChar w:fldCharType="begin"/>
      </w:r>
      <w:r w:rsidR="002F50B9">
        <w:rPr>
          <w:rFonts w:ascii="Times New Roman" w:eastAsia="Times New Roman" w:hAnsi="Times New Roman" w:cs="Times New Roman"/>
          <w:color w:val="000000" w:themeColor="text1"/>
          <w:sz w:val="24"/>
          <w:szCs w:val="24"/>
        </w:rPr>
        <w:instrText xml:space="preserve"> ADDIN EN.CITE &lt;EndNote&gt;&lt;Cite&gt;&lt;Author&gt;Was&lt;/Author&gt;&lt;Year&gt;2007&lt;/Year&gt;&lt;RecNum&gt;2083&lt;/RecNum&gt;&lt;DisplayText&gt;&lt;style face="superscript"&gt;29&lt;/style&gt;&lt;/DisplayText&gt;&lt;record&gt;&lt;rec-number&gt;2083&lt;/rec-number&gt;&lt;foreign-keys&gt;&lt;key app="EN" db-id="z2dws5pr0dxws8exxvxpxp2u05s5ps9w2rtz" timestamp="1571850081"&gt;2083&lt;/key&gt;&lt;/foreign-keys&gt;&lt;ref-type name="Book"&gt;6&lt;/ref-type&gt;&lt;contributors&gt;&lt;authors&gt;&lt;author&gt;Gary S. Was&lt;/author&gt;&lt;/authors&gt;&lt;/contributors&gt;&lt;titles&gt;&lt;title&gt;Fundamentals of Radiation Materials Science, Metal and Alloys&lt;/title&gt;&lt;/titles&gt;&lt;dates&gt;&lt;year&gt;2007&lt;/year&gt;&lt;/dates&gt;&lt;pub-location&gt;New York&lt;/pub-location&gt;&lt;publisher&gt;Springer&lt;/publisher&gt;&lt;urls&gt;&lt;/urls&gt;&lt;/record&gt;&lt;/Cite&gt;&lt;/EndNote&gt;</w:instrText>
      </w:r>
      <w:r w:rsidR="00B8157D">
        <w:rPr>
          <w:rFonts w:ascii="Times New Roman" w:eastAsia="Times New Roman" w:hAnsi="Times New Roman" w:cs="Times New Roman"/>
          <w:color w:val="000000" w:themeColor="text1"/>
          <w:sz w:val="24"/>
          <w:szCs w:val="24"/>
        </w:rPr>
        <w:fldChar w:fldCharType="separate"/>
      </w:r>
      <w:r w:rsidR="002F50B9" w:rsidRPr="002F50B9">
        <w:rPr>
          <w:rFonts w:ascii="Times New Roman" w:eastAsia="Times New Roman" w:hAnsi="Times New Roman" w:cs="Times New Roman"/>
          <w:noProof/>
          <w:color w:val="000000" w:themeColor="text1"/>
          <w:sz w:val="24"/>
          <w:szCs w:val="24"/>
          <w:vertAlign w:val="superscript"/>
        </w:rPr>
        <w:t>29</w:t>
      </w:r>
      <w:r w:rsidR="00B8157D">
        <w:rPr>
          <w:rFonts w:ascii="Times New Roman" w:eastAsia="Times New Roman" w:hAnsi="Times New Roman" w:cs="Times New Roman"/>
          <w:color w:val="000000" w:themeColor="text1"/>
          <w:sz w:val="24"/>
          <w:szCs w:val="24"/>
        </w:rPr>
        <w:fldChar w:fldCharType="end"/>
      </w:r>
      <w:r w:rsidR="009A6632">
        <w:rPr>
          <w:rFonts w:ascii="Times New Roman" w:eastAsia="Times New Roman" w:hAnsi="Times New Roman" w:cs="Times New Roman"/>
          <w:color w:val="000000" w:themeColor="text1"/>
          <w:sz w:val="24"/>
          <w:szCs w:val="24"/>
        </w:rPr>
        <w:t xml:space="preserve"> </w:t>
      </w:r>
      <w:r w:rsidR="00CA33C5" w:rsidRPr="002E19A8">
        <w:rPr>
          <w:rFonts w:ascii="Times New Roman" w:eastAsia="Times New Roman" w:hAnsi="Times New Roman" w:cs="Times New Roman"/>
          <w:color w:val="000000" w:themeColor="text1"/>
          <w:sz w:val="24"/>
          <w:szCs w:val="24"/>
        </w:rPr>
        <w:t>The diffusivity of vacanc</w:t>
      </w:r>
      <w:ins w:id="58" w:author="Ben Beeler" w:date="2019-12-13T15:20:00Z">
        <w:r w:rsidR="009D0E81">
          <w:rPr>
            <w:rFonts w:ascii="Times New Roman" w:eastAsia="Times New Roman" w:hAnsi="Times New Roman" w:cs="Times New Roman"/>
            <w:color w:val="000000" w:themeColor="text1"/>
            <w:sz w:val="24"/>
            <w:szCs w:val="24"/>
          </w:rPr>
          <w:t>ies</w:t>
        </w:r>
      </w:ins>
      <w:del w:id="59" w:author="Ben Beeler" w:date="2019-12-13T15:20:00Z">
        <w:r w:rsidR="00CA33C5" w:rsidRPr="002E19A8" w:rsidDel="009D0E81">
          <w:rPr>
            <w:rFonts w:ascii="Times New Roman" w:eastAsia="Times New Roman" w:hAnsi="Times New Roman" w:cs="Times New Roman"/>
            <w:color w:val="000000" w:themeColor="text1"/>
            <w:sz w:val="24"/>
            <w:szCs w:val="24"/>
          </w:rPr>
          <w:delText>y</w:delText>
        </w:r>
      </w:del>
      <w:r w:rsidR="00CA33C5" w:rsidRPr="002E19A8">
        <w:rPr>
          <w:rFonts w:ascii="Times New Roman" w:eastAsia="Times New Roman" w:hAnsi="Times New Roman" w:cs="Times New Roman"/>
          <w:color w:val="000000" w:themeColor="text1"/>
          <w:sz w:val="24"/>
          <w:szCs w:val="24"/>
        </w:rPr>
        <w:t xml:space="preserve"> and gas atom</w:t>
      </w:r>
      <w:ins w:id="60" w:author="Ben Beeler" w:date="2019-12-13T15:20:00Z">
        <w:r w:rsidR="009D0E81">
          <w:rPr>
            <w:rFonts w:ascii="Times New Roman" w:eastAsia="Times New Roman" w:hAnsi="Times New Roman" w:cs="Times New Roman"/>
            <w:color w:val="000000" w:themeColor="text1"/>
            <w:sz w:val="24"/>
            <w:szCs w:val="24"/>
          </w:rPr>
          <w:t>s</w:t>
        </w:r>
      </w:ins>
      <w:r w:rsidR="00CA33C5" w:rsidRPr="002E19A8">
        <w:rPr>
          <w:rFonts w:ascii="Times New Roman" w:eastAsia="Times New Roman" w:hAnsi="Times New Roman" w:cs="Times New Roman"/>
          <w:color w:val="000000" w:themeColor="text1"/>
          <w:sz w:val="24"/>
          <w:szCs w:val="24"/>
        </w:rPr>
        <w:t xml:space="preserve"> inside gas bubbles is set up </w:t>
      </w:r>
      <w:r w:rsidR="003D6578">
        <w:rPr>
          <w:rFonts w:ascii="Times New Roman" w:eastAsia="Times New Roman" w:hAnsi="Times New Roman" w:cs="Times New Roman"/>
          <w:color w:val="000000" w:themeColor="text1"/>
          <w:sz w:val="24"/>
          <w:szCs w:val="24"/>
        </w:rPr>
        <w:t xml:space="preserve">to be </w:t>
      </w:r>
      <w:r w:rsidR="00CA33C5" w:rsidRPr="002E19A8">
        <w:rPr>
          <w:rFonts w:ascii="Times New Roman" w:eastAsia="Times New Roman" w:hAnsi="Times New Roman" w:cs="Times New Roman"/>
          <w:color w:val="000000" w:themeColor="text1"/>
          <w:sz w:val="24"/>
          <w:szCs w:val="24"/>
        </w:rPr>
        <w:t xml:space="preserve">large so that the concentrations of vacancy and gas atoms quickly become uniform inside gas bubbles after the absorption at the gas bubble interface. In the simulations,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Vg</m:t>
            </m:r>
          </m:sub>
        </m:sSub>
        <m:r>
          <w:rPr>
            <w:rFonts w:ascii="Cambria Math" w:eastAsia="Times New Roman" w:hAnsi="Cambria Math" w:cs="Times New Roman"/>
            <w:color w:val="000000" w:themeColor="text1"/>
            <w:sz w:val="24"/>
            <w:szCs w:val="24"/>
          </w:rPr>
          <m:t>=100</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V</m:t>
            </m:r>
          </m:sub>
        </m:sSub>
      </m:oMath>
      <w:r w:rsidR="00CA33C5" w:rsidRPr="002E19A8">
        <w:rPr>
          <w:rFonts w:ascii="Times New Roman" w:eastAsia="Times New Roman" w:hAnsi="Times New Roman" w:cs="Times New Roman"/>
          <w:color w:val="000000" w:themeColor="text1"/>
          <w:sz w:val="24"/>
          <w:szCs w:val="24"/>
        </w:rPr>
        <w:t xml:space="preserve"> 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gg0</m:t>
            </m:r>
          </m:sub>
        </m:sSub>
        <m:r>
          <w:rPr>
            <w:rFonts w:ascii="Cambria Math" w:eastAsia="Times New Roman" w:hAnsi="Cambria Math" w:cs="Times New Roman"/>
            <w:color w:val="000000" w:themeColor="text1"/>
            <w:sz w:val="24"/>
            <w:szCs w:val="24"/>
          </w:rPr>
          <m:t>=100</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g</m:t>
            </m:r>
          </m:sub>
        </m:sSub>
      </m:oMath>
      <w:r w:rsidR="00CA33C5" w:rsidRPr="002E19A8">
        <w:rPr>
          <w:rFonts w:ascii="Times New Roman" w:eastAsia="Times New Roman" w:hAnsi="Times New Roman" w:cs="Times New Roman"/>
          <w:color w:val="000000" w:themeColor="text1"/>
          <w:sz w:val="24"/>
          <w:szCs w:val="24"/>
        </w:rPr>
        <w:t xml:space="preserve"> were used. The chemical potential of vacancy</w:t>
      </w:r>
      <w:r w:rsidR="003E527C" w:rsidRPr="002E19A8">
        <w:rPr>
          <w:rFonts w:ascii="Times New Roman" w:eastAsia="Times New Roman" w:hAnsi="Times New Roman" w:cs="Times New Roman"/>
          <w:color w:val="000000" w:themeColor="text1"/>
          <w:sz w:val="24"/>
          <w:szCs w:val="24"/>
        </w:rPr>
        <w:t>, interstitial</w:t>
      </w:r>
      <w:r w:rsidR="00CA33C5" w:rsidRPr="002E19A8">
        <w:rPr>
          <w:rFonts w:ascii="Times New Roman" w:eastAsia="Times New Roman" w:hAnsi="Times New Roman" w:cs="Times New Roman"/>
          <w:color w:val="000000" w:themeColor="text1"/>
          <w:sz w:val="24"/>
          <w:szCs w:val="24"/>
        </w:rPr>
        <w:t xml:space="preserve"> and gas atom inside the gas bubbles depends on the </w:t>
      </w:r>
      <w:r w:rsidR="00E677CB" w:rsidRPr="002E19A8">
        <w:rPr>
          <w:rFonts w:ascii="Times New Roman" w:eastAsia="Times New Roman" w:hAnsi="Times New Roman" w:cs="Times New Roman"/>
          <w:color w:val="000000" w:themeColor="text1"/>
          <w:sz w:val="24"/>
          <w:szCs w:val="24"/>
        </w:rPr>
        <w:t>ratio of gas atom and vacancy</w:t>
      </w:r>
      <w:r w:rsidR="003E527C" w:rsidRPr="002E19A8">
        <w:rPr>
          <w:rFonts w:ascii="Times New Roman" w:eastAsia="Times New Roman" w:hAnsi="Times New Roman" w:cs="Times New Roman"/>
          <w:color w:val="000000" w:themeColor="text1"/>
          <w:sz w:val="24"/>
          <w:szCs w:val="24"/>
        </w:rPr>
        <w:t xml:space="preserve"> or gas concentration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gg</m:t>
            </m:r>
          </m:sub>
        </m:sSub>
      </m:oMath>
      <w:r w:rsidR="00E677CB" w:rsidRPr="002E19A8">
        <w:rPr>
          <w:rFonts w:ascii="Times New Roman" w:eastAsia="Times New Roman" w:hAnsi="Times New Roman" w:cs="Times New Roman"/>
          <w:color w:val="000000" w:themeColor="text1"/>
          <w:sz w:val="24"/>
          <w:szCs w:val="24"/>
        </w:rPr>
        <w:t xml:space="preserve">. Generally speaking, </w:t>
      </w:r>
      <w:r w:rsidR="005E7755" w:rsidRPr="002E19A8">
        <w:rPr>
          <w:rFonts w:ascii="Times New Roman" w:eastAsia="Times New Roman" w:hAnsi="Times New Roman" w:cs="Times New Roman"/>
          <w:color w:val="000000" w:themeColor="text1"/>
          <w:sz w:val="24"/>
          <w:szCs w:val="24"/>
        </w:rPr>
        <w:t xml:space="preserve">vacancies </w:t>
      </w:r>
      <w:r w:rsidR="00E677CB" w:rsidRPr="002E19A8">
        <w:rPr>
          <w:rFonts w:ascii="Times New Roman" w:eastAsia="Times New Roman" w:hAnsi="Times New Roman" w:cs="Times New Roman"/>
          <w:color w:val="000000" w:themeColor="text1"/>
          <w:sz w:val="24"/>
          <w:szCs w:val="24"/>
        </w:rPr>
        <w:t>and gas atom</w:t>
      </w:r>
      <w:r w:rsidR="005E7755" w:rsidRPr="002E19A8">
        <w:rPr>
          <w:rFonts w:ascii="Times New Roman" w:eastAsia="Times New Roman" w:hAnsi="Times New Roman" w:cs="Times New Roman"/>
          <w:color w:val="000000" w:themeColor="text1"/>
          <w:sz w:val="24"/>
          <w:szCs w:val="24"/>
        </w:rPr>
        <w:t>s</w:t>
      </w:r>
      <w:r w:rsidR="00E677CB" w:rsidRPr="002E19A8">
        <w:rPr>
          <w:rFonts w:ascii="Times New Roman" w:eastAsia="Times New Roman" w:hAnsi="Times New Roman" w:cs="Times New Roman"/>
          <w:color w:val="000000" w:themeColor="text1"/>
          <w:sz w:val="24"/>
          <w:szCs w:val="24"/>
        </w:rPr>
        <w:t xml:space="preserve"> should have lower chemical potential</w:t>
      </w:r>
      <w:r w:rsidR="003E527C" w:rsidRPr="002E19A8">
        <w:rPr>
          <w:rFonts w:ascii="Times New Roman" w:eastAsia="Times New Roman" w:hAnsi="Times New Roman" w:cs="Times New Roman"/>
          <w:color w:val="000000" w:themeColor="text1"/>
          <w:sz w:val="24"/>
          <w:szCs w:val="24"/>
        </w:rPr>
        <w:t>s</w:t>
      </w:r>
      <w:r w:rsidR="00E677CB" w:rsidRPr="002E19A8">
        <w:rPr>
          <w:rFonts w:ascii="Times New Roman" w:eastAsia="Times New Roman" w:hAnsi="Times New Roman" w:cs="Times New Roman"/>
          <w:color w:val="000000" w:themeColor="text1"/>
          <w:sz w:val="24"/>
          <w:szCs w:val="24"/>
        </w:rPr>
        <w:t xml:space="preserve"> </w:t>
      </w:r>
      <w:r w:rsidR="00237C55" w:rsidRPr="002E19A8">
        <w:rPr>
          <w:rFonts w:ascii="Times New Roman" w:eastAsia="Times New Roman" w:hAnsi="Times New Roman" w:cs="Times New Roman"/>
          <w:color w:val="000000" w:themeColor="text1"/>
          <w:sz w:val="24"/>
          <w:szCs w:val="24"/>
        </w:rPr>
        <w:t xml:space="preserve">inside gas bubbles </w:t>
      </w:r>
      <w:r w:rsidR="00E677CB" w:rsidRPr="002E19A8">
        <w:rPr>
          <w:rFonts w:ascii="Times New Roman" w:eastAsia="Times New Roman" w:hAnsi="Times New Roman" w:cs="Times New Roman"/>
          <w:color w:val="000000" w:themeColor="text1"/>
          <w:sz w:val="24"/>
          <w:szCs w:val="24"/>
        </w:rPr>
        <w:t xml:space="preserve">than those in </w:t>
      </w:r>
      <w:r w:rsidR="005E7755" w:rsidRPr="002E19A8">
        <w:rPr>
          <w:rFonts w:ascii="Times New Roman" w:eastAsia="Times New Roman" w:hAnsi="Times New Roman" w:cs="Times New Roman"/>
          <w:color w:val="000000" w:themeColor="text1"/>
          <w:sz w:val="24"/>
          <w:szCs w:val="24"/>
        </w:rPr>
        <w:t xml:space="preserve">the </w:t>
      </w:r>
      <w:r w:rsidR="00E677CB" w:rsidRPr="002E19A8">
        <w:rPr>
          <w:rFonts w:ascii="Times New Roman" w:eastAsia="Times New Roman" w:hAnsi="Times New Roman" w:cs="Times New Roman"/>
          <w:color w:val="000000" w:themeColor="text1"/>
          <w:sz w:val="24"/>
          <w:szCs w:val="24"/>
        </w:rPr>
        <w:t>matrix</w:t>
      </w:r>
      <w:r w:rsidR="00237C55" w:rsidRPr="002E19A8">
        <w:rPr>
          <w:rFonts w:ascii="Times New Roman" w:eastAsia="Times New Roman" w:hAnsi="Times New Roman" w:cs="Times New Roman"/>
          <w:color w:val="000000" w:themeColor="text1"/>
          <w:sz w:val="24"/>
          <w:szCs w:val="24"/>
        </w:rPr>
        <w:t xml:space="preserve"> which drive</w:t>
      </w:r>
      <w:r w:rsidR="005E7755" w:rsidRPr="002E19A8">
        <w:rPr>
          <w:rFonts w:ascii="Times New Roman" w:eastAsia="Times New Roman" w:hAnsi="Times New Roman" w:cs="Times New Roman"/>
          <w:color w:val="000000" w:themeColor="text1"/>
          <w:sz w:val="24"/>
          <w:szCs w:val="24"/>
        </w:rPr>
        <w:t>s</w:t>
      </w:r>
      <w:r w:rsidR="00237C55" w:rsidRPr="002E19A8">
        <w:rPr>
          <w:rFonts w:ascii="Times New Roman" w:eastAsia="Times New Roman" w:hAnsi="Times New Roman" w:cs="Times New Roman"/>
          <w:color w:val="000000" w:themeColor="text1"/>
          <w:sz w:val="24"/>
          <w:szCs w:val="24"/>
        </w:rPr>
        <w:t xml:space="preserve"> vacancies and gas atoms diffusing to gas bubbles.  Interstitial</w:t>
      </w:r>
      <w:r w:rsidR="005E7755" w:rsidRPr="002E19A8">
        <w:rPr>
          <w:rFonts w:ascii="Times New Roman" w:eastAsia="Times New Roman" w:hAnsi="Times New Roman" w:cs="Times New Roman"/>
          <w:color w:val="000000" w:themeColor="text1"/>
          <w:sz w:val="24"/>
          <w:szCs w:val="24"/>
        </w:rPr>
        <w:t>s</w:t>
      </w:r>
      <w:r w:rsidR="00237C55" w:rsidRPr="002E19A8">
        <w:rPr>
          <w:rFonts w:ascii="Times New Roman" w:eastAsia="Times New Roman" w:hAnsi="Times New Roman" w:cs="Times New Roman"/>
          <w:color w:val="000000" w:themeColor="text1"/>
          <w:sz w:val="24"/>
          <w:szCs w:val="24"/>
        </w:rPr>
        <w:t xml:space="preserve"> should have </w:t>
      </w:r>
      <w:r w:rsidR="005E7755" w:rsidRPr="002E19A8">
        <w:rPr>
          <w:rFonts w:ascii="Times New Roman" w:eastAsia="Times New Roman" w:hAnsi="Times New Roman" w:cs="Times New Roman"/>
          <w:color w:val="000000" w:themeColor="text1"/>
          <w:sz w:val="24"/>
          <w:szCs w:val="24"/>
        </w:rPr>
        <w:t xml:space="preserve">a </w:t>
      </w:r>
      <w:r w:rsidR="00237C55" w:rsidRPr="002E19A8">
        <w:rPr>
          <w:rFonts w:ascii="Times New Roman" w:eastAsia="Times New Roman" w:hAnsi="Times New Roman" w:cs="Times New Roman"/>
          <w:color w:val="000000" w:themeColor="text1"/>
          <w:sz w:val="24"/>
          <w:szCs w:val="24"/>
        </w:rPr>
        <w:t>high</w:t>
      </w:r>
      <w:r w:rsidR="003E527C" w:rsidRPr="002E19A8">
        <w:rPr>
          <w:rFonts w:ascii="Times New Roman" w:eastAsia="Times New Roman" w:hAnsi="Times New Roman" w:cs="Times New Roman"/>
          <w:color w:val="000000" w:themeColor="text1"/>
          <w:sz w:val="24"/>
          <w:szCs w:val="24"/>
        </w:rPr>
        <w:t>er</w:t>
      </w:r>
      <w:r w:rsidR="00237C55" w:rsidRPr="002E19A8">
        <w:rPr>
          <w:rFonts w:ascii="Times New Roman" w:eastAsia="Times New Roman" w:hAnsi="Times New Roman" w:cs="Times New Roman"/>
          <w:color w:val="000000" w:themeColor="text1"/>
          <w:sz w:val="24"/>
          <w:szCs w:val="24"/>
        </w:rPr>
        <w:t xml:space="preserve"> chemical potential inside a pressured gas bubble than that in matrix which prevents interstitials diffusing to gas bubbles.</w:t>
      </w:r>
      <w:r w:rsidR="003E527C" w:rsidRPr="002E19A8">
        <w:rPr>
          <w:rFonts w:ascii="Times New Roman" w:eastAsia="Times New Roman" w:hAnsi="Times New Roman" w:cs="Times New Roman"/>
          <w:color w:val="000000" w:themeColor="text1"/>
          <w:sz w:val="24"/>
          <w:szCs w:val="24"/>
        </w:rPr>
        <w:t xml:space="preserve"> For gas bubbles with low pressure or voids, interstitials</w:t>
      </w:r>
      <w:r w:rsidR="005E7755" w:rsidRPr="002E19A8">
        <w:rPr>
          <w:rFonts w:ascii="Times New Roman" w:eastAsia="Times New Roman" w:hAnsi="Times New Roman" w:cs="Times New Roman"/>
          <w:color w:val="000000" w:themeColor="text1"/>
          <w:sz w:val="24"/>
          <w:szCs w:val="24"/>
        </w:rPr>
        <w:t>,</w:t>
      </w:r>
      <w:r w:rsidR="003E527C" w:rsidRPr="002E19A8">
        <w:rPr>
          <w:rFonts w:ascii="Times New Roman" w:eastAsia="Times New Roman" w:hAnsi="Times New Roman" w:cs="Times New Roman"/>
          <w:color w:val="000000" w:themeColor="text1"/>
          <w:sz w:val="24"/>
          <w:szCs w:val="24"/>
        </w:rPr>
        <w:t xml:space="preserve"> like vacancies</w:t>
      </w:r>
      <w:r w:rsidR="005E7755" w:rsidRPr="002E19A8">
        <w:rPr>
          <w:rFonts w:ascii="Times New Roman" w:eastAsia="Times New Roman" w:hAnsi="Times New Roman" w:cs="Times New Roman"/>
          <w:color w:val="000000" w:themeColor="text1"/>
          <w:sz w:val="24"/>
          <w:szCs w:val="24"/>
        </w:rPr>
        <w:t>,</w:t>
      </w:r>
      <w:r w:rsidR="003E527C" w:rsidRPr="002E19A8">
        <w:rPr>
          <w:rFonts w:ascii="Times New Roman" w:eastAsia="Times New Roman" w:hAnsi="Times New Roman" w:cs="Times New Roman"/>
          <w:color w:val="000000" w:themeColor="text1"/>
          <w:sz w:val="24"/>
          <w:szCs w:val="24"/>
        </w:rPr>
        <w:t xml:space="preserve"> should have lower chemical potential inside voids than that in </w:t>
      </w:r>
      <w:r w:rsidR="005E7755" w:rsidRPr="002E19A8">
        <w:rPr>
          <w:rFonts w:ascii="Times New Roman" w:eastAsia="Times New Roman" w:hAnsi="Times New Roman" w:cs="Times New Roman"/>
          <w:color w:val="000000" w:themeColor="text1"/>
          <w:sz w:val="24"/>
          <w:szCs w:val="24"/>
        </w:rPr>
        <w:t xml:space="preserve">the </w:t>
      </w:r>
      <w:r w:rsidR="003E527C" w:rsidRPr="002E19A8">
        <w:rPr>
          <w:rFonts w:ascii="Times New Roman" w:eastAsia="Times New Roman" w:hAnsi="Times New Roman" w:cs="Times New Roman"/>
          <w:color w:val="000000" w:themeColor="text1"/>
          <w:sz w:val="24"/>
          <w:szCs w:val="24"/>
        </w:rPr>
        <w:t>matrix.</w:t>
      </w:r>
      <w:r w:rsidR="00237C55" w:rsidRPr="002E19A8">
        <w:rPr>
          <w:rFonts w:ascii="Times New Roman" w:eastAsia="Times New Roman" w:hAnsi="Times New Roman" w:cs="Times New Roman"/>
          <w:color w:val="000000" w:themeColor="text1"/>
          <w:sz w:val="24"/>
          <w:szCs w:val="24"/>
        </w:rPr>
        <w:t xml:space="preserve"> Since the chemical potential data is lack</w:t>
      </w:r>
      <w:r w:rsidR="005E7755" w:rsidRPr="002E19A8">
        <w:rPr>
          <w:rFonts w:ascii="Times New Roman" w:eastAsia="Times New Roman" w:hAnsi="Times New Roman" w:cs="Times New Roman"/>
          <w:color w:val="000000" w:themeColor="text1"/>
          <w:sz w:val="24"/>
          <w:szCs w:val="24"/>
        </w:rPr>
        <w:t>ing</w:t>
      </w:r>
      <w:r w:rsidR="00237C55" w:rsidRPr="002E19A8">
        <w:rPr>
          <w:rFonts w:ascii="Times New Roman" w:eastAsia="Times New Roman" w:hAnsi="Times New Roman" w:cs="Times New Roman"/>
          <w:color w:val="000000" w:themeColor="text1"/>
          <w:sz w:val="24"/>
          <w:szCs w:val="24"/>
        </w:rPr>
        <w:t xml:space="preserve">, the chemical potentials are </w:t>
      </w:r>
      <w:r w:rsidR="003E527C" w:rsidRPr="002E19A8">
        <w:rPr>
          <w:rFonts w:ascii="Times New Roman" w:eastAsia="Times New Roman" w:hAnsi="Times New Roman" w:cs="Times New Roman"/>
          <w:color w:val="000000" w:themeColor="text1"/>
          <w:sz w:val="24"/>
          <w:szCs w:val="24"/>
        </w:rPr>
        <w:t>assumed</w:t>
      </w:r>
      <w:r w:rsidR="00237C55" w:rsidRPr="002E19A8">
        <w:rPr>
          <w:rFonts w:ascii="Times New Roman" w:eastAsia="Times New Roman" w:hAnsi="Times New Roman" w:cs="Times New Roman"/>
          <w:color w:val="000000" w:themeColor="text1"/>
          <w:sz w:val="24"/>
          <w:szCs w:val="24"/>
        </w:rPr>
        <w:t xml:space="preserve"> to be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V</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-2.eV/</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oMath>
      <w:r w:rsidR="00C04880" w:rsidRPr="002E19A8">
        <w:rPr>
          <w:rFonts w:ascii="Times New Roman" w:eastAsia="Times New Roman" w:hAnsi="Times New Roman" w:cs="Times New Roman"/>
          <w:color w:val="000000" w:themeColor="text1"/>
          <w:sz w:val="24"/>
          <w:szCs w:val="24"/>
        </w:rPr>
        <w:t>,</w:t>
      </w:r>
      <m:oMath>
        <m: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g</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-2.eV/</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r>
          <w:rPr>
            <w:rFonts w:ascii="Cambria Math" w:eastAsia="Times New Roman" w:hAnsi="Cambria Math" w:cs="Times New Roman"/>
            <w:color w:val="000000" w:themeColor="text1"/>
            <w:sz w:val="24"/>
            <w:szCs w:val="24"/>
          </w:rPr>
          <m:t xml:space="preserve"> </m:t>
        </m:r>
      </m:oMath>
      <w:r w:rsidR="00C04880" w:rsidRPr="002E19A8">
        <w:rPr>
          <w:rFonts w:ascii="Times New Roman" w:eastAsia="Times New Roman" w:hAnsi="Times New Roman" w:cs="Times New Roman"/>
          <w:color w:val="000000" w:themeColor="text1"/>
          <w:sz w:val="24"/>
          <w:szCs w:val="24"/>
        </w:rPr>
        <w:t xml:space="preserve">and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VI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d>
          <m:dPr>
            <m:begChr m:val="["/>
            <m:endChr m:val="]"/>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2.eV/</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B</m:t>
                </m:r>
              </m:sub>
            </m:sSub>
            <m:r>
              <w:rPr>
                <w:rFonts w:ascii="Cambria Math" w:eastAsia="Times New Roman" w:hAnsi="Cambria Math" w:cs="Times New Roman"/>
                <w:color w:val="000000" w:themeColor="text1"/>
                <w:sz w:val="24"/>
                <w:szCs w:val="24"/>
              </w:rPr>
              <m:t>T</m:t>
            </m:r>
          </m:e>
        </m:d>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χ</m:t>
            </m:r>
          </m:e>
          <m:sup>
            <m:r>
              <w:rPr>
                <w:rFonts w:ascii="Cambria Math" w:eastAsia="Times New Roman" w:hAnsi="Cambria Math" w:cs="Times New Roman"/>
                <w:color w:val="000000" w:themeColor="text1"/>
                <w:sz w:val="24"/>
                <w:szCs w:val="24"/>
              </w:rPr>
              <m:t>2</m:t>
            </m:r>
          </m:sup>
        </m:sSup>
      </m:oMath>
      <w:r w:rsidR="003E527C" w:rsidRPr="002E19A8">
        <w:rPr>
          <w:rFonts w:ascii="Times New Roman" w:eastAsia="Times New Roman" w:hAnsi="Times New Roman" w:cs="Times New Roman"/>
          <w:color w:val="000000" w:themeColor="text1"/>
          <w:sz w:val="24"/>
          <w:szCs w:val="24"/>
        </w:rPr>
        <w:t xml:space="preserve"> </w:t>
      </w:r>
      <w:r w:rsidR="00C04880" w:rsidRPr="002E19A8">
        <w:rPr>
          <w:rFonts w:ascii="Times New Roman" w:eastAsia="Times New Roman" w:hAnsi="Times New Roman" w:cs="Times New Roman"/>
          <w:color w:val="000000" w:themeColor="text1"/>
          <w:sz w:val="24"/>
          <w:szCs w:val="24"/>
        </w:rPr>
        <w:t xml:space="preserve">in the simulations. </w:t>
      </w:r>
      <w:r w:rsidR="009A52A3" w:rsidRPr="002E19A8">
        <w:rPr>
          <w:rFonts w:ascii="Times New Roman" w:eastAsia="Times New Roman" w:hAnsi="Times New Roman" w:cs="Times New Roman"/>
          <w:color w:val="000000" w:themeColor="text1"/>
          <w:sz w:val="24"/>
          <w:szCs w:val="24"/>
        </w:rPr>
        <w:t xml:space="preserve">For more quantitative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i</m:t>
            </m:r>
          </m:sub>
        </m:sSub>
      </m:oMath>
      <w:r w:rsidR="009A52A3" w:rsidRPr="002E19A8">
        <w:rPr>
          <w:rFonts w:ascii="Times New Roman" w:eastAsia="Times New Roman" w:hAnsi="Times New Roman" w:cs="Times New Roman"/>
          <w:color w:val="000000" w:themeColor="text1"/>
          <w:sz w:val="24"/>
          <w:szCs w:val="24"/>
        </w:rPr>
        <w:t xml:space="preserve">, the elastic interaction between defects and gas bubbles should be calculated. </w:t>
      </w:r>
    </w:p>
    <w:p w14:paraId="0224A1B1" w14:textId="77777777" w:rsidR="009C7461" w:rsidRPr="002E19A8" w:rsidRDefault="009C7461" w:rsidP="008D012B">
      <w:pPr>
        <w:autoSpaceDE w:val="0"/>
        <w:autoSpaceDN w:val="0"/>
        <w:adjustRightInd w:val="0"/>
        <w:rPr>
          <w:rFonts w:ascii="Times New Roman" w:eastAsia="Times New Roman" w:hAnsi="Times New Roman" w:cs="Times New Roman"/>
          <w:color w:val="000000" w:themeColor="text1"/>
          <w:sz w:val="24"/>
          <w:szCs w:val="24"/>
        </w:rPr>
      </w:pPr>
    </w:p>
    <w:p w14:paraId="1DE8A28B" w14:textId="15CB20D7" w:rsidR="008D012B" w:rsidRPr="002E19A8" w:rsidRDefault="008D012B" w:rsidP="008D012B">
      <w:pPr>
        <w:autoSpaceDE w:val="0"/>
        <w:autoSpaceDN w:val="0"/>
        <w:adjustRightInd w:val="0"/>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Table </w:t>
      </w:r>
      <w:r w:rsidR="00CA125F" w:rsidRPr="002E19A8">
        <w:rPr>
          <w:rFonts w:ascii="Times New Roman" w:eastAsia="Times New Roman" w:hAnsi="Times New Roman" w:cs="Times New Roman"/>
          <w:color w:val="000000" w:themeColor="text1"/>
          <w:sz w:val="24"/>
          <w:szCs w:val="24"/>
        </w:rPr>
        <w:t>2</w:t>
      </w:r>
      <w:r w:rsidRPr="002E19A8">
        <w:rPr>
          <w:rFonts w:ascii="Times New Roman" w:eastAsia="Times New Roman" w:hAnsi="Times New Roman" w:cs="Times New Roman"/>
          <w:color w:val="000000" w:themeColor="text1"/>
          <w:sz w:val="24"/>
          <w:szCs w:val="24"/>
        </w:rPr>
        <w:t xml:space="preserve">. Model parameters in the cluster dynamics model </w:t>
      </w:r>
    </w:p>
    <w:p w14:paraId="00B076CE" w14:textId="77777777" w:rsidR="008D012B" w:rsidRPr="002E19A8" w:rsidRDefault="008D012B" w:rsidP="008D012B">
      <w:pPr>
        <w:autoSpaceDE w:val="0"/>
        <w:autoSpaceDN w:val="0"/>
        <w:adjustRightInd w:val="0"/>
        <w:rPr>
          <w:rFonts w:ascii="Times New Roman" w:eastAsia="Times New Roman" w:hAnsi="Times New Roman" w:cs="Times New Roman"/>
          <w:color w:val="000000" w:themeColor="text1"/>
          <w:sz w:val="24"/>
          <w:szCs w:val="24"/>
        </w:rPr>
      </w:pPr>
    </w:p>
    <w:tbl>
      <w:tblPr>
        <w:tblStyle w:val="TableGrid"/>
        <w:tblW w:w="0" w:type="auto"/>
        <w:tblInd w:w="265" w:type="dxa"/>
        <w:tblLook w:val="04A0" w:firstRow="1" w:lastRow="0" w:firstColumn="1" w:lastColumn="0" w:noHBand="0" w:noVBand="1"/>
      </w:tblPr>
      <w:tblGrid>
        <w:gridCol w:w="1189"/>
        <w:gridCol w:w="2790"/>
        <w:gridCol w:w="1350"/>
        <w:gridCol w:w="2160"/>
      </w:tblGrid>
      <w:tr w:rsidR="008D012B" w:rsidRPr="002E19A8" w14:paraId="171B3ACD" w14:textId="77777777" w:rsidTr="0004770E">
        <w:tc>
          <w:tcPr>
            <w:tcW w:w="1170" w:type="dxa"/>
          </w:tcPr>
          <w:p w14:paraId="0CCA7B2E" w14:textId="77777777" w:rsidR="008D012B" w:rsidRPr="002E19A8" w:rsidRDefault="008D012B" w:rsidP="00657A0E">
            <w:pPr>
              <w:autoSpaceDE w:val="0"/>
              <w:autoSpaceDN w:val="0"/>
              <w:adjustRightInd w:val="0"/>
              <w:jc w:val="center"/>
              <w:rPr>
                <w:color w:val="000000" w:themeColor="text1"/>
                <w:sz w:val="24"/>
                <w:szCs w:val="24"/>
              </w:rPr>
            </w:pPr>
            <w:r w:rsidRPr="002E19A8">
              <w:rPr>
                <w:color w:val="000000" w:themeColor="text1"/>
                <w:sz w:val="24"/>
                <w:szCs w:val="24"/>
              </w:rPr>
              <w:t>Parameter</w:t>
            </w:r>
          </w:p>
        </w:tc>
        <w:tc>
          <w:tcPr>
            <w:tcW w:w="2790" w:type="dxa"/>
          </w:tcPr>
          <w:p w14:paraId="4EE44BFC" w14:textId="77777777" w:rsidR="008D012B" w:rsidRPr="002E19A8" w:rsidRDefault="008D012B" w:rsidP="00657A0E">
            <w:pPr>
              <w:autoSpaceDE w:val="0"/>
              <w:autoSpaceDN w:val="0"/>
              <w:adjustRightInd w:val="0"/>
              <w:jc w:val="center"/>
              <w:rPr>
                <w:color w:val="000000" w:themeColor="text1"/>
                <w:sz w:val="24"/>
                <w:szCs w:val="24"/>
              </w:rPr>
            </w:pPr>
            <w:r w:rsidRPr="002E19A8">
              <w:rPr>
                <w:color w:val="000000" w:themeColor="text1"/>
                <w:sz w:val="24"/>
                <w:szCs w:val="24"/>
              </w:rPr>
              <w:t>Value</w:t>
            </w:r>
          </w:p>
        </w:tc>
        <w:tc>
          <w:tcPr>
            <w:tcW w:w="1350" w:type="dxa"/>
          </w:tcPr>
          <w:p w14:paraId="2743D156" w14:textId="77777777" w:rsidR="008D012B" w:rsidRPr="002E19A8" w:rsidRDefault="008D012B" w:rsidP="00657A0E">
            <w:pPr>
              <w:autoSpaceDE w:val="0"/>
              <w:autoSpaceDN w:val="0"/>
              <w:adjustRightInd w:val="0"/>
              <w:jc w:val="center"/>
              <w:rPr>
                <w:color w:val="000000" w:themeColor="text1"/>
                <w:sz w:val="24"/>
                <w:szCs w:val="24"/>
              </w:rPr>
            </w:pPr>
            <w:r w:rsidRPr="002E19A8">
              <w:rPr>
                <w:color w:val="000000" w:themeColor="text1"/>
                <w:sz w:val="24"/>
                <w:szCs w:val="24"/>
              </w:rPr>
              <w:t>Parameter</w:t>
            </w:r>
          </w:p>
        </w:tc>
        <w:tc>
          <w:tcPr>
            <w:tcW w:w="2160" w:type="dxa"/>
          </w:tcPr>
          <w:p w14:paraId="6FC296AC" w14:textId="77777777" w:rsidR="008D012B" w:rsidRPr="002E19A8" w:rsidRDefault="008D012B" w:rsidP="00657A0E">
            <w:pPr>
              <w:autoSpaceDE w:val="0"/>
              <w:autoSpaceDN w:val="0"/>
              <w:adjustRightInd w:val="0"/>
              <w:jc w:val="center"/>
              <w:rPr>
                <w:color w:val="000000" w:themeColor="text1"/>
                <w:sz w:val="24"/>
                <w:szCs w:val="24"/>
              </w:rPr>
            </w:pPr>
            <w:r w:rsidRPr="002E19A8">
              <w:rPr>
                <w:color w:val="000000" w:themeColor="text1"/>
                <w:sz w:val="24"/>
                <w:szCs w:val="24"/>
              </w:rPr>
              <w:t>Value</w:t>
            </w:r>
          </w:p>
        </w:tc>
      </w:tr>
      <w:tr w:rsidR="008D012B" w:rsidRPr="002E19A8" w14:paraId="59950388" w14:textId="77777777" w:rsidTr="0004770E">
        <w:tc>
          <w:tcPr>
            <w:tcW w:w="1170" w:type="dxa"/>
          </w:tcPr>
          <w:p w14:paraId="0AAB76C2" w14:textId="5D7AF6FE"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T</m:t>
                    </m:r>
                  </m:e>
                  <m:sub>
                    <m:r>
                      <w:rPr>
                        <w:rFonts w:ascii="Cambria Math" w:hAnsi="Cambria Math"/>
                        <w:color w:val="000000" w:themeColor="text1"/>
                        <w:kern w:val="24"/>
                        <w:sz w:val="24"/>
                        <w:szCs w:val="24"/>
                      </w:rPr>
                      <m:t>0</m:t>
                    </m:r>
                  </m:sub>
                </m:sSub>
              </m:oMath>
            </m:oMathPara>
          </w:p>
        </w:tc>
        <w:tc>
          <w:tcPr>
            <w:tcW w:w="2790" w:type="dxa"/>
          </w:tcPr>
          <w:p w14:paraId="6EF7B15D" w14:textId="0DD41A4A" w:rsidR="008D012B" w:rsidRPr="002E19A8" w:rsidRDefault="0004770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180℃</m:t>
                </m:r>
              </m:oMath>
            </m:oMathPara>
          </w:p>
        </w:tc>
        <w:tc>
          <w:tcPr>
            <w:tcW w:w="1350" w:type="dxa"/>
          </w:tcPr>
          <w:p w14:paraId="2F5C222A" w14:textId="75C21DAD"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Z</m:t>
                    </m:r>
                  </m:e>
                  <m:sub>
                    <m:r>
                      <w:rPr>
                        <w:rFonts w:ascii="Cambria Math" w:hAnsi="Cambria Math"/>
                        <w:color w:val="000000" w:themeColor="text1"/>
                        <w:kern w:val="24"/>
                        <w:sz w:val="24"/>
                        <w:szCs w:val="24"/>
                      </w:rPr>
                      <m:t>IV</m:t>
                    </m:r>
                  </m:sub>
                </m:sSub>
              </m:oMath>
            </m:oMathPara>
          </w:p>
        </w:tc>
        <w:tc>
          <w:tcPr>
            <w:tcW w:w="2160" w:type="dxa"/>
          </w:tcPr>
          <w:p w14:paraId="7C9775F4" w14:textId="1BEB98F3" w:rsidR="008D012B" w:rsidRPr="002E19A8" w:rsidRDefault="0090539D"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50</m:t>
                </m:r>
              </m:oMath>
            </m:oMathPara>
          </w:p>
        </w:tc>
      </w:tr>
      <w:tr w:rsidR="008D012B" w:rsidRPr="002E19A8" w14:paraId="39FF0ECA" w14:textId="77777777" w:rsidTr="0004770E">
        <w:tc>
          <w:tcPr>
            <w:tcW w:w="1170" w:type="dxa"/>
          </w:tcPr>
          <w:p w14:paraId="44B555D8" w14:textId="438DF83D"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r</m:t>
                    </m:r>
                  </m:e>
                  <m:sub>
                    <m:r>
                      <w:rPr>
                        <w:rFonts w:ascii="Cambria Math" w:hAnsi="Cambria Math"/>
                        <w:color w:val="000000" w:themeColor="text1"/>
                        <w:kern w:val="24"/>
                        <w:sz w:val="24"/>
                        <w:szCs w:val="24"/>
                      </w:rPr>
                      <m:t>at</m:t>
                    </m:r>
                  </m:sub>
                </m:sSub>
              </m:oMath>
            </m:oMathPara>
          </w:p>
        </w:tc>
        <w:tc>
          <w:tcPr>
            <w:tcW w:w="2790" w:type="dxa"/>
          </w:tcPr>
          <w:p w14:paraId="7BAB0659" w14:textId="52D14C40" w:rsidR="008D012B" w:rsidRPr="002E19A8" w:rsidRDefault="0004770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1.5A</m:t>
                </m:r>
              </m:oMath>
            </m:oMathPara>
          </w:p>
        </w:tc>
        <w:tc>
          <w:tcPr>
            <w:tcW w:w="1350" w:type="dxa"/>
          </w:tcPr>
          <w:p w14:paraId="6B1F7E17" w14:textId="61CE0CCA"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Z</m:t>
                    </m:r>
                  </m:e>
                  <m:sub>
                    <m:r>
                      <w:rPr>
                        <w:rFonts w:ascii="Cambria Math" w:hAnsi="Cambria Math"/>
                        <w:color w:val="000000" w:themeColor="text1"/>
                        <w:kern w:val="24"/>
                        <w:sz w:val="24"/>
                        <w:szCs w:val="24"/>
                      </w:rPr>
                      <m:t>I,dis</m:t>
                    </m:r>
                  </m:sub>
                </m:sSub>
              </m:oMath>
            </m:oMathPara>
          </w:p>
        </w:tc>
        <w:tc>
          <w:tcPr>
            <w:tcW w:w="2160" w:type="dxa"/>
          </w:tcPr>
          <w:p w14:paraId="323518A4" w14:textId="563BBB55"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1.25</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dis</m:t>
                        </m:r>
                      </m:sub>
                    </m:sSub>
                    <m:r>
                      <w:rPr>
                        <w:rFonts w:ascii="Cambria Math" w:hAnsi="Cambria Math"/>
                        <w:color w:val="000000" w:themeColor="text1"/>
                        <w:sz w:val="24"/>
                        <w:szCs w:val="24"/>
                      </w:rPr>
                      <m:t>D</m:t>
                    </m:r>
                  </m:e>
                  <m:sub>
                    <m:r>
                      <w:rPr>
                        <w:rFonts w:ascii="Cambria Math" w:hAnsi="Cambria Math"/>
                        <w:color w:val="000000" w:themeColor="text1"/>
                        <w:sz w:val="24"/>
                        <w:szCs w:val="24"/>
                      </w:rPr>
                      <m:t>I</m:t>
                    </m:r>
                  </m:sub>
                </m:sSub>
              </m:oMath>
            </m:oMathPara>
          </w:p>
        </w:tc>
      </w:tr>
      <w:tr w:rsidR="008D012B" w:rsidRPr="002E19A8" w14:paraId="1F233F52" w14:textId="77777777" w:rsidTr="0004770E">
        <w:tc>
          <w:tcPr>
            <w:tcW w:w="1170" w:type="dxa"/>
          </w:tcPr>
          <w:p w14:paraId="08E7329A" w14:textId="5E4F8B21" w:rsidR="008D012B" w:rsidRPr="002E19A8" w:rsidRDefault="00492F90" w:rsidP="00657A0E">
            <w:pPr>
              <w:autoSpaceDE w:val="0"/>
              <w:autoSpaceDN w:val="0"/>
              <w:adjustRightInd w:val="0"/>
              <w:jc w:val="center"/>
              <w:rPr>
                <w:color w:val="000000" w:themeColor="text1"/>
                <w:sz w:val="24"/>
                <w:szCs w:val="24"/>
              </w:rPr>
            </w:pPr>
            <m:oMathPara>
              <m:oMath>
                <m:r>
                  <m:rPr>
                    <m:sty m:val="p"/>
                  </m:rPr>
                  <w:rPr>
                    <w:rFonts w:ascii="Cambria Math" w:hAnsi="Cambria Math"/>
                    <w:color w:val="000000" w:themeColor="text1"/>
                    <w:sz w:val="24"/>
                    <w:szCs w:val="24"/>
                  </w:rPr>
                  <m:t>Ω</m:t>
                </m:r>
              </m:oMath>
            </m:oMathPara>
          </w:p>
        </w:tc>
        <w:tc>
          <w:tcPr>
            <w:tcW w:w="2790" w:type="dxa"/>
          </w:tcPr>
          <w:p w14:paraId="288D01E8" w14:textId="52051DFC" w:rsidR="008D012B" w:rsidRPr="002E19A8" w:rsidRDefault="0004770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4π</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r</m:t>
                    </m:r>
                  </m:e>
                  <m:sub>
                    <m:r>
                      <w:rPr>
                        <w:rFonts w:ascii="Cambria Math" w:hAnsi="Cambria Math"/>
                        <w:color w:val="000000" w:themeColor="text1"/>
                        <w:sz w:val="24"/>
                        <w:szCs w:val="24"/>
                      </w:rPr>
                      <m:t>at</m:t>
                    </m:r>
                  </m:sub>
                  <m:sup>
                    <m:r>
                      <w:rPr>
                        <w:rFonts w:ascii="Cambria Math" w:hAnsi="Cambria Math"/>
                        <w:color w:val="000000" w:themeColor="text1"/>
                        <w:sz w:val="24"/>
                        <w:szCs w:val="24"/>
                      </w:rPr>
                      <m:t>3</m:t>
                    </m:r>
                  </m:sup>
                </m:sSubSup>
                <m:r>
                  <w:rPr>
                    <w:rFonts w:ascii="Cambria Math" w:hAnsi="Cambria Math"/>
                    <w:color w:val="000000" w:themeColor="text1"/>
                    <w:sz w:val="24"/>
                    <w:szCs w:val="24"/>
                  </w:rPr>
                  <m:t>/3</m:t>
                </m:r>
              </m:oMath>
            </m:oMathPara>
          </w:p>
        </w:tc>
        <w:tc>
          <w:tcPr>
            <w:tcW w:w="1350" w:type="dxa"/>
          </w:tcPr>
          <w:p w14:paraId="448EF174" w14:textId="6F98DDF5"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Z</m:t>
                    </m:r>
                  </m:e>
                  <m:sub>
                    <m:r>
                      <w:rPr>
                        <w:rFonts w:ascii="Cambria Math" w:hAnsi="Cambria Math"/>
                        <w:color w:val="000000" w:themeColor="text1"/>
                        <w:kern w:val="24"/>
                        <w:sz w:val="24"/>
                        <w:szCs w:val="24"/>
                      </w:rPr>
                      <m:t>V,dis</m:t>
                    </m:r>
                  </m:sub>
                </m:sSub>
              </m:oMath>
            </m:oMathPara>
          </w:p>
        </w:tc>
        <w:tc>
          <w:tcPr>
            <w:tcW w:w="2160" w:type="dxa"/>
          </w:tcPr>
          <w:p w14:paraId="3AD1D69E" w14:textId="1FF8191E"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dis</m:t>
                        </m:r>
                      </m:sub>
                    </m:sSub>
                    <m:r>
                      <w:rPr>
                        <w:rFonts w:ascii="Cambria Math" w:hAnsi="Cambria Math"/>
                        <w:color w:val="000000" w:themeColor="text1"/>
                        <w:sz w:val="24"/>
                        <w:szCs w:val="24"/>
                      </w:rPr>
                      <m:t>D</m:t>
                    </m:r>
                  </m:e>
                  <m:sub>
                    <m:r>
                      <w:rPr>
                        <w:rFonts w:ascii="Cambria Math" w:hAnsi="Cambria Math"/>
                        <w:color w:val="000000" w:themeColor="text1"/>
                        <w:sz w:val="24"/>
                        <w:szCs w:val="24"/>
                      </w:rPr>
                      <m:t>V</m:t>
                    </m:r>
                  </m:sub>
                </m:sSub>
              </m:oMath>
            </m:oMathPara>
          </w:p>
        </w:tc>
      </w:tr>
      <w:tr w:rsidR="008D012B" w:rsidRPr="002E19A8" w14:paraId="4CC334DE" w14:textId="77777777" w:rsidTr="0004770E">
        <w:tc>
          <w:tcPr>
            <w:tcW w:w="1170" w:type="dxa"/>
          </w:tcPr>
          <w:p w14:paraId="2640F10D" w14:textId="4610EDED" w:rsidR="008D012B" w:rsidRPr="002E19A8" w:rsidRDefault="0004770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a</m:t>
                </m:r>
              </m:oMath>
            </m:oMathPara>
          </w:p>
        </w:tc>
        <w:tc>
          <w:tcPr>
            <w:tcW w:w="2790" w:type="dxa"/>
          </w:tcPr>
          <w:p w14:paraId="246C4568" w14:textId="09F4946C" w:rsidR="008D012B" w:rsidRPr="002E19A8" w:rsidRDefault="00D84ED8"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3.48A</m:t>
                </m:r>
              </m:oMath>
            </m:oMathPara>
          </w:p>
        </w:tc>
        <w:tc>
          <w:tcPr>
            <w:tcW w:w="1350" w:type="dxa"/>
          </w:tcPr>
          <w:p w14:paraId="68AF7DC5" w14:textId="604D503F"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m:t>
                    </m:r>
                  </m:e>
                  <m:sub>
                    <m:r>
                      <w:rPr>
                        <w:rFonts w:ascii="Cambria Math" w:hAnsi="Cambria Math"/>
                        <w:color w:val="000000" w:themeColor="text1"/>
                        <w:sz w:val="24"/>
                        <w:szCs w:val="24"/>
                      </w:rPr>
                      <m:t>I</m:t>
                    </m:r>
                  </m:sub>
                </m:sSub>
              </m:oMath>
            </m:oMathPara>
          </w:p>
        </w:tc>
        <w:tc>
          <w:tcPr>
            <w:tcW w:w="2160" w:type="dxa"/>
          </w:tcPr>
          <w:p w14:paraId="2F78EA59" w14:textId="47D4ACC5" w:rsidR="008D012B" w:rsidRPr="002E19A8" w:rsidRDefault="00AD7137"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30</m:t>
                </m:r>
              </m:oMath>
            </m:oMathPara>
          </w:p>
        </w:tc>
      </w:tr>
      <w:tr w:rsidR="008D012B" w:rsidRPr="002E19A8" w14:paraId="29798A43" w14:textId="77777777" w:rsidTr="0004770E">
        <w:tc>
          <w:tcPr>
            <w:tcW w:w="1170" w:type="dxa"/>
          </w:tcPr>
          <w:p w14:paraId="77D00EFF" w14:textId="53BB2DA6"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V</m:t>
                    </m:r>
                  </m:sub>
                </m:sSub>
              </m:oMath>
            </m:oMathPara>
          </w:p>
        </w:tc>
        <w:tc>
          <w:tcPr>
            <w:tcW w:w="2790" w:type="dxa"/>
          </w:tcPr>
          <w:p w14:paraId="03DC517D" w14:textId="2B3B163A" w:rsidR="008D012B" w:rsidRPr="002E19A8" w:rsidRDefault="007C5D74"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1.83×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-19</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r>
                  <w:rPr>
                    <w:rFonts w:ascii="Cambria Math" w:hAnsi="Cambria Math"/>
                    <w:color w:val="000000" w:themeColor="text1"/>
                    <w:sz w:val="24"/>
                    <w:szCs w:val="24"/>
                  </w:rPr>
                  <m:t>/s</m:t>
                </m:r>
              </m:oMath>
            </m:oMathPara>
          </w:p>
        </w:tc>
        <w:tc>
          <w:tcPr>
            <w:tcW w:w="1350" w:type="dxa"/>
          </w:tcPr>
          <w:p w14:paraId="362EDDD6" w14:textId="090E615D"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m:t>
                    </m:r>
                  </m:e>
                  <m:sub>
                    <m:r>
                      <w:rPr>
                        <w:rFonts w:ascii="Cambria Math" w:hAnsi="Cambria Math"/>
                        <w:color w:val="000000" w:themeColor="text1"/>
                        <w:sz w:val="24"/>
                        <w:szCs w:val="24"/>
                      </w:rPr>
                      <m:t>V</m:t>
                    </m:r>
                  </m:sub>
                </m:sSub>
              </m:oMath>
            </m:oMathPara>
          </w:p>
        </w:tc>
        <w:tc>
          <w:tcPr>
            <w:tcW w:w="2160" w:type="dxa"/>
          </w:tcPr>
          <w:p w14:paraId="3F0121C6" w14:textId="7F346036" w:rsidR="008D012B" w:rsidRPr="002E19A8" w:rsidRDefault="00AD7137"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10</m:t>
                </m:r>
              </m:oMath>
            </m:oMathPara>
          </w:p>
        </w:tc>
      </w:tr>
      <w:tr w:rsidR="008D012B" w:rsidRPr="002E19A8" w14:paraId="2DBAD407" w14:textId="77777777" w:rsidTr="0004770E">
        <w:tc>
          <w:tcPr>
            <w:tcW w:w="1170" w:type="dxa"/>
          </w:tcPr>
          <w:p w14:paraId="36BA044E" w14:textId="4ED30F79" w:rsidR="008D012B"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I</m:t>
                    </m:r>
                  </m:sub>
                </m:sSub>
              </m:oMath>
            </m:oMathPara>
          </w:p>
        </w:tc>
        <w:tc>
          <w:tcPr>
            <w:tcW w:w="2790" w:type="dxa"/>
          </w:tcPr>
          <w:p w14:paraId="1944079E" w14:textId="2B9D7851" w:rsidR="008D012B" w:rsidRPr="002E19A8" w:rsidRDefault="007C5D74"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1.42×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-18</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r>
                  <w:rPr>
                    <w:rFonts w:ascii="Cambria Math" w:hAnsi="Cambria Math"/>
                    <w:color w:val="000000" w:themeColor="text1"/>
                    <w:sz w:val="24"/>
                    <w:szCs w:val="24"/>
                  </w:rPr>
                  <m:t>/s</m:t>
                </m:r>
              </m:oMath>
            </m:oMathPara>
          </w:p>
        </w:tc>
        <w:tc>
          <w:tcPr>
            <w:tcW w:w="1350" w:type="dxa"/>
          </w:tcPr>
          <w:p w14:paraId="61E505B9" w14:textId="4F108D64" w:rsidR="008D012B" w:rsidRPr="002E19A8" w:rsidRDefault="00B523FD" w:rsidP="00657A0E">
            <w:pPr>
              <w:autoSpaceDE w:val="0"/>
              <w:autoSpaceDN w:val="0"/>
              <w:adjustRightInd w:val="0"/>
              <w:jc w:val="center"/>
              <w:rPr>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E</m:t>
                    </m:r>
                  </m:e>
                  <m:sub>
                    <m:r>
                      <w:rPr>
                        <w:rFonts w:ascii="Cambria Math" w:hAnsi="Cambria Math"/>
                        <w:color w:val="000000" w:themeColor="text1"/>
                        <w:kern w:val="24"/>
                        <w:sz w:val="24"/>
                        <w:szCs w:val="24"/>
                      </w:rPr>
                      <m:t>b</m:t>
                    </m:r>
                  </m:sub>
                  <m:sup>
                    <m:r>
                      <w:rPr>
                        <w:rFonts w:ascii="Cambria Math" w:hAnsi="Cambria Math"/>
                        <w:color w:val="000000" w:themeColor="text1"/>
                        <w:kern w:val="24"/>
                        <w:sz w:val="24"/>
                        <w:szCs w:val="24"/>
                      </w:rPr>
                      <m:t>I</m:t>
                    </m:r>
                  </m:sup>
                </m:sSubSup>
                <m:r>
                  <w:rPr>
                    <w:rFonts w:ascii="Cambria Math" w:hAnsi="Cambria Math"/>
                    <w:color w:val="000000" w:themeColor="text1"/>
                    <w:kern w:val="24"/>
                    <w:sz w:val="24"/>
                    <w:szCs w:val="24"/>
                  </w:rPr>
                  <m:t>(lI)</m:t>
                </m:r>
              </m:oMath>
            </m:oMathPara>
          </w:p>
        </w:tc>
        <w:tc>
          <w:tcPr>
            <w:tcW w:w="2160" w:type="dxa"/>
          </w:tcPr>
          <w:p w14:paraId="2A19756E" w14:textId="5AF0411B" w:rsidR="008D012B" w:rsidRPr="002E19A8" w:rsidRDefault="00AD7137"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0.5</m:t>
                </m:r>
              </m:oMath>
            </m:oMathPara>
          </w:p>
        </w:tc>
      </w:tr>
      <w:tr w:rsidR="008D012B" w:rsidRPr="002E19A8" w14:paraId="7EA1C840" w14:textId="77777777" w:rsidTr="0004770E">
        <w:tc>
          <w:tcPr>
            <w:tcW w:w="1170" w:type="dxa"/>
          </w:tcPr>
          <w:p w14:paraId="7364ECED" w14:textId="7C995EFA" w:rsidR="008D012B" w:rsidRPr="002E19A8" w:rsidRDefault="00B523FD"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g</m:t>
                    </m:r>
                  </m:sub>
                </m:sSub>
              </m:oMath>
            </m:oMathPara>
          </w:p>
        </w:tc>
        <w:tc>
          <w:tcPr>
            <w:tcW w:w="2790" w:type="dxa"/>
          </w:tcPr>
          <w:p w14:paraId="01E23EE1" w14:textId="7AC4AB9D" w:rsidR="008D012B" w:rsidRPr="002E19A8" w:rsidRDefault="007C5D74"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1.83×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-20</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oMath>
            </m:oMathPara>
          </w:p>
        </w:tc>
        <w:tc>
          <w:tcPr>
            <w:tcW w:w="1350" w:type="dxa"/>
          </w:tcPr>
          <w:p w14:paraId="5F92FE1A" w14:textId="27FCB20D" w:rsidR="008D012B" w:rsidRPr="002E19A8" w:rsidRDefault="00B523FD"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E</m:t>
                    </m:r>
                  </m:e>
                  <m:sub>
                    <m:r>
                      <w:rPr>
                        <w:rFonts w:ascii="Cambria Math" w:hAnsi="Cambria Math"/>
                        <w:color w:val="000000" w:themeColor="text1"/>
                        <w:kern w:val="24"/>
                        <w:sz w:val="24"/>
                        <w:szCs w:val="24"/>
                      </w:rPr>
                      <m:t>b</m:t>
                    </m:r>
                  </m:sub>
                  <m:sup>
                    <m:r>
                      <w:rPr>
                        <w:rFonts w:ascii="Cambria Math" w:hAnsi="Cambria Math"/>
                        <w:color w:val="000000" w:themeColor="text1"/>
                        <w:kern w:val="24"/>
                        <w:sz w:val="24"/>
                        <w:szCs w:val="24"/>
                      </w:rPr>
                      <m:t>V</m:t>
                    </m:r>
                  </m:sup>
                </m:sSubSup>
                <m:r>
                  <w:rPr>
                    <w:rFonts w:ascii="Cambria Math" w:hAnsi="Cambria Math"/>
                    <w:color w:val="000000" w:themeColor="text1"/>
                    <w:kern w:val="24"/>
                    <w:sz w:val="24"/>
                    <w:szCs w:val="24"/>
                  </w:rPr>
                  <m:t>(lI)</m:t>
                </m:r>
              </m:oMath>
            </m:oMathPara>
          </w:p>
        </w:tc>
        <w:tc>
          <w:tcPr>
            <w:tcW w:w="2160" w:type="dxa"/>
          </w:tcPr>
          <w:p w14:paraId="252B066A" w14:textId="61C48011" w:rsidR="008D012B" w:rsidRPr="002E19A8" w:rsidRDefault="00AD7137" w:rsidP="00657A0E">
            <w:pPr>
              <w:autoSpaceDE w:val="0"/>
              <w:autoSpaceDN w:val="0"/>
              <w:adjustRightInd w:val="0"/>
              <w:jc w:val="center"/>
              <w:rPr>
                <w:color w:val="000000" w:themeColor="text1"/>
                <w:sz w:val="24"/>
                <w:szCs w:val="24"/>
              </w:rPr>
            </w:pPr>
            <m:oMathPara>
              <m:oMath>
                <m:r>
                  <w:rPr>
                    <w:rFonts w:ascii="Cambria Math" w:hAnsi="Cambria Math"/>
                    <w:noProof/>
                    <w:color w:val="000000" w:themeColor="text1"/>
                    <w:sz w:val="24"/>
                    <w:szCs w:val="24"/>
                  </w:rPr>
                  <m:t>0.8</m:t>
                </m:r>
              </m:oMath>
            </m:oMathPara>
          </w:p>
        </w:tc>
      </w:tr>
      <w:tr w:rsidR="008D012B" w:rsidRPr="002E19A8" w14:paraId="3864AB2C" w14:textId="77777777" w:rsidTr="0004770E">
        <w:tc>
          <w:tcPr>
            <w:tcW w:w="1170" w:type="dxa"/>
          </w:tcPr>
          <w:p w14:paraId="1F8C44D9" w14:textId="0A7DC264" w:rsidR="008D012B" w:rsidRPr="002E19A8" w:rsidRDefault="00B523FD"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0</m:t>
                    </m:r>
                  </m:sub>
                </m:sSub>
              </m:oMath>
            </m:oMathPara>
          </w:p>
        </w:tc>
        <w:tc>
          <w:tcPr>
            <w:tcW w:w="2790" w:type="dxa"/>
          </w:tcPr>
          <w:p w14:paraId="633A0D93" w14:textId="4BEFC18A" w:rsidR="008D012B" w:rsidRPr="002E19A8" w:rsidRDefault="007C5D74"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1.0×</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14</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oMath>
            </m:oMathPara>
          </w:p>
        </w:tc>
        <w:tc>
          <w:tcPr>
            <w:tcW w:w="1350" w:type="dxa"/>
          </w:tcPr>
          <w:p w14:paraId="4527AAF3" w14:textId="183F01A6" w:rsidR="008D012B" w:rsidRPr="002E19A8" w:rsidRDefault="00B523FD"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E</m:t>
                    </m:r>
                  </m:e>
                  <m:sub>
                    <m:r>
                      <w:rPr>
                        <w:rFonts w:ascii="Cambria Math" w:hAnsi="Cambria Math"/>
                        <w:color w:val="000000" w:themeColor="text1"/>
                        <w:kern w:val="24"/>
                        <w:sz w:val="24"/>
                        <w:szCs w:val="24"/>
                      </w:rPr>
                      <m:t>b</m:t>
                    </m:r>
                  </m:sub>
                  <m:sup>
                    <m:r>
                      <w:rPr>
                        <w:rFonts w:ascii="Cambria Math" w:hAnsi="Cambria Math"/>
                        <w:color w:val="000000" w:themeColor="text1"/>
                        <w:kern w:val="24"/>
                        <w:sz w:val="24"/>
                        <w:szCs w:val="24"/>
                      </w:rPr>
                      <m:t>I</m:t>
                    </m:r>
                  </m:sup>
                </m:sSubSup>
                <m:r>
                  <w:rPr>
                    <w:rFonts w:ascii="Cambria Math" w:hAnsi="Cambria Math"/>
                    <w:color w:val="000000" w:themeColor="text1"/>
                    <w:kern w:val="24"/>
                    <w:sz w:val="24"/>
                    <w:szCs w:val="24"/>
                  </w:rPr>
                  <m:t>(lV)</m:t>
                </m:r>
              </m:oMath>
            </m:oMathPara>
          </w:p>
        </w:tc>
        <w:tc>
          <w:tcPr>
            <w:tcW w:w="2160" w:type="dxa"/>
          </w:tcPr>
          <w:p w14:paraId="1DD6115C" w14:textId="79679DB6" w:rsidR="008D012B" w:rsidRPr="002E19A8" w:rsidRDefault="00AD7137" w:rsidP="00657A0E">
            <w:pPr>
              <w:autoSpaceDE w:val="0"/>
              <w:autoSpaceDN w:val="0"/>
              <w:adjustRightInd w:val="0"/>
              <w:jc w:val="center"/>
              <w:rPr>
                <w:noProof/>
                <w:color w:val="000000" w:themeColor="text1"/>
                <w:sz w:val="24"/>
                <w:szCs w:val="24"/>
              </w:rPr>
            </w:pPr>
            <m:oMathPara>
              <m:oMath>
                <m:r>
                  <w:rPr>
                    <w:rFonts w:ascii="Cambria Math" w:hAnsi="Cambria Math"/>
                    <w:noProof/>
                    <w:color w:val="000000" w:themeColor="text1"/>
                    <w:sz w:val="24"/>
                    <w:szCs w:val="24"/>
                  </w:rPr>
                  <m:t>0.5</m:t>
                </m:r>
              </m:oMath>
            </m:oMathPara>
          </w:p>
        </w:tc>
      </w:tr>
      <w:tr w:rsidR="0019139B" w:rsidRPr="002E19A8" w14:paraId="0EF4A52B" w14:textId="77777777" w:rsidTr="0004770E">
        <w:tc>
          <w:tcPr>
            <w:tcW w:w="1170" w:type="dxa"/>
          </w:tcPr>
          <w:p w14:paraId="40B2E7C6" w14:textId="7D761F8B" w:rsidR="0019139B" w:rsidRPr="002E19A8" w:rsidRDefault="00B523FD"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C</m:t>
                    </m:r>
                  </m:e>
                  <m:sub>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gb</m:t>
                        </m:r>
                      </m:sub>
                    </m:sSub>
                  </m:sub>
                  <m:sup>
                    <m:r>
                      <w:rPr>
                        <w:rFonts w:ascii="Cambria Math" w:hAnsi="Cambria Math"/>
                        <w:color w:val="000000" w:themeColor="text1"/>
                        <w:kern w:val="24"/>
                        <w:sz w:val="24"/>
                        <w:szCs w:val="24"/>
                      </w:rPr>
                      <m:t>eq1</m:t>
                    </m:r>
                  </m:sup>
                </m:sSubSup>
              </m:oMath>
            </m:oMathPara>
          </w:p>
        </w:tc>
        <w:tc>
          <w:tcPr>
            <w:tcW w:w="2790" w:type="dxa"/>
          </w:tcPr>
          <w:p w14:paraId="2A725E30" w14:textId="68478901" w:rsidR="0019139B" w:rsidRPr="002E19A8" w:rsidRDefault="0090539D"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1.28×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-8</m:t>
                    </m:r>
                  </m:sup>
                </m:sSup>
              </m:oMath>
            </m:oMathPara>
          </w:p>
        </w:tc>
        <w:tc>
          <w:tcPr>
            <w:tcW w:w="1350" w:type="dxa"/>
          </w:tcPr>
          <w:p w14:paraId="00942751" w14:textId="178ED4A7" w:rsidR="0019139B" w:rsidRPr="002E19A8" w:rsidRDefault="00B523FD"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E</m:t>
                    </m:r>
                  </m:e>
                  <m:sub>
                    <m:r>
                      <w:rPr>
                        <w:rFonts w:ascii="Cambria Math" w:hAnsi="Cambria Math"/>
                        <w:color w:val="000000" w:themeColor="text1"/>
                        <w:kern w:val="24"/>
                        <w:sz w:val="24"/>
                        <w:szCs w:val="24"/>
                      </w:rPr>
                      <m:t>b</m:t>
                    </m:r>
                  </m:sub>
                  <m:sup>
                    <m:r>
                      <w:rPr>
                        <w:rFonts w:ascii="Cambria Math" w:hAnsi="Cambria Math"/>
                        <w:color w:val="000000" w:themeColor="text1"/>
                        <w:kern w:val="24"/>
                        <w:sz w:val="24"/>
                        <w:szCs w:val="24"/>
                      </w:rPr>
                      <m:t>V</m:t>
                    </m:r>
                  </m:sup>
                </m:sSubSup>
                <m:r>
                  <w:rPr>
                    <w:rFonts w:ascii="Cambria Math" w:hAnsi="Cambria Math"/>
                    <w:color w:val="000000" w:themeColor="text1"/>
                    <w:kern w:val="24"/>
                    <w:sz w:val="24"/>
                    <w:szCs w:val="24"/>
                  </w:rPr>
                  <m:t>(lV)</m:t>
                </m:r>
              </m:oMath>
            </m:oMathPara>
          </w:p>
        </w:tc>
        <w:tc>
          <w:tcPr>
            <w:tcW w:w="2160" w:type="dxa"/>
          </w:tcPr>
          <w:p w14:paraId="4EB4F3AA" w14:textId="7B990B18" w:rsidR="0019139B" w:rsidRPr="002E19A8" w:rsidRDefault="00AD7137" w:rsidP="00657A0E">
            <w:pPr>
              <w:autoSpaceDE w:val="0"/>
              <w:autoSpaceDN w:val="0"/>
              <w:adjustRightInd w:val="0"/>
              <w:jc w:val="center"/>
              <w:rPr>
                <w:noProof/>
                <w:color w:val="000000" w:themeColor="text1"/>
                <w:sz w:val="24"/>
                <w:szCs w:val="24"/>
              </w:rPr>
            </w:pPr>
            <m:oMathPara>
              <m:oMath>
                <m:r>
                  <w:rPr>
                    <w:rFonts w:ascii="Cambria Math" w:hAnsi="Cambria Math"/>
                    <w:noProof/>
                    <w:color w:val="000000" w:themeColor="text1"/>
                    <w:sz w:val="24"/>
                    <w:szCs w:val="24"/>
                  </w:rPr>
                  <m:t>0.8</m:t>
                </m:r>
              </m:oMath>
            </m:oMathPara>
          </w:p>
        </w:tc>
      </w:tr>
      <w:tr w:rsidR="0019139B" w:rsidRPr="002E19A8" w14:paraId="52CD356E" w14:textId="77777777" w:rsidTr="0004770E">
        <w:tc>
          <w:tcPr>
            <w:tcW w:w="1170" w:type="dxa"/>
          </w:tcPr>
          <w:p w14:paraId="67E3457F" w14:textId="5060643E" w:rsidR="0019139B" w:rsidRPr="002E19A8" w:rsidRDefault="00B523FD" w:rsidP="00657A0E">
            <w:pPr>
              <w:autoSpaceDE w:val="0"/>
              <w:autoSpaceDN w:val="0"/>
              <w:adjustRightInd w:val="0"/>
              <w:jc w:val="center"/>
              <w:rPr>
                <w:noProof/>
                <w:color w:val="000000" w:themeColor="text1"/>
                <w:sz w:val="24"/>
                <w:szCs w:val="24"/>
              </w:rPr>
            </w:pPr>
            <m:oMathPara>
              <m:oMath>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C</m:t>
                    </m:r>
                  </m:e>
                  <m:sub>
                    <m:sSub>
                      <m:sSubPr>
                        <m:ctrlPr>
                          <w:rPr>
                            <w:rFonts w:ascii="Cambria Math" w:hAnsi="Cambria Math"/>
                            <w:i/>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gb</m:t>
                        </m:r>
                      </m:sub>
                    </m:sSub>
                  </m:sub>
                  <m:sup>
                    <m:r>
                      <w:rPr>
                        <w:rFonts w:ascii="Cambria Math" w:hAnsi="Cambria Math"/>
                        <w:color w:val="000000" w:themeColor="text1"/>
                        <w:kern w:val="24"/>
                        <w:sz w:val="24"/>
                        <w:szCs w:val="24"/>
                      </w:rPr>
                      <m:t>eq1</m:t>
                    </m:r>
                  </m:sup>
                </m:sSubSup>
              </m:oMath>
            </m:oMathPara>
          </w:p>
        </w:tc>
        <w:tc>
          <w:tcPr>
            <w:tcW w:w="2790" w:type="dxa"/>
          </w:tcPr>
          <w:p w14:paraId="14EDF706" w14:textId="4099D444" w:rsidR="0019139B" w:rsidRPr="002E19A8" w:rsidRDefault="0090539D"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2.41×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-8</m:t>
                    </m:r>
                  </m:sup>
                </m:sSup>
              </m:oMath>
            </m:oMathPara>
          </w:p>
        </w:tc>
        <w:tc>
          <w:tcPr>
            <w:tcW w:w="1350" w:type="dxa"/>
          </w:tcPr>
          <w:p w14:paraId="082A6B83" w14:textId="7FADB14E" w:rsidR="0019139B"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σ</m:t>
                </m:r>
              </m:oMath>
            </m:oMathPara>
          </w:p>
        </w:tc>
        <w:tc>
          <w:tcPr>
            <w:tcW w:w="2160" w:type="dxa"/>
          </w:tcPr>
          <w:p w14:paraId="5E6B3B42" w14:textId="619879E1" w:rsidR="0019139B"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1.0 J/</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oMath>
            </m:oMathPara>
          </w:p>
        </w:tc>
      </w:tr>
      <w:tr w:rsidR="00DA7F46" w:rsidRPr="002E19A8" w14:paraId="5652C8A2" w14:textId="77777777" w:rsidTr="0004770E">
        <w:tc>
          <w:tcPr>
            <w:tcW w:w="1170" w:type="dxa"/>
          </w:tcPr>
          <w:p w14:paraId="6795B802" w14:textId="234C8DEF" w:rsidR="00DA7F46" w:rsidRPr="002E19A8" w:rsidRDefault="00B523FD"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0</m:t>
                    </m:r>
                  </m:sub>
                </m:sSub>
              </m:oMath>
            </m:oMathPara>
          </w:p>
        </w:tc>
        <w:tc>
          <w:tcPr>
            <w:tcW w:w="2790" w:type="dxa"/>
          </w:tcPr>
          <w:p w14:paraId="75C10EE6" w14:textId="54307B6C" w:rsidR="00DA7F46"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1.42×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-18</m:t>
                    </m:r>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2</m:t>
                    </m:r>
                  </m:sup>
                </m:sSup>
                <m:r>
                  <w:rPr>
                    <w:rFonts w:ascii="Cambria Math" w:hAnsi="Cambria Math"/>
                    <w:color w:val="000000" w:themeColor="text1"/>
                    <w:sz w:val="24"/>
                    <w:szCs w:val="24"/>
                  </w:rPr>
                  <m:t>/s</m:t>
                </m:r>
              </m:oMath>
            </m:oMathPara>
          </w:p>
        </w:tc>
        <w:tc>
          <w:tcPr>
            <w:tcW w:w="1350" w:type="dxa"/>
          </w:tcPr>
          <w:p w14:paraId="0A657628" w14:textId="1F52341C" w:rsidR="00DA7F46" w:rsidRPr="002E19A8" w:rsidRDefault="00B523FD"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m:oMathPara>
          </w:p>
        </w:tc>
        <w:tc>
          <w:tcPr>
            <w:tcW w:w="2160" w:type="dxa"/>
          </w:tcPr>
          <w:p w14:paraId="7172A5E2" w14:textId="4AE81881" w:rsidR="00DA7F46" w:rsidRPr="002E19A8" w:rsidRDefault="0090539D" w:rsidP="00657A0E">
            <w:pPr>
              <w:autoSpaceDE w:val="0"/>
              <w:autoSpaceDN w:val="0"/>
              <w:adjustRightInd w:val="0"/>
              <w:jc w:val="center"/>
              <w:rPr>
                <w:noProof/>
                <w:color w:val="000000" w:themeColor="text1"/>
                <w:sz w:val="24"/>
                <w:szCs w:val="24"/>
              </w:rPr>
            </w:pPr>
            <m:oMathPara>
              <m:oMath>
                <m:r>
                  <w:rPr>
                    <w:rFonts w:ascii="Cambria Math" w:hAnsi="Cambria Math"/>
                    <w:noProof/>
                    <w:color w:val="000000" w:themeColor="text1"/>
                    <w:sz w:val="24"/>
                    <w:szCs w:val="24"/>
                  </w:rPr>
                  <m:t>12nm</m:t>
                </m:r>
              </m:oMath>
            </m:oMathPara>
          </w:p>
        </w:tc>
      </w:tr>
      <w:tr w:rsidR="00DA7F46" w:rsidRPr="002E19A8" w14:paraId="79CD930B" w14:textId="77777777" w:rsidTr="0004770E">
        <w:tc>
          <w:tcPr>
            <w:tcW w:w="1170" w:type="dxa"/>
          </w:tcPr>
          <w:p w14:paraId="2EFB9448" w14:textId="7B2721E4" w:rsidR="00DA7F46" w:rsidRPr="002E19A8" w:rsidRDefault="00B523FD" w:rsidP="00657A0E">
            <w:pPr>
              <w:autoSpaceDE w:val="0"/>
              <w:autoSpaceDN w:val="0"/>
              <w:adjustRightInd w:val="0"/>
              <w:jc w:val="center"/>
              <w:rPr>
                <w:noProof/>
                <w:color w:val="000000" w:themeColor="text1"/>
                <w:sz w:val="24"/>
                <w:szCs w:val="24"/>
              </w:rPr>
            </w:pPr>
            <m:oMathPara>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e>
                  <m:sub>
                    <m:r>
                      <w:rPr>
                        <w:rFonts w:ascii="Cambria Math" w:hAnsi="Cambria Math"/>
                        <w:color w:val="000000" w:themeColor="text1"/>
                        <w:sz w:val="24"/>
                        <w:szCs w:val="24"/>
                      </w:rPr>
                      <m:t>0</m:t>
                    </m:r>
                  </m:sub>
                </m:sSub>
              </m:oMath>
            </m:oMathPara>
          </w:p>
        </w:tc>
        <w:tc>
          <w:tcPr>
            <w:tcW w:w="2790" w:type="dxa"/>
          </w:tcPr>
          <w:p w14:paraId="04745EEF" w14:textId="08D28FBC" w:rsidR="00DA7F46"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3.29×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10</m:t>
                    </m:r>
                  </m:e>
                  <m:sup>
                    <m:r>
                      <w:rPr>
                        <w:rFonts w:ascii="Cambria Math" w:hAnsi="Cambria Math"/>
                        <w:color w:val="000000" w:themeColor="text1"/>
                        <w:sz w:val="24"/>
                        <w:szCs w:val="24"/>
                      </w:rPr>
                      <m:t>22</m:t>
                    </m:r>
                  </m:sup>
                </m:sSup>
                <m:r>
                  <w:rPr>
                    <w:rFonts w:ascii="Cambria Math" w:hAnsi="Cambria Math"/>
                    <w:color w:val="000000" w:themeColor="text1"/>
                    <w:sz w:val="24"/>
                    <w:szCs w:val="24"/>
                  </w:rPr>
                  <m:t>fission/s</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m:t>
                    </m:r>
                  </m:e>
                  <m:sup>
                    <m:r>
                      <w:rPr>
                        <w:rFonts w:ascii="Cambria Math" w:hAnsi="Cambria Math"/>
                        <w:color w:val="000000" w:themeColor="text1"/>
                        <w:sz w:val="24"/>
                        <w:szCs w:val="24"/>
                      </w:rPr>
                      <m:t>3</m:t>
                    </m:r>
                  </m:sup>
                </m:sSup>
              </m:oMath>
            </m:oMathPara>
          </w:p>
        </w:tc>
        <w:tc>
          <w:tcPr>
            <w:tcW w:w="1350" w:type="dxa"/>
          </w:tcPr>
          <w:p w14:paraId="7F6AA2F4" w14:textId="73A8E436" w:rsidR="00DA7F46"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λ</m:t>
                </m:r>
              </m:oMath>
            </m:oMathPara>
          </w:p>
        </w:tc>
        <w:tc>
          <w:tcPr>
            <w:tcW w:w="2160" w:type="dxa"/>
          </w:tcPr>
          <w:p w14:paraId="38FA6A52" w14:textId="62254F4F" w:rsidR="00DA7F46" w:rsidRPr="002E19A8" w:rsidRDefault="00F72A83"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m:oMathPara>
          </w:p>
        </w:tc>
      </w:tr>
      <w:tr w:rsidR="00FF26D8" w:rsidRPr="002E19A8" w14:paraId="4466839A" w14:textId="77777777" w:rsidTr="0004770E">
        <w:tc>
          <w:tcPr>
            <w:tcW w:w="1170" w:type="dxa"/>
          </w:tcPr>
          <w:p w14:paraId="70C8538C" w14:textId="1E92F2A0" w:rsidR="00FF26D8" w:rsidRPr="002E19A8" w:rsidRDefault="00B523FD" w:rsidP="00657A0E">
            <w:pPr>
              <w:autoSpaceDE w:val="0"/>
              <w:autoSpaceDN w:val="0"/>
              <w:adjustRightInd w:val="0"/>
              <w:jc w:val="center"/>
              <w:rPr>
                <w:rFonts w:eastAsia="Calibri"/>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m</m:t>
                    </m:r>
                  </m:sub>
                </m:sSub>
              </m:oMath>
            </m:oMathPara>
          </w:p>
        </w:tc>
        <w:tc>
          <w:tcPr>
            <w:tcW w:w="2790" w:type="dxa"/>
          </w:tcPr>
          <w:p w14:paraId="503A11BA" w14:textId="48EA2414" w:rsidR="00FF26D8" w:rsidRPr="002E19A8" w:rsidRDefault="00E4161D"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10.75</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B</m:t>
                    </m:r>
                  </m:sub>
                </m:sSub>
                <m:r>
                  <w:rPr>
                    <w:rFonts w:ascii="Cambria Math" w:hAnsi="Cambria Math"/>
                    <w:color w:val="000000" w:themeColor="text1"/>
                    <w:sz w:val="24"/>
                    <w:szCs w:val="24"/>
                  </w:rPr>
                  <m:t>T</m:t>
                </m:r>
              </m:oMath>
            </m:oMathPara>
          </w:p>
        </w:tc>
        <w:tc>
          <w:tcPr>
            <w:tcW w:w="1350" w:type="dxa"/>
          </w:tcPr>
          <w:p w14:paraId="5EC6EDC0" w14:textId="0CDEA8B2" w:rsidR="00FF26D8" w:rsidRPr="002E19A8" w:rsidRDefault="00B523FD" w:rsidP="00657A0E">
            <w:pPr>
              <w:autoSpaceDE w:val="0"/>
              <w:autoSpaceDN w:val="0"/>
              <w:adjustRightInd w:val="0"/>
              <w:jc w:val="center"/>
              <w:rPr>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bv</m:t>
                    </m:r>
                  </m:sub>
                </m:sSub>
              </m:oMath>
            </m:oMathPara>
          </w:p>
        </w:tc>
        <w:tc>
          <w:tcPr>
            <w:tcW w:w="2160" w:type="dxa"/>
          </w:tcPr>
          <w:p w14:paraId="109BCF25" w14:textId="5AB0E159" w:rsidR="00FF26D8" w:rsidRPr="002E19A8" w:rsidRDefault="00E4161D" w:rsidP="00657A0E">
            <w:pPr>
              <w:autoSpaceDE w:val="0"/>
              <w:autoSpaceDN w:val="0"/>
              <w:adjustRightInd w:val="0"/>
              <w:jc w:val="center"/>
              <w:rPr>
                <w:noProof/>
                <w:color w:val="000000" w:themeColor="text1"/>
                <w:sz w:val="24"/>
                <w:szCs w:val="24"/>
              </w:rPr>
            </w:pPr>
            <m:oMathPara>
              <m:oMath>
                <m:r>
                  <w:rPr>
                    <w:rFonts w:ascii="Cambria Math" w:hAnsi="Cambria Math"/>
                    <w:color w:val="000000" w:themeColor="text1"/>
                    <w:sz w:val="24"/>
                    <w:szCs w:val="24"/>
                  </w:rPr>
                  <m:t>0.91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B</m:t>
                    </m:r>
                  </m:sub>
                </m:sSub>
                <m:r>
                  <w:rPr>
                    <w:rFonts w:ascii="Cambria Math" w:hAnsi="Cambria Math"/>
                    <w:color w:val="000000" w:themeColor="text1"/>
                    <w:sz w:val="24"/>
                    <w:szCs w:val="24"/>
                  </w:rPr>
                  <m:t>T</m:t>
                </m:r>
              </m:oMath>
            </m:oMathPara>
          </w:p>
        </w:tc>
      </w:tr>
      <w:tr w:rsidR="00671DF7" w:rsidRPr="002E19A8" w14:paraId="3CB70E64" w14:textId="77777777" w:rsidTr="0004770E">
        <w:tc>
          <w:tcPr>
            <w:tcW w:w="1170" w:type="dxa"/>
          </w:tcPr>
          <w:p w14:paraId="31A1D8D1" w14:textId="3003624B" w:rsidR="00671DF7" w:rsidRPr="002E19A8" w:rsidRDefault="00B523FD" w:rsidP="00657A0E">
            <w:pPr>
              <w:autoSpaceDE w:val="0"/>
              <w:autoSpaceDN w:val="0"/>
              <w:adjustRightInd w:val="0"/>
              <w:jc w:val="center"/>
              <w:rPr>
                <w:rFonts w:eastAsia="Calibri"/>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bg</m:t>
                    </m:r>
                  </m:sub>
                </m:sSub>
              </m:oMath>
            </m:oMathPara>
          </w:p>
        </w:tc>
        <w:tc>
          <w:tcPr>
            <w:tcW w:w="2790" w:type="dxa"/>
          </w:tcPr>
          <w:p w14:paraId="290797EE" w14:textId="75805D44" w:rsidR="00671DF7" w:rsidRPr="002E19A8" w:rsidRDefault="0067448E"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0.91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B</m:t>
                    </m:r>
                  </m:sub>
                </m:sSub>
                <m:r>
                  <w:rPr>
                    <w:rFonts w:ascii="Cambria Math" w:hAnsi="Cambria Math"/>
                    <w:color w:val="000000" w:themeColor="text1"/>
                    <w:sz w:val="24"/>
                    <w:szCs w:val="24"/>
                  </w:rPr>
                  <m:t>T</m:t>
                </m:r>
              </m:oMath>
            </m:oMathPara>
          </w:p>
        </w:tc>
        <w:tc>
          <w:tcPr>
            <w:tcW w:w="1350" w:type="dxa"/>
          </w:tcPr>
          <w:p w14:paraId="235C3C4F" w14:textId="3DA3FAAA" w:rsidR="00671DF7" w:rsidRPr="002E19A8" w:rsidRDefault="002416CF" w:rsidP="00657A0E">
            <w:pPr>
              <w:autoSpaceDE w:val="0"/>
              <w:autoSpaceDN w:val="0"/>
              <w:adjustRightInd w:val="0"/>
              <w:jc w:val="center"/>
              <w:rPr>
                <w:color w:val="000000" w:themeColor="text1"/>
                <w:sz w:val="24"/>
                <w:szCs w:val="24"/>
              </w:rPr>
            </w:pPr>
            <m:oMathPara>
              <m:oMath>
                <m:r>
                  <w:rPr>
                    <w:rFonts w:ascii="Cambria Math" w:hAnsi="Cambria Math"/>
                    <w:color w:val="000000" w:themeColor="text1"/>
                    <w:sz w:val="24"/>
                    <w:szCs w:val="24"/>
                  </w:rPr>
                  <m:t>∆t</m:t>
                </m:r>
              </m:oMath>
            </m:oMathPara>
          </w:p>
        </w:tc>
        <w:tc>
          <w:tcPr>
            <w:tcW w:w="2160" w:type="dxa"/>
          </w:tcPr>
          <w:p w14:paraId="24827B0B" w14:textId="64B29257" w:rsidR="00671DF7" w:rsidRPr="002E19A8" w:rsidRDefault="002416CF" w:rsidP="00657A0E">
            <w:pPr>
              <w:autoSpaceDE w:val="0"/>
              <w:autoSpaceDN w:val="0"/>
              <w:adjustRightInd w:val="0"/>
              <w:jc w:val="center"/>
              <w:rPr>
                <w:noProof/>
                <w:color w:val="000000" w:themeColor="text1"/>
                <w:sz w:val="24"/>
                <w:szCs w:val="24"/>
              </w:rPr>
            </w:pPr>
            <m:oMathPara>
              <m:oMath>
                <m:r>
                  <w:rPr>
                    <w:rFonts w:ascii="Cambria Math" w:hAnsi="Cambria Math"/>
                    <w:noProof/>
                    <w:color w:val="000000" w:themeColor="text1"/>
                    <w:sz w:val="24"/>
                    <w:szCs w:val="24"/>
                  </w:rPr>
                  <m:t>0.101s</m:t>
                </m:r>
              </m:oMath>
            </m:oMathPara>
          </w:p>
        </w:tc>
      </w:tr>
    </w:tbl>
    <w:p w14:paraId="3FF1CC34" w14:textId="77777777" w:rsidR="00C04880" w:rsidRPr="002E19A8" w:rsidRDefault="00C04880" w:rsidP="00C04880">
      <w:pPr>
        <w:pStyle w:val="Heading1"/>
        <w:numPr>
          <w:ilvl w:val="0"/>
          <w:numId w:val="0"/>
        </w:numPr>
        <w:ind w:left="576"/>
        <w:jc w:val="left"/>
        <w:rPr>
          <w:rFonts w:ascii="Times New Roman" w:hAnsi="Times New Roman" w:cs="Times New Roman"/>
          <w:color w:val="000000" w:themeColor="text1"/>
          <w:sz w:val="24"/>
          <w:szCs w:val="24"/>
        </w:rPr>
      </w:pPr>
      <w:bookmarkStart w:id="61" w:name="_Toc524617844"/>
    </w:p>
    <w:p w14:paraId="40CA839A" w14:textId="51476B09" w:rsidR="00485327" w:rsidRPr="002E19A8" w:rsidRDefault="001370DC" w:rsidP="00485327">
      <w:pPr>
        <w:pStyle w:val="Heading1"/>
        <w:jc w:val="left"/>
        <w:rPr>
          <w:rFonts w:ascii="Times New Roman" w:hAnsi="Times New Roman" w:cs="Times New Roman"/>
          <w:color w:val="000000" w:themeColor="text1"/>
          <w:sz w:val="24"/>
          <w:szCs w:val="24"/>
        </w:rPr>
      </w:pPr>
      <w:r w:rsidRPr="002E19A8">
        <w:rPr>
          <w:rFonts w:ascii="Times New Roman" w:hAnsi="Times New Roman" w:cs="Times New Roman"/>
          <w:color w:val="000000" w:themeColor="text1"/>
          <w:sz w:val="24"/>
          <w:szCs w:val="24"/>
        </w:rPr>
        <w:t>Results</w:t>
      </w:r>
      <w:bookmarkEnd w:id="61"/>
    </w:p>
    <w:p w14:paraId="0E7007EC" w14:textId="2E8CFBA4" w:rsidR="00C438BF" w:rsidRDefault="00C97698" w:rsidP="00C97698">
      <w:pPr>
        <w:pStyle w:val="BodyText"/>
        <w:ind w:firstLine="0"/>
        <w:rPr>
          <w:color w:val="000000" w:themeColor="text1"/>
          <w:sz w:val="24"/>
          <w:szCs w:val="24"/>
        </w:rPr>
      </w:pPr>
      <w:r w:rsidRPr="002E19A8">
        <w:rPr>
          <w:color w:val="000000" w:themeColor="text1"/>
          <w:sz w:val="24"/>
          <w:szCs w:val="24"/>
        </w:rPr>
        <w:t>The simulations start from</w:t>
      </w:r>
      <w:r w:rsidR="00101BFA" w:rsidRPr="002E19A8">
        <w:rPr>
          <w:color w:val="000000" w:themeColor="text1"/>
          <w:sz w:val="24"/>
          <w:szCs w:val="24"/>
        </w:rPr>
        <w:t xml:space="preserve"> a polycrystalline structure with </w:t>
      </w:r>
      <w:r w:rsidR="00D548B7" w:rsidRPr="002E19A8">
        <w:rPr>
          <w:color w:val="000000" w:themeColor="text1"/>
          <w:sz w:val="24"/>
          <w:szCs w:val="24"/>
        </w:rPr>
        <w:t>cylindrical</w:t>
      </w:r>
      <w:r w:rsidR="00101BFA" w:rsidRPr="002E19A8">
        <w:rPr>
          <w:color w:val="000000" w:themeColor="text1"/>
          <w:sz w:val="24"/>
          <w:szCs w:val="24"/>
        </w:rPr>
        <w:t xml:space="preserve"> </w:t>
      </w:r>
      <w:r w:rsidR="00D548B7" w:rsidRPr="002E19A8">
        <w:rPr>
          <w:color w:val="000000" w:themeColor="text1"/>
          <w:sz w:val="24"/>
          <w:szCs w:val="24"/>
        </w:rPr>
        <w:t xml:space="preserve">grains and </w:t>
      </w:r>
      <w:r w:rsidR="00101BFA" w:rsidRPr="002E19A8">
        <w:rPr>
          <w:color w:val="000000" w:themeColor="text1"/>
          <w:sz w:val="24"/>
          <w:szCs w:val="24"/>
        </w:rPr>
        <w:t>distributed gas bubble</w:t>
      </w:r>
      <w:r w:rsidR="00D548B7" w:rsidRPr="002E19A8">
        <w:rPr>
          <w:color w:val="000000" w:themeColor="text1"/>
          <w:sz w:val="24"/>
          <w:szCs w:val="24"/>
        </w:rPr>
        <w:t xml:space="preserve">s as shown in Figure 1. </w:t>
      </w:r>
      <w:r w:rsidR="00CB751D" w:rsidRPr="002E19A8">
        <w:rPr>
          <w:color w:val="000000" w:themeColor="text1"/>
          <w:sz w:val="24"/>
          <w:szCs w:val="24"/>
        </w:rPr>
        <w:t>The simulation cell has dimensions</w:t>
      </w:r>
      <w:ins w:id="62" w:author="Ben Beeler" w:date="2019-12-13T15:23:00Z">
        <w:r w:rsidR="009D0E81">
          <w:rPr>
            <w:color w:val="000000" w:themeColor="text1"/>
            <w:sz w:val="24"/>
            <w:szCs w:val="24"/>
          </w:rPr>
          <w:t xml:space="preserve"> of </w:t>
        </w:r>
      </w:ins>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128l</m:t>
            </m:r>
          </m:e>
          <m:sub>
            <m:r>
              <w:rPr>
                <w:rFonts w:ascii="Cambria Math" w:hAnsi="Cambria Math"/>
                <w:color w:val="000000" w:themeColor="text1"/>
                <w:sz w:val="24"/>
                <w:szCs w:val="24"/>
              </w:rPr>
              <m:t>0</m:t>
            </m:r>
          </m:sub>
        </m:sSub>
        <m:r>
          <w:rPr>
            <w:rFonts w:ascii="Cambria Math" w:hAnsi="Cambria Math"/>
            <w:color w:val="000000" w:themeColor="text1"/>
            <w:sz w:val="24"/>
            <w:szCs w:val="24"/>
          </w:rPr>
          <m:t>×128</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r>
          <w:rPr>
            <w:rFonts w:ascii="Cambria Math" w:hAnsi="Cambria Math"/>
            <w:color w:val="000000" w:themeColor="text1"/>
            <w:sz w:val="24"/>
            <w:szCs w:val="24"/>
          </w:rPr>
          <m:t>×32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w:r w:rsidR="00191F24" w:rsidRPr="002E19A8">
        <w:rPr>
          <w:color w:val="000000" w:themeColor="text1"/>
          <w:sz w:val="24"/>
          <w:szCs w:val="24"/>
        </w:rPr>
        <w:t>.</w:t>
      </w:r>
      <w:r w:rsidR="003D6578">
        <w:rPr>
          <w:color w:val="000000" w:themeColor="text1"/>
          <w:sz w:val="24"/>
          <w:szCs w:val="24"/>
        </w:rPr>
        <w:t xml:space="preserve"> </w:t>
      </w:r>
      <w:ins w:id="63" w:author="Ben Beeler" w:date="2019-12-13T15:23:00Z">
        <w:r w:rsidR="009D0E81">
          <w:rPr>
            <w:color w:val="000000" w:themeColor="text1"/>
            <w:sz w:val="24"/>
            <w:szCs w:val="24"/>
          </w:rPr>
          <w:t>The use of</w:t>
        </w:r>
      </w:ins>
      <w:del w:id="64" w:author="Ben Beeler" w:date="2019-12-13T15:23:00Z">
        <w:r w:rsidR="003D6578" w:rsidDel="009D0E81">
          <w:rPr>
            <w:color w:val="000000" w:themeColor="text1"/>
            <w:sz w:val="24"/>
            <w:szCs w:val="24"/>
          </w:rPr>
          <w:delText>Using</w:delText>
        </w:r>
      </w:del>
      <w:r w:rsidR="003D6578">
        <w:rPr>
          <w:color w:val="000000" w:themeColor="text1"/>
          <w:sz w:val="24"/>
          <w:szCs w:val="24"/>
        </w:rPr>
        <w:t xml:space="preserve"> cylindrical grains is to </w:t>
      </w:r>
      <w:r w:rsidR="00F07244">
        <w:rPr>
          <w:color w:val="000000" w:themeColor="text1"/>
          <w:sz w:val="24"/>
          <w:szCs w:val="24"/>
        </w:rPr>
        <w:t>save the simulation cost while capturing</w:t>
      </w:r>
      <w:r w:rsidR="003D6578">
        <w:rPr>
          <w:color w:val="000000" w:themeColor="text1"/>
          <w:sz w:val="24"/>
          <w:szCs w:val="24"/>
        </w:rPr>
        <w:t xml:space="preserve"> grain boundary effect</w:t>
      </w:r>
      <w:r w:rsidR="00F07244">
        <w:rPr>
          <w:color w:val="000000" w:themeColor="text1"/>
          <w:sz w:val="24"/>
          <w:szCs w:val="24"/>
        </w:rPr>
        <w:t>.</w:t>
      </w:r>
      <w:r w:rsidR="00191F24" w:rsidRPr="002E19A8">
        <w:rPr>
          <w:color w:val="000000" w:themeColor="text1"/>
          <w:sz w:val="24"/>
          <w:szCs w:val="24"/>
        </w:rPr>
        <w:t xml:space="preserve"> </w:t>
      </w:r>
      <w:r w:rsidR="00A26182" w:rsidRPr="002E19A8">
        <w:rPr>
          <w:color w:val="000000" w:themeColor="text1"/>
          <w:sz w:val="24"/>
          <w:szCs w:val="24"/>
        </w:rPr>
        <w:t>To solve the equation</w:t>
      </w:r>
      <w:r w:rsidR="00E14316" w:rsidRPr="002E19A8">
        <w:rPr>
          <w:color w:val="000000" w:themeColor="text1"/>
          <w:sz w:val="24"/>
          <w:szCs w:val="24"/>
        </w:rPr>
        <w:t>s</w:t>
      </w:r>
      <w:r w:rsidR="00A26182" w:rsidRPr="002E19A8">
        <w:rPr>
          <w:color w:val="000000" w:themeColor="text1"/>
          <w:sz w:val="24"/>
          <w:szCs w:val="24"/>
        </w:rPr>
        <w:t xml:space="preserve"> (</w:t>
      </w:r>
      <w:r w:rsidR="00E14316" w:rsidRPr="002E19A8">
        <w:rPr>
          <w:color w:val="000000" w:themeColor="text1"/>
          <w:sz w:val="24"/>
          <w:szCs w:val="24"/>
        </w:rPr>
        <w:t>1-4,</w:t>
      </w:r>
      <w:r w:rsidR="003D6578">
        <w:rPr>
          <w:color w:val="000000" w:themeColor="text1"/>
          <w:sz w:val="24"/>
          <w:szCs w:val="24"/>
        </w:rPr>
        <w:t xml:space="preserve"> 10, 11, and 13</w:t>
      </w:r>
      <w:r w:rsidR="00E14316" w:rsidRPr="002E19A8">
        <w:rPr>
          <w:color w:val="000000" w:themeColor="text1"/>
          <w:sz w:val="24"/>
          <w:szCs w:val="24"/>
        </w:rPr>
        <w:t xml:space="preserve">), </w:t>
      </w:r>
      <w:ins w:id="65" w:author="Ben Beeler" w:date="2019-12-13T15:24:00Z">
        <w:r w:rsidR="009D0E81">
          <w:rPr>
            <w:color w:val="000000" w:themeColor="text1"/>
            <w:sz w:val="24"/>
            <w:szCs w:val="24"/>
          </w:rPr>
          <w:t>t</w:t>
        </w:r>
      </w:ins>
      <w:del w:id="66" w:author="Ben Beeler" w:date="2019-12-13T15:24:00Z">
        <w:r w:rsidR="003D798F" w:rsidRPr="002E19A8" w:rsidDel="009D0E81">
          <w:rPr>
            <w:color w:val="000000" w:themeColor="text1"/>
            <w:sz w:val="24"/>
            <w:szCs w:val="24"/>
          </w:rPr>
          <w:delText>T</w:delText>
        </w:r>
      </w:del>
      <w:r w:rsidR="00C97436" w:rsidRPr="002E19A8">
        <w:rPr>
          <w:color w:val="000000" w:themeColor="text1"/>
          <w:sz w:val="24"/>
          <w:szCs w:val="24"/>
        </w:rPr>
        <w:t>ime</w:t>
      </w:r>
      <w:r w:rsidR="003D6578">
        <w:rPr>
          <w:color w:val="000000" w:themeColor="text1"/>
          <w:sz w:val="24"/>
          <w:szCs w:val="24"/>
        </w:rPr>
        <w:t xml:space="preserve">, </w:t>
      </w:r>
      <w:r w:rsidR="00C97436" w:rsidRPr="002E19A8">
        <w:rPr>
          <w:color w:val="000000" w:themeColor="text1"/>
          <w:sz w:val="24"/>
          <w:szCs w:val="24"/>
        </w:rPr>
        <w:t>length</w:t>
      </w:r>
      <w:r w:rsidR="003D6578">
        <w:rPr>
          <w:color w:val="000000" w:themeColor="text1"/>
          <w:sz w:val="24"/>
          <w:szCs w:val="24"/>
        </w:rPr>
        <w:t>, and energy</w:t>
      </w:r>
      <w:r w:rsidR="003D798F" w:rsidRPr="002E19A8">
        <w:rPr>
          <w:color w:val="000000" w:themeColor="text1"/>
          <w:sz w:val="24"/>
          <w:szCs w:val="24"/>
        </w:rPr>
        <w:t xml:space="preserve"> are normalized by </w:t>
      </w:r>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m:t>
            </m:r>
          </m:sup>
        </m:sSup>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l</m:t>
            </m:r>
          </m:e>
          <m:sub>
            <m:r>
              <w:rPr>
                <w:rFonts w:ascii="Cambria Math" w:hAnsi="Cambria Math"/>
                <w:color w:val="000000" w:themeColor="text1"/>
                <w:sz w:val="24"/>
                <w:szCs w:val="24"/>
              </w:rPr>
              <m:t>0</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oMath>
      <w:r w:rsidR="00803421" w:rsidRPr="002E19A8">
        <w:rPr>
          <w:color w:val="000000" w:themeColor="text1"/>
          <w:sz w:val="24"/>
          <w:szCs w:val="24"/>
        </w:rPr>
        <w:t xml:space="preserve"> </w:t>
      </w:r>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m:t>
            </m:r>
          </m:sup>
        </m:sSup>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w:r w:rsidR="003D6578">
        <w:rPr>
          <w:color w:val="000000" w:themeColor="text1"/>
          <w:sz w:val="24"/>
          <w:szCs w:val="24"/>
        </w:rPr>
        <w:t>,</w:t>
      </w:r>
      <w:r w:rsidR="00653E54">
        <w:rPr>
          <w:color w:val="000000" w:themeColor="text1"/>
          <w:sz w:val="24"/>
          <w:szCs w:val="24"/>
        </w:rPr>
        <w:t xml:space="preserve"> </w:t>
      </w:r>
      <w:r w:rsidR="003D6578">
        <w:rPr>
          <w:color w:val="000000" w:themeColor="text1"/>
          <w:sz w:val="24"/>
          <w:szCs w:val="24"/>
        </w:rPr>
        <w:t xml:space="preserve">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k</m:t>
            </m:r>
          </m:e>
          <m:sub>
            <m:r>
              <w:rPr>
                <w:rFonts w:ascii="Cambria Math" w:hAnsi="Cambria Math"/>
                <w:color w:val="000000" w:themeColor="text1"/>
                <w:sz w:val="24"/>
                <w:szCs w:val="24"/>
              </w:rPr>
              <m:t>B</m:t>
            </m:r>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0</m:t>
            </m:r>
          </m:sub>
        </m:sSub>
      </m:oMath>
      <w:r w:rsidR="003D6578">
        <w:rPr>
          <w:color w:val="000000" w:themeColor="text1"/>
          <w:sz w:val="24"/>
          <w:szCs w:val="24"/>
        </w:rPr>
        <w:t>, respectively</w:t>
      </w:r>
      <w:r w:rsidR="00B26794" w:rsidRPr="002E19A8">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0</m:t>
            </m:r>
          </m:sub>
        </m:sSub>
      </m:oMath>
      <w:r w:rsidR="00B26794" w:rsidRPr="002E19A8">
        <w:rPr>
          <w:color w:val="000000" w:themeColor="text1"/>
          <w:sz w:val="24"/>
          <w:szCs w:val="24"/>
        </w:rPr>
        <w:t xml:space="preserve"> </w:t>
      </w:r>
      <w:r w:rsidR="000439A3" w:rsidRPr="002E19A8">
        <w:rPr>
          <w:color w:val="000000" w:themeColor="text1"/>
          <w:sz w:val="24"/>
          <w:szCs w:val="24"/>
        </w:rPr>
        <w:t xml:space="preserve">is the largest diffusivity of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i</m:t>
            </m:r>
          </m:sub>
        </m:sSub>
      </m:oMath>
      <w:r w:rsidR="000439A3" w:rsidRPr="002E19A8">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0</m:t>
            </m:r>
          </m:sub>
        </m:sSub>
      </m:oMath>
      <w:r w:rsidR="000439A3" w:rsidRPr="002E19A8">
        <w:rPr>
          <w:color w:val="000000" w:themeColor="text1"/>
          <w:sz w:val="24"/>
          <w:szCs w:val="24"/>
        </w:rPr>
        <w:t xml:space="preserve"> is the characteristic length, 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0</m:t>
            </m:r>
          </m:sub>
        </m:sSub>
      </m:oMath>
      <w:r w:rsidR="000439A3" w:rsidRPr="002E19A8">
        <w:rPr>
          <w:color w:val="000000" w:themeColor="text1"/>
          <w:sz w:val="24"/>
          <w:szCs w:val="24"/>
        </w:rPr>
        <w:t xml:space="preserve"> is the absolute temperature. The average grain size is about </w:t>
      </w:r>
      <w:r w:rsidR="00340DE6" w:rsidRPr="002E19A8">
        <w:rPr>
          <w:color w:val="000000" w:themeColor="text1"/>
          <w:sz w:val="24"/>
          <w:szCs w:val="24"/>
        </w:rPr>
        <w:t>300</w:t>
      </w:r>
      <w:r w:rsidR="006D0535" w:rsidRPr="002E19A8">
        <w:rPr>
          <w:color w:val="000000" w:themeColor="text1"/>
          <w:sz w:val="24"/>
          <w:szCs w:val="24"/>
        </w:rPr>
        <w:t xml:space="preserve"> </w:t>
      </w:r>
      <w:r w:rsidR="00340DE6" w:rsidRPr="002E19A8">
        <w:rPr>
          <w:color w:val="000000" w:themeColor="text1"/>
          <w:sz w:val="24"/>
          <w:szCs w:val="24"/>
        </w:rPr>
        <w:t xml:space="preserve">nm which is similar to that observed in the recrystallization zone in UMo. The initial size distribution and density of gas bubbles are set to have the volumetric swelling </w:t>
      </w:r>
      <m:oMath>
        <m:r>
          <w:rPr>
            <w:rFonts w:ascii="Cambria Math" w:hAnsi="Cambria Math"/>
            <w:color w:val="000000" w:themeColor="text1"/>
            <w:sz w:val="24"/>
            <w:szCs w:val="24"/>
          </w:rPr>
          <m:t>1.32%</m:t>
        </m:r>
      </m:oMath>
      <w:r w:rsidR="00340DE6" w:rsidRPr="002E19A8">
        <w:rPr>
          <w:color w:val="000000" w:themeColor="text1"/>
          <w:sz w:val="24"/>
          <w:szCs w:val="24"/>
        </w:rPr>
        <w:t xml:space="preserve"> at fission density</w:t>
      </w:r>
      <w:ins w:id="67" w:author="Ben Beeler" w:date="2019-12-13T15:24:00Z">
        <w:r w:rsidR="009D0E81">
          <w:rPr>
            <w:color w:val="000000" w:themeColor="text1"/>
            <w:sz w:val="24"/>
            <w:szCs w:val="24"/>
          </w:rPr>
          <w:t xml:space="preserve"> </w:t>
        </w:r>
      </w:ins>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d</m:t>
            </m:r>
          </m:sub>
        </m:sSub>
        <m:r>
          <w:rPr>
            <w:rFonts w:ascii="Cambria Math" w:hAnsi="Cambria Math"/>
            <w:color w:val="000000" w:themeColor="text1"/>
            <w:sz w:val="24"/>
            <w:szCs w:val="24"/>
          </w:rPr>
          <m:t>=</m:t>
        </m:r>
      </m:oMath>
      <w:r w:rsidR="00BD09A2">
        <w:rPr>
          <w:color w:val="000000" w:themeColor="text1"/>
          <w:sz w:val="24"/>
        </w:rPr>
        <w:t>2.6</w:t>
      </w:r>
      <w:r w:rsidR="00BD09A2" w:rsidRPr="00E913CE">
        <w:rPr>
          <w:color w:val="000000" w:themeColor="text1"/>
          <w:sz w:val="24"/>
        </w:rPr>
        <w:t>E+27</w:t>
      </w:r>
      <w:r w:rsidR="00BD09A2" w:rsidRPr="002E19A8">
        <w:rPr>
          <w:color w:val="000000" w:themeColor="text1"/>
          <w:sz w:val="24"/>
          <w:szCs w:val="24"/>
        </w:rPr>
        <w:t>(fission/m</w:t>
      </w:r>
      <w:r w:rsidR="00BD09A2" w:rsidRPr="002E19A8">
        <w:rPr>
          <w:color w:val="000000" w:themeColor="text1"/>
          <w:sz w:val="24"/>
          <w:szCs w:val="24"/>
          <w:vertAlign w:val="superscript"/>
        </w:rPr>
        <w:t>3</w:t>
      </w:r>
      <w:r w:rsidR="00BD09A2" w:rsidRPr="002E19A8">
        <w:rPr>
          <w:color w:val="000000" w:themeColor="text1"/>
          <w:sz w:val="24"/>
          <w:szCs w:val="24"/>
        </w:rPr>
        <w:t>)</w:t>
      </w:r>
      <w:r w:rsidR="00BD09A2">
        <w:rPr>
          <w:color w:val="000000" w:themeColor="text1"/>
          <w:sz w:val="24"/>
          <w:szCs w:val="24"/>
        </w:rPr>
        <w:t xml:space="preserve"> </w:t>
      </w:r>
      <w:r w:rsidR="00CA125F" w:rsidRPr="002E19A8">
        <w:rPr>
          <w:color w:val="000000" w:themeColor="text1"/>
          <w:sz w:val="24"/>
          <w:szCs w:val="24"/>
        </w:rPr>
        <w:t xml:space="preserve">to mimic the </w:t>
      </w:r>
      <w:r w:rsidR="00653E54">
        <w:rPr>
          <w:color w:val="000000" w:themeColor="text1"/>
          <w:sz w:val="24"/>
          <w:szCs w:val="24"/>
        </w:rPr>
        <w:t xml:space="preserve">gas bubble </w:t>
      </w:r>
      <w:r w:rsidR="00CA125F" w:rsidRPr="002E19A8">
        <w:rPr>
          <w:color w:val="000000" w:themeColor="text1"/>
          <w:sz w:val="24"/>
          <w:szCs w:val="24"/>
        </w:rPr>
        <w:t xml:space="preserve">microstructure </w:t>
      </w:r>
      <w:r w:rsidR="00653E54">
        <w:rPr>
          <w:color w:val="000000" w:themeColor="text1"/>
          <w:sz w:val="24"/>
          <w:szCs w:val="24"/>
        </w:rPr>
        <w:t xml:space="preserve">just after </w:t>
      </w:r>
      <w:r w:rsidR="00CA125F" w:rsidRPr="002E19A8">
        <w:rPr>
          <w:color w:val="000000" w:themeColor="text1"/>
          <w:sz w:val="24"/>
          <w:szCs w:val="24"/>
        </w:rPr>
        <w:t>the recrystallization</w:t>
      </w:r>
      <w:r w:rsidR="00340DE6" w:rsidRPr="002E19A8">
        <w:rPr>
          <w:color w:val="000000" w:themeColor="text1"/>
          <w:sz w:val="24"/>
          <w:szCs w:val="24"/>
        </w:rPr>
        <w:t xml:space="preserve">. </w:t>
      </w:r>
      <w:r w:rsidR="00CA125F" w:rsidRPr="002E19A8">
        <w:rPr>
          <w:color w:val="000000" w:themeColor="text1"/>
          <w:sz w:val="24"/>
          <w:szCs w:val="24"/>
        </w:rPr>
        <w:t>Besides the given</w:t>
      </w:r>
      <w:r w:rsidR="0018573B" w:rsidRPr="002E19A8">
        <w:rPr>
          <w:color w:val="000000" w:themeColor="text1"/>
          <w:sz w:val="24"/>
          <w:szCs w:val="24"/>
        </w:rPr>
        <w:t xml:space="preserve"> model parameters and properties</w:t>
      </w:r>
      <w:r w:rsidR="00624175" w:rsidRPr="002E19A8">
        <w:rPr>
          <w:color w:val="000000" w:themeColor="text1"/>
          <w:sz w:val="24"/>
          <w:szCs w:val="24"/>
        </w:rPr>
        <w:t xml:space="preserve"> listed in Table </w:t>
      </w:r>
      <w:r w:rsidR="00950626" w:rsidRPr="002E19A8">
        <w:rPr>
          <w:color w:val="000000" w:themeColor="text1"/>
          <w:sz w:val="24"/>
          <w:szCs w:val="24"/>
        </w:rPr>
        <w:t>2</w:t>
      </w:r>
      <w:r w:rsidR="0018573B" w:rsidRPr="002E19A8">
        <w:rPr>
          <w:color w:val="000000" w:themeColor="text1"/>
          <w:sz w:val="24"/>
          <w:szCs w:val="24"/>
        </w:rPr>
        <w:t xml:space="preserve">, </w:t>
      </w:r>
      <w:r w:rsidR="00B33468" w:rsidRPr="002E19A8">
        <w:rPr>
          <w:color w:val="000000" w:themeColor="text1"/>
          <w:sz w:val="24"/>
          <w:szCs w:val="24"/>
        </w:rPr>
        <w:t xml:space="preserve">there are </w:t>
      </w:r>
      <w:r w:rsidR="00C67A63" w:rsidRPr="002E19A8">
        <w:rPr>
          <w:color w:val="000000" w:themeColor="text1"/>
          <w:sz w:val="24"/>
          <w:szCs w:val="24"/>
        </w:rPr>
        <w:t>some thermodynamic and kinetic properties</w:t>
      </w:r>
      <w:r w:rsidR="00CA125F" w:rsidRPr="002E19A8">
        <w:rPr>
          <w:color w:val="000000" w:themeColor="text1"/>
          <w:sz w:val="24"/>
          <w:szCs w:val="24"/>
        </w:rPr>
        <w:t xml:space="preserve"> which are unknown or have large uncertainty</w:t>
      </w:r>
      <w:r w:rsidR="00DC7E4F" w:rsidRPr="002E19A8">
        <w:rPr>
          <w:color w:val="000000" w:themeColor="text1"/>
          <w:sz w:val="24"/>
          <w:szCs w:val="24"/>
        </w:rPr>
        <w:t>, fo</w:t>
      </w:r>
      <w:r w:rsidR="00C67A63" w:rsidRPr="002E19A8">
        <w:rPr>
          <w:color w:val="000000" w:themeColor="text1"/>
          <w:sz w:val="24"/>
          <w:szCs w:val="24"/>
        </w:rPr>
        <w:t xml:space="preserve">r </w:t>
      </w:r>
      <w:r w:rsidR="000D2D7A" w:rsidRPr="002E19A8">
        <w:rPr>
          <w:color w:val="000000" w:themeColor="text1"/>
          <w:sz w:val="24"/>
          <w:szCs w:val="24"/>
        </w:rPr>
        <w:t>example, the defect generation</w:t>
      </w:r>
      <w:r w:rsidR="00653E54">
        <w:rPr>
          <w:color w:val="000000" w:themeColor="text1"/>
          <w:sz w:val="24"/>
          <w:szCs w:val="24"/>
        </w:rPr>
        <w:t xml:space="preserve"> rate</w:t>
      </w:r>
      <w:r w:rsidR="00CA125F" w:rsidRPr="002E19A8">
        <w:rPr>
          <w:color w:val="000000" w:themeColor="text1"/>
          <w:sz w:val="24"/>
          <w:szCs w:val="24"/>
        </w:rPr>
        <w:t xml:space="preserve">, </w:t>
      </w:r>
      <w:r w:rsidR="00D65566" w:rsidRPr="002E19A8">
        <w:rPr>
          <w:color w:val="000000" w:themeColor="text1"/>
          <w:sz w:val="24"/>
          <w:szCs w:val="24"/>
        </w:rPr>
        <w:t>clustering rate</w:t>
      </w:r>
      <w:r w:rsidR="00CA125F" w:rsidRPr="002E19A8">
        <w:rPr>
          <w:color w:val="000000" w:themeColor="text1"/>
          <w:sz w:val="24"/>
          <w:szCs w:val="24"/>
        </w:rPr>
        <w:t xml:space="preserve"> and the defect emission</w:t>
      </w:r>
      <w:r w:rsidR="00653E54">
        <w:rPr>
          <w:color w:val="000000" w:themeColor="text1"/>
          <w:sz w:val="24"/>
          <w:szCs w:val="24"/>
        </w:rPr>
        <w:t xml:space="preserve"> rate</w:t>
      </w:r>
      <w:r w:rsidR="00330D63" w:rsidRPr="002E19A8">
        <w:rPr>
          <w:color w:val="000000" w:themeColor="text1"/>
          <w:sz w:val="24"/>
          <w:szCs w:val="24"/>
        </w:rPr>
        <w:t>.</w:t>
      </w:r>
      <w:r w:rsidR="00CA125F" w:rsidRPr="002E19A8">
        <w:rPr>
          <w:color w:val="000000" w:themeColor="text1"/>
          <w:sz w:val="24"/>
          <w:szCs w:val="24"/>
        </w:rPr>
        <w:t xml:space="preserve"> </w:t>
      </w:r>
      <w:r w:rsidR="00885C7B" w:rsidRPr="002E19A8">
        <w:rPr>
          <w:color w:val="000000" w:themeColor="text1"/>
          <w:sz w:val="24"/>
          <w:szCs w:val="24"/>
        </w:rPr>
        <w:t xml:space="preserve">In section 2.5.1 the generation of Frenkel pairs </w:t>
      </w:r>
      <w:r w:rsidR="00371625" w:rsidRPr="002E19A8">
        <w:rPr>
          <w:color w:val="000000" w:themeColor="text1"/>
          <w:sz w:val="24"/>
          <w:szCs w:val="24"/>
        </w:rPr>
        <w:t xml:space="preserve">per </w:t>
      </w:r>
      <m:oMath>
        <m:sPre>
          <m:sPrePr>
            <m:ctrlPr>
              <w:rPr>
                <w:rFonts w:ascii="Cambria Math" w:hAnsi="Cambria Math"/>
                <w:i/>
                <w:color w:val="000000" w:themeColor="text1"/>
                <w:sz w:val="24"/>
                <w:szCs w:val="24"/>
              </w:rPr>
            </m:ctrlPr>
          </m:sPrePr>
          <m:sub/>
          <m:sup>
            <m:r>
              <w:rPr>
                <w:rFonts w:ascii="Cambria Math" w:hAnsi="Cambria Math"/>
                <w:color w:val="000000" w:themeColor="text1"/>
                <w:sz w:val="24"/>
                <w:szCs w:val="24"/>
              </w:rPr>
              <m:t>235</m:t>
            </m:r>
          </m:sup>
          <m:e>
            <m:r>
              <w:rPr>
                <w:rFonts w:ascii="Cambria Math" w:hAnsi="Cambria Math"/>
                <w:color w:val="000000" w:themeColor="text1"/>
                <w:sz w:val="24"/>
                <w:szCs w:val="24"/>
              </w:rPr>
              <m:t>U</m:t>
            </m:r>
          </m:e>
        </m:sPre>
      </m:oMath>
      <w:r w:rsidR="000B7E0D" w:rsidRPr="002E19A8">
        <w:rPr>
          <w:color w:val="000000" w:themeColor="text1"/>
          <w:sz w:val="24"/>
          <w:szCs w:val="24"/>
        </w:rPr>
        <w:t xml:space="preserve"> fission in </w:t>
      </w:r>
      <m:oMath>
        <m:r>
          <w:rPr>
            <w:rFonts w:ascii="Cambria Math" w:hAnsi="Cambria Math"/>
            <w:color w:val="000000" w:themeColor="text1"/>
            <w:sz w:val="24"/>
            <w:szCs w:val="24"/>
          </w:rPr>
          <m:t>γU</m:t>
        </m:r>
      </m:oMath>
      <w:r w:rsidR="007A1910" w:rsidRPr="002E19A8">
        <w:rPr>
          <w:color w:val="000000" w:themeColor="text1"/>
          <w:sz w:val="24"/>
          <w:szCs w:val="24"/>
        </w:rPr>
        <w:t xml:space="preserve"> is </w:t>
      </w:r>
      <w:r w:rsidR="00330D63" w:rsidRPr="002E19A8">
        <w:rPr>
          <w:color w:val="000000" w:themeColor="text1"/>
          <w:sz w:val="24"/>
          <w:szCs w:val="24"/>
        </w:rPr>
        <w:t>estimated</w:t>
      </w:r>
      <w:r w:rsidR="00082424" w:rsidRPr="002E19A8">
        <w:rPr>
          <w:color w:val="000000" w:themeColor="text1"/>
          <w:sz w:val="24"/>
          <w:szCs w:val="24"/>
        </w:rPr>
        <w:t>. It is about 1</w:t>
      </w:r>
      <w:r w:rsidR="00F07244">
        <w:rPr>
          <w:color w:val="000000" w:themeColor="text1"/>
          <w:sz w:val="24"/>
          <w:szCs w:val="24"/>
        </w:rPr>
        <w:t>4,825</w:t>
      </w:r>
      <w:r w:rsidR="006746E9" w:rsidRPr="002E19A8">
        <w:rPr>
          <w:color w:val="000000" w:themeColor="text1"/>
          <w:sz w:val="24"/>
          <w:szCs w:val="24"/>
        </w:rPr>
        <w:t xml:space="preserve">. However, most generated Frenkel pairs </w:t>
      </w:r>
      <w:r w:rsidR="00A911C2" w:rsidRPr="002E19A8">
        <w:rPr>
          <w:color w:val="000000" w:themeColor="text1"/>
          <w:sz w:val="24"/>
          <w:szCs w:val="24"/>
        </w:rPr>
        <w:t xml:space="preserve">annihilate </w:t>
      </w:r>
      <w:r w:rsidR="00EB4F9E" w:rsidRPr="002E19A8">
        <w:rPr>
          <w:color w:val="000000" w:themeColor="text1"/>
          <w:sz w:val="24"/>
          <w:szCs w:val="24"/>
        </w:rPr>
        <w:t>during a very short period</w:t>
      </w:r>
      <w:r w:rsidR="007D7C55" w:rsidRPr="002E19A8">
        <w:rPr>
          <w:color w:val="000000" w:themeColor="text1"/>
          <w:sz w:val="24"/>
          <w:szCs w:val="24"/>
        </w:rPr>
        <w:t xml:space="preserve"> (few </w:t>
      </w:r>
      <w:proofErr w:type="spellStart"/>
      <w:r w:rsidR="007D7C55" w:rsidRPr="002E19A8">
        <w:rPr>
          <w:color w:val="000000" w:themeColor="text1"/>
          <w:sz w:val="24"/>
          <w:szCs w:val="24"/>
        </w:rPr>
        <w:t>ps</w:t>
      </w:r>
      <w:proofErr w:type="spellEnd"/>
      <w:r w:rsidR="007D7C55" w:rsidRPr="002E19A8">
        <w:rPr>
          <w:color w:val="000000" w:themeColor="text1"/>
          <w:sz w:val="24"/>
          <w:szCs w:val="24"/>
        </w:rPr>
        <w:t>)</w:t>
      </w:r>
      <w:r w:rsidR="00EB4F9E" w:rsidRPr="002E19A8">
        <w:rPr>
          <w:color w:val="000000" w:themeColor="text1"/>
          <w:sz w:val="24"/>
          <w:szCs w:val="24"/>
        </w:rPr>
        <w:t xml:space="preserve">. </w:t>
      </w:r>
      <w:r w:rsidR="006F2501" w:rsidRPr="002E19A8">
        <w:rPr>
          <w:color w:val="000000" w:themeColor="text1"/>
          <w:sz w:val="24"/>
          <w:szCs w:val="24"/>
        </w:rPr>
        <w:t xml:space="preserve">The </w:t>
      </w:r>
      <w:r w:rsidR="00586C95" w:rsidRPr="002E19A8">
        <w:rPr>
          <w:color w:val="000000" w:themeColor="text1"/>
          <w:sz w:val="24"/>
          <w:szCs w:val="24"/>
        </w:rPr>
        <w:t xml:space="preserve">defect and microstructure evolution modeling </w:t>
      </w:r>
      <w:r w:rsidR="00BD0893" w:rsidRPr="002E19A8">
        <w:rPr>
          <w:color w:val="000000" w:themeColor="text1"/>
          <w:sz w:val="24"/>
          <w:szCs w:val="24"/>
        </w:rPr>
        <w:t xml:space="preserve">consider </w:t>
      </w:r>
      <w:r w:rsidR="00FB2498" w:rsidRPr="002E19A8">
        <w:rPr>
          <w:color w:val="000000" w:themeColor="text1"/>
          <w:sz w:val="24"/>
          <w:szCs w:val="24"/>
        </w:rPr>
        <w:t xml:space="preserve">a </w:t>
      </w:r>
      <w:r w:rsidR="00330D63" w:rsidRPr="002E19A8">
        <w:rPr>
          <w:color w:val="000000" w:themeColor="text1"/>
          <w:sz w:val="24"/>
          <w:szCs w:val="24"/>
        </w:rPr>
        <w:t xml:space="preserve">much </w:t>
      </w:r>
      <w:r w:rsidR="00FB2498" w:rsidRPr="002E19A8">
        <w:rPr>
          <w:color w:val="000000" w:themeColor="text1"/>
          <w:sz w:val="24"/>
          <w:szCs w:val="24"/>
        </w:rPr>
        <w:t xml:space="preserve">large </w:t>
      </w:r>
      <w:r w:rsidR="005D6758" w:rsidRPr="002E19A8">
        <w:rPr>
          <w:color w:val="000000" w:themeColor="text1"/>
          <w:sz w:val="24"/>
          <w:szCs w:val="24"/>
        </w:rPr>
        <w:t>time scale from</w:t>
      </w:r>
      <w:r w:rsidR="00FB2498" w:rsidRPr="002E19A8">
        <w:rPr>
          <w:color w:val="000000" w:themeColor="text1"/>
          <w:sz w:val="24"/>
          <w:szCs w:val="24"/>
        </w:rPr>
        <w:t xml:space="preserve"> second</w:t>
      </w:r>
      <w:r w:rsidR="00C462AD" w:rsidRPr="002E19A8">
        <w:rPr>
          <w:color w:val="000000" w:themeColor="text1"/>
          <w:sz w:val="24"/>
          <w:szCs w:val="24"/>
        </w:rPr>
        <w:t>s</w:t>
      </w:r>
      <w:r w:rsidR="00FB2498" w:rsidRPr="002E19A8">
        <w:rPr>
          <w:color w:val="000000" w:themeColor="text1"/>
          <w:sz w:val="24"/>
          <w:szCs w:val="24"/>
        </w:rPr>
        <w:t xml:space="preserve"> to</w:t>
      </w:r>
      <w:r w:rsidR="00151D41" w:rsidRPr="002E19A8">
        <w:rPr>
          <w:color w:val="000000" w:themeColor="text1"/>
          <w:sz w:val="24"/>
          <w:szCs w:val="24"/>
        </w:rPr>
        <w:t xml:space="preserve"> years.</w:t>
      </w:r>
      <w:r w:rsidR="00FB2498" w:rsidRPr="002E19A8">
        <w:rPr>
          <w:color w:val="000000" w:themeColor="text1"/>
          <w:sz w:val="24"/>
          <w:szCs w:val="24"/>
        </w:rPr>
        <w:t xml:space="preserve"> </w:t>
      </w:r>
      <w:r w:rsidR="005D6758" w:rsidRPr="002E19A8">
        <w:rPr>
          <w:color w:val="000000" w:themeColor="text1"/>
          <w:sz w:val="24"/>
          <w:szCs w:val="24"/>
        </w:rPr>
        <w:t xml:space="preserve"> </w:t>
      </w:r>
      <w:r w:rsidR="00795EB8" w:rsidRPr="002E19A8">
        <w:rPr>
          <w:color w:val="000000" w:themeColor="text1"/>
          <w:sz w:val="24"/>
          <w:szCs w:val="24"/>
        </w:rPr>
        <w:t xml:space="preserve">The generation rate of defects </w:t>
      </w:r>
      <w:r w:rsidR="00222C0F" w:rsidRPr="002E19A8">
        <w:rPr>
          <w:color w:val="000000" w:themeColor="text1"/>
          <w:sz w:val="24"/>
          <w:szCs w:val="24"/>
        </w:rPr>
        <w:t xml:space="preserve">can be calculated by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G</m:t>
                </m:r>
              </m:e>
            </m:acc>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G</m:t>
                </m:r>
              </m:e>
            </m:acc>
          </m:e>
          <m:sub>
            <m:r>
              <w:rPr>
                <w:rFonts w:ascii="Cambria Math" w:hAnsi="Cambria Math"/>
                <w:color w:val="000000" w:themeColor="text1"/>
                <w:sz w:val="24"/>
                <w:szCs w:val="24"/>
              </w:rPr>
              <m:t>V</m:t>
            </m:r>
          </m:sub>
        </m:sSub>
        <m:r>
          <w:rPr>
            <w:rFonts w:ascii="Cambria Math" w:hAnsi="Cambria Math"/>
            <w:color w:val="000000" w:themeColor="text1"/>
            <w:sz w:val="24"/>
            <w:szCs w:val="24"/>
          </w:rPr>
          <m:t>=G</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e>
          <m:sub>
            <m:r>
              <w:rPr>
                <w:rFonts w:ascii="Cambria Math" w:hAnsi="Cambria Math"/>
                <w:color w:val="000000" w:themeColor="text1"/>
                <w:sz w:val="24"/>
                <w:szCs w:val="24"/>
              </w:rPr>
              <m:t>0</m:t>
            </m:r>
          </m:sub>
        </m:sSub>
      </m:oMath>
      <w:ins w:id="68" w:author="Ben Beeler" w:date="2019-12-13T15:25:00Z">
        <w:r w:rsidR="009D0E81">
          <w:rPr>
            <w:color w:val="000000" w:themeColor="text1"/>
            <w:sz w:val="24"/>
            <w:szCs w:val="24"/>
          </w:rPr>
          <w:t>, where</w:t>
        </w:r>
      </w:ins>
      <w:del w:id="69" w:author="Ben Beeler" w:date="2019-12-13T15:25:00Z">
        <w:r w:rsidR="00294A04" w:rsidRPr="002E19A8" w:rsidDel="009D0E81">
          <w:rPr>
            <w:color w:val="000000" w:themeColor="text1"/>
            <w:sz w:val="24"/>
            <w:szCs w:val="24"/>
          </w:rPr>
          <w:delText>.</w:delText>
        </w:r>
        <w:r w:rsidR="00795EB8" w:rsidRPr="002E19A8" w:rsidDel="009D0E81">
          <w:rPr>
            <w:color w:val="000000" w:themeColor="text1"/>
            <w:sz w:val="24"/>
            <w:szCs w:val="24"/>
          </w:rPr>
          <w:delText xml:space="preserve"> </w:delText>
        </w:r>
      </w:del>
      <w:r w:rsidR="00294A04" w:rsidRPr="002E19A8">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e>
          <m:sub>
            <m:r>
              <w:rPr>
                <w:rFonts w:ascii="Cambria Math" w:hAnsi="Cambria Math"/>
                <w:color w:val="000000" w:themeColor="text1"/>
                <w:sz w:val="24"/>
                <w:szCs w:val="24"/>
              </w:rPr>
              <m:t>0</m:t>
            </m:r>
          </m:sub>
        </m:sSub>
      </m:oMath>
      <w:r w:rsidR="00294A04" w:rsidRPr="002E19A8">
        <w:rPr>
          <w:color w:val="000000" w:themeColor="text1"/>
          <w:sz w:val="24"/>
          <w:szCs w:val="24"/>
        </w:rPr>
        <w:t xml:space="preserve"> is the fission rate</w:t>
      </w:r>
      <w:r w:rsidR="00330D63" w:rsidRPr="002E19A8">
        <w:rPr>
          <w:color w:val="000000" w:themeColor="text1"/>
          <w:sz w:val="24"/>
          <w:szCs w:val="24"/>
        </w:rPr>
        <w:t>.</w:t>
      </w:r>
      <w:r w:rsidR="005C509E" w:rsidRPr="002E19A8">
        <w:rPr>
          <w:color w:val="000000" w:themeColor="text1"/>
          <w:sz w:val="24"/>
          <w:szCs w:val="24"/>
        </w:rPr>
        <w:t xml:space="preserve"> </w:t>
      </w:r>
      <m:oMath>
        <m:r>
          <w:rPr>
            <w:rFonts w:ascii="Cambria Math" w:hAnsi="Cambria Math"/>
            <w:color w:val="000000" w:themeColor="text1"/>
            <w:sz w:val="24"/>
            <w:szCs w:val="24"/>
          </w:rPr>
          <m:t>G</m:t>
        </m:r>
      </m:oMath>
      <w:r w:rsidR="005C509E" w:rsidRPr="002E19A8">
        <w:rPr>
          <w:color w:val="000000" w:themeColor="text1"/>
          <w:sz w:val="24"/>
          <w:szCs w:val="24"/>
        </w:rPr>
        <w:t xml:space="preserve"> is the number of </w:t>
      </w:r>
      <w:r w:rsidR="00330D63" w:rsidRPr="002E19A8">
        <w:rPr>
          <w:color w:val="000000" w:themeColor="text1"/>
          <w:sz w:val="24"/>
          <w:szCs w:val="24"/>
        </w:rPr>
        <w:t xml:space="preserve">survived </w:t>
      </w:r>
      <w:r w:rsidR="005C509E" w:rsidRPr="002E19A8">
        <w:rPr>
          <w:color w:val="000000" w:themeColor="text1"/>
          <w:sz w:val="24"/>
          <w:szCs w:val="24"/>
        </w:rPr>
        <w:t>Frenkel pairs</w:t>
      </w:r>
      <w:r w:rsidR="00772FC8" w:rsidRPr="002E19A8">
        <w:rPr>
          <w:color w:val="000000" w:themeColor="text1"/>
          <w:sz w:val="24"/>
          <w:szCs w:val="24"/>
        </w:rPr>
        <w:t xml:space="preserve"> per fission</w:t>
      </w:r>
      <w:r w:rsidR="00330D63" w:rsidRPr="002E19A8">
        <w:rPr>
          <w:color w:val="000000" w:themeColor="text1"/>
          <w:sz w:val="24"/>
          <w:szCs w:val="24"/>
        </w:rPr>
        <w:t xml:space="preserve"> during the simulation time increment </w:t>
      </w:r>
      <m:oMath>
        <m:r>
          <w:rPr>
            <w:rFonts w:ascii="Cambria Math" w:hAnsi="Cambria Math"/>
            <w:color w:val="000000" w:themeColor="text1"/>
            <w:sz w:val="24"/>
            <w:szCs w:val="24"/>
          </w:rPr>
          <m:t>∆t</m:t>
        </m:r>
      </m:oMath>
      <w:r w:rsidR="00330D63" w:rsidRPr="002E19A8">
        <w:rPr>
          <w:color w:val="000000" w:themeColor="text1"/>
          <w:sz w:val="24"/>
          <w:szCs w:val="24"/>
        </w:rPr>
        <w:t>, which is unknown.</w:t>
      </w:r>
      <w:r w:rsidR="00FB01CA" w:rsidRPr="002E19A8">
        <w:rPr>
          <w:color w:val="000000" w:themeColor="text1"/>
          <w:sz w:val="24"/>
          <w:szCs w:val="24"/>
        </w:rPr>
        <w:t xml:space="preserve"> </w:t>
      </w:r>
      <w:r w:rsidR="00FC05D7" w:rsidRPr="002E19A8">
        <w:rPr>
          <w:color w:val="000000" w:themeColor="text1"/>
          <w:sz w:val="24"/>
          <w:szCs w:val="24"/>
        </w:rPr>
        <w:t xml:space="preserve">The generation rate </w:t>
      </w:r>
      <w:r w:rsidR="00795EB8" w:rsidRPr="002E19A8">
        <w:rPr>
          <w:color w:val="000000" w:themeColor="text1"/>
          <w:sz w:val="24"/>
          <w:szCs w:val="24"/>
        </w:rPr>
        <w:t xml:space="preserve">of gas </w:t>
      </w:r>
      <w:r w:rsidR="00637BF6" w:rsidRPr="002E19A8">
        <w:rPr>
          <w:color w:val="000000" w:themeColor="text1"/>
          <w:sz w:val="24"/>
          <w:szCs w:val="24"/>
        </w:rPr>
        <w:t xml:space="preserve">atoms is calculated by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G</m:t>
                </m:r>
              </m:e>
            </m:acc>
          </m:e>
          <m:sub>
            <m:r>
              <w:rPr>
                <w:rFonts w:ascii="Cambria Math" w:hAnsi="Cambria Math"/>
                <w:color w:val="000000" w:themeColor="text1"/>
                <w:sz w:val="24"/>
                <w:szCs w:val="24"/>
              </w:rPr>
              <m:t>g</m:t>
            </m:r>
          </m:sub>
        </m:sSub>
        <m:r>
          <w:rPr>
            <w:rFonts w:ascii="Cambria Math" w:hAnsi="Cambria Math"/>
            <w:color w:val="000000" w:themeColor="text1"/>
            <w:sz w:val="24"/>
            <w:szCs w:val="24"/>
          </w:rPr>
          <m:t>=0.25</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e>
          <m:sub>
            <m:r>
              <w:rPr>
                <w:rFonts w:ascii="Cambria Math" w:hAnsi="Cambria Math"/>
                <w:color w:val="000000" w:themeColor="text1"/>
                <w:sz w:val="24"/>
                <w:szCs w:val="24"/>
              </w:rPr>
              <m:t>0</m:t>
            </m:r>
          </m:sub>
        </m:sSub>
      </m:oMath>
      <w:r w:rsidR="004A7B43" w:rsidRPr="002E19A8">
        <w:rPr>
          <w:color w:val="000000" w:themeColor="text1"/>
          <w:sz w:val="24"/>
          <w:szCs w:val="24"/>
        </w:rPr>
        <w:t xml:space="preserve"> which means four fissions generate one gas atom. </w:t>
      </w:r>
      <w:r w:rsidR="00653E54" w:rsidRPr="002E19A8">
        <w:rPr>
          <w:color w:val="000000" w:themeColor="text1"/>
          <w:sz w:val="24"/>
          <w:szCs w:val="24"/>
        </w:rPr>
        <w:t>Emission</w:t>
      </w:r>
      <w:r w:rsidR="00653E54">
        <w:rPr>
          <w:color w:val="000000" w:themeColor="text1"/>
          <w:sz w:val="24"/>
          <w:szCs w:val="24"/>
        </w:rPr>
        <w:t>,</w:t>
      </w:r>
      <w:r w:rsidR="00FB01CA" w:rsidRPr="002E19A8">
        <w:rPr>
          <w:color w:val="000000" w:themeColor="text1"/>
          <w:sz w:val="24"/>
          <w:szCs w:val="24"/>
        </w:rPr>
        <w:t xml:space="preserve"> sink</w:t>
      </w:r>
      <w:r w:rsidR="003A1E21" w:rsidRPr="002E19A8">
        <w:rPr>
          <w:color w:val="000000" w:themeColor="text1"/>
          <w:sz w:val="24"/>
          <w:szCs w:val="24"/>
        </w:rPr>
        <w:t xml:space="preserve"> </w:t>
      </w:r>
      <w:r w:rsidR="00FB01CA" w:rsidRPr="002E19A8">
        <w:rPr>
          <w:color w:val="000000" w:themeColor="text1"/>
          <w:sz w:val="24"/>
          <w:szCs w:val="24"/>
        </w:rPr>
        <w:t xml:space="preserve">and clustering </w:t>
      </w:r>
      <w:r w:rsidR="003A1E21" w:rsidRPr="002E19A8">
        <w:rPr>
          <w:color w:val="000000" w:themeColor="text1"/>
          <w:sz w:val="24"/>
          <w:szCs w:val="24"/>
        </w:rPr>
        <w:t>rate</w:t>
      </w:r>
      <w:r w:rsidR="00FB01CA" w:rsidRPr="002E19A8">
        <w:rPr>
          <w:color w:val="000000" w:themeColor="text1"/>
          <w:sz w:val="24"/>
          <w:szCs w:val="24"/>
        </w:rPr>
        <w:t>s</w:t>
      </w:r>
      <w:r w:rsidR="003A1E21" w:rsidRPr="002E19A8">
        <w:rPr>
          <w:color w:val="000000" w:themeColor="text1"/>
          <w:sz w:val="24"/>
          <w:szCs w:val="24"/>
        </w:rPr>
        <w:t xml:space="preserve"> of defect</w:t>
      </w:r>
      <w:r w:rsidR="006855A7" w:rsidRPr="002E19A8">
        <w:rPr>
          <w:color w:val="000000" w:themeColor="text1"/>
          <w:sz w:val="24"/>
          <w:szCs w:val="24"/>
        </w:rPr>
        <w:t>s</w:t>
      </w:r>
      <w:r w:rsidR="006B49C4" w:rsidRPr="002E19A8">
        <w:rPr>
          <w:color w:val="000000" w:themeColor="text1"/>
          <w:sz w:val="24"/>
          <w:szCs w:val="24"/>
        </w:rPr>
        <w:t xml:space="preserve"> </w:t>
      </w:r>
      <w:r w:rsidR="00BC7222" w:rsidRPr="002E19A8">
        <w:rPr>
          <w:color w:val="000000" w:themeColor="text1"/>
          <w:sz w:val="24"/>
          <w:szCs w:val="24"/>
        </w:rPr>
        <w:t xml:space="preserve">depend on the </w:t>
      </w:r>
      <w:r w:rsidR="00FB01CA" w:rsidRPr="002E19A8">
        <w:rPr>
          <w:color w:val="000000" w:themeColor="text1"/>
          <w:sz w:val="24"/>
          <w:szCs w:val="24"/>
        </w:rPr>
        <w:t>interaction</w:t>
      </w:r>
      <w:r w:rsidR="00BC7222" w:rsidRPr="002E19A8">
        <w:rPr>
          <w:color w:val="000000" w:themeColor="text1"/>
          <w:sz w:val="24"/>
          <w:szCs w:val="24"/>
        </w:rPr>
        <w:t xml:space="preserve"> energ</w:t>
      </w:r>
      <w:r w:rsidR="006855A7" w:rsidRPr="002E19A8">
        <w:rPr>
          <w:color w:val="000000" w:themeColor="text1"/>
          <w:sz w:val="24"/>
          <w:szCs w:val="24"/>
        </w:rPr>
        <w:t>ies</w:t>
      </w:r>
      <w:r w:rsidR="00BC7222" w:rsidRPr="002E19A8">
        <w:rPr>
          <w:color w:val="000000" w:themeColor="text1"/>
          <w:sz w:val="24"/>
          <w:szCs w:val="24"/>
        </w:rPr>
        <w:t xml:space="preserve"> </w:t>
      </w:r>
      <w:r w:rsidR="00FB01CA" w:rsidRPr="002E19A8">
        <w:rPr>
          <w:color w:val="000000" w:themeColor="text1"/>
          <w:sz w:val="24"/>
          <w:szCs w:val="24"/>
        </w:rPr>
        <w:t>among</w:t>
      </w:r>
      <w:r w:rsidR="00BC7222" w:rsidRPr="002E19A8">
        <w:rPr>
          <w:color w:val="000000" w:themeColor="text1"/>
          <w:sz w:val="24"/>
          <w:szCs w:val="24"/>
        </w:rPr>
        <w:t xml:space="preserve"> </w:t>
      </w:r>
      <w:r w:rsidR="006B49C4" w:rsidRPr="002E19A8">
        <w:rPr>
          <w:color w:val="000000" w:themeColor="text1"/>
          <w:sz w:val="24"/>
          <w:szCs w:val="24"/>
        </w:rPr>
        <w:t>defect</w:t>
      </w:r>
      <w:r w:rsidR="00FB01CA" w:rsidRPr="002E19A8">
        <w:rPr>
          <w:color w:val="000000" w:themeColor="text1"/>
          <w:sz w:val="24"/>
          <w:szCs w:val="24"/>
        </w:rPr>
        <w:t>s</w:t>
      </w:r>
      <w:r w:rsidR="006B49C4" w:rsidRPr="002E19A8">
        <w:rPr>
          <w:color w:val="000000" w:themeColor="text1"/>
          <w:sz w:val="24"/>
          <w:szCs w:val="24"/>
        </w:rPr>
        <w:t xml:space="preserve">. </w:t>
      </w:r>
      <w:r w:rsidR="004D3F94" w:rsidRPr="002E19A8">
        <w:rPr>
          <w:color w:val="000000" w:themeColor="text1"/>
          <w:sz w:val="24"/>
          <w:szCs w:val="24"/>
        </w:rPr>
        <w:t xml:space="preserve">The knowledge of the </w:t>
      </w:r>
      <w:r w:rsidR="00FB01CA" w:rsidRPr="002E19A8">
        <w:rPr>
          <w:color w:val="000000" w:themeColor="text1"/>
          <w:sz w:val="24"/>
          <w:szCs w:val="24"/>
        </w:rPr>
        <w:t>interaction energies</w:t>
      </w:r>
      <w:r w:rsidR="004D3F94" w:rsidRPr="002E19A8">
        <w:rPr>
          <w:color w:val="000000" w:themeColor="text1"/>
          <w:sz w:val="24"/>
          <w:szCs w:val="24"/>
        </w:rPr>
        <w:t xml:space="preserve"> in the UMo system is lack. </w:t>
      </w:r>
      <w:r w:rsidR="00EF53B2" w:rsidRPr="002E19A8">
        <w:rPr>
          <w:color w:val="000000" w:themeColor="text1"/>
          <w:sz w:val="24"/>
          <w:szCs w:val="24"/>
        </w:rPr>
        <w:t>Therefore, parame</w:t>
      </w:r>
      <w:r w:rsidR="00995207" w:rsidRPr="002E19A8">
        <w:rPr>
          <w:color w:val="000000" w:themeColor="text1"/>
          <w:sz w:val="24"/>
          <w:szCs w:val="24"/>
        </w:rPr>
        <w:t xml:space="preserve">tric studies for the unknown model parameters </w:t>
      </w:r>
      <w:r w:rsidR="006066B3" w:rsidRPr="002E19A8">
        <w:rPr>
          <w:color w:val="000000" w:themeColor="text1"/>
          <w:sz w:val="24"/>
          <w:szCs w:val="24"/>
        </w:rPr>
        <w:t xml:space="preserve">are carried out in the simulations. Table </w:t>
      </w:r>
      <w:r w:rsidR="00950626" w:rsidRPr="002E19A8">
        <w:rPr>
          <w:color w:val="000000" w:themeColor="text1"/>
          <w:sz w:val="24"/>
          <w:szCs w:val="24"/>
        </w:rPr>
        <w:t>3</w:t>
      </w:r>
      <w:r w:rsidR="006066B3" w:rsidRPr="002E19A8">
        <w:rPr>
          <w:color w:val="000000" w:themeColor="text1"/>
          <w:sz w:val="24"/>
          <w:szCs w:val="24"/>
        </w:rPr>
        <w:t xml:space="preserve"> lists the parameters used in the </w:t>
      </w:r>
      <w:r w:rsidR="00781087" w:rsidRPr="002E19A8">
        <w:rPr>
          <w:color w:val="000000" w:themeColor="text1"/>
          <w:sz w:val="24"/>
          <w:szCs w:val="24"/>
        </w:rPr>
        <w:t xml:space="preserve">case studies. </w:t>
      </w:r>
    </w:p>
    <w:p w14:paraId="30D2F204" w14:textId="77777777" w:rsidR="00C438BF" w:rsidRDefault="00C438BF">
      <w:pPr>
        <w:spacing w:after="200" w:line="276" w:lineRule="auto"/>
        <w:rPr>
          <w:rFonts w:ascii="Times New Roman" w:eastAsia="Times New Roman" w:hAnsi="Times New Roman" w:cs="Times New Roman"/>
          <w:color w:val="000000" w:themeColor="text1"/>
          <w:sz w:val="24"/>
          <w:szCs w:val="24"/>
        </w:rPr>
      </w:pPr>
      <w:r>
        <w:rPr>
          <w:color w:val="000000" w:themeColor="text1"/>
          <w:sz w:val="24"/>
          <w:szCs w:val="24"/>
        </w:rPr>
        <w:br w:type="page"/>
      </w:r>
    </w:p>
    <w:p w14:paraId="755DCD2C" w14:textId="77777777" w:rsidR="0004770E" w:rsidRPr="002E19A8" w:rsidRDefault="0004770E" w:rsidP="00C97698">
      <w:pPr>
        <w:pStyle w:val="BodyText"/>
        <w:ind w:firstLine="0"/>
        <w:rPr>
          <w:color w:val="000000" w:themeColor="text1"/>
          <w:sz w:val="24"/>
          <w:szCs w:val="24"/>
        </w:rPr>
      </w:pPr>
    </w:p>
    <w:p w14:paraId="3B20EC8A" w14:textId="693C4CCC" w:rsidR="00781087" w:rsidRPr="002E19A8" w:rsidRDefault="00781087" w:rsidP="00C97698">
      <w:pPr>
        <w:pStyle w:val="BodyText"/>
        <w:ind w:firstLine="0"/>
        <w:rPr>
          <w:color w:val="000000" w:themeColor="text1"/>
          <w:sz w:val="24"/>
          <w:szCs w:val="24"/>
        </w:rPr>
      </w:pPr>
      <w:r w:rsidRPr="002E19A8">
        <w:rPr>
          <w:color w:val="000000" w:themeColor="text1"/>
          <w:sz w:val="24"/>
          <w:szCs w:val="24"/>
        </w:rPr>
        <w:t xml:space="preserve">Table </w:t>
      </w:r>
      <w:r w:rsidR="00950626" w:rsidRPr="002E19A8">
        <w:rPr>
          <w:color w:val="000000" w:themeColor="text1"/>
          <w:sz w:val="24"/>
          <w:szCs w:val="24"/>
        </w:rPr>
        <w:t>3</w:t>
      </w:r>
      <w:r w:rsidRPr="002E19A8">
        <w:rPr>
          <w:color w:val="000000" w:themeColor="text1"/>
          <w:sz w:val="24"/>
          <w:szCs w:val="24"/>
        </w:rPr>
        <w:t xml:space="preserve"> </w:t>
      </w:r>
      <w:r w:rsidR="00FA2CC0" w:rsidRPr="002E19A8">
        <w:rPr>
          <w:color w:val="000000" w:themeColor="text1"/>
          <w:sz w:val="24"/>
          <w:szCs w:val="24"/>
        </w:rPr>
        <w:t>M</w:t>
      </w:r>
      <w:r w:rsidR="00761386" w:rsidRPr="002E19A8">
        <w:rPr>
          <w:color w:val="000000" w:themeColor="text1"/>
          <w:sz w:val="24"/>
          <w:szCs w:val="24"/>
        </w:rPr>
        <w:t>odel parameters used in the case studies</w:t>
      </w:r>
    </w:p>
    <w:tbl>
      <w:tblPr>
        <w:tblStyle w:val="TableGrid"/>
        <w:tblW w:w="0" w:type="auto"/>
        <w:tblLook w:val="04A0" w:firstRow="1" w:lastRow="0" w:firstColumn="1" w:lastColumn="0" w:noHBand="0" w:noVBand="1"/>
      </w:tblPr>
      <w:tblGrid>
        <w:gridCol w:w="2554"/>
        <w:gridCol w:w="1491"/>
        <w:gridCol w:w="1080"/>
        <w:gridCol w:w="2070"/>
        <w:gridCol w:w="2070"/>
      </w:tblGrid>
      <w:tr w:rsidR="00956C76" w:rsidRPr="002E19A8" w14:paraId="43E864C9" w14:textId="77777777" w:rsidTr="00E618B6">
        <w:tc>
          <w:tcPr>
            <w:tcW w:w="2554" w:type="dxa"/>
          </w:tcPr>
          <w:p w14:paraId="1C8E35FA" w14:textId="135C2580" w:rsidR="00956C76" w:rsidRPr="002E19A8" w:rsidRDefault="00956C76" w:rsidP="003B2983">
            <w:pPr>
              <w:autoSpaceDE w:val="0"/>
              <w:autoSpaceDN w:val="0"/>
              <w:adjustRightInd w:val="0"/>
              <w:jc w:val="center"/>
              <w:rPr>
                <w:color w:val="000000" w:themeColor="text1"/>
                <w:sz w:val="24"/>
              </w:rPr>
            </w:pPr>
            <w:r w:rsidRPr="002E19A8">
              <w:rPr>
                <w:color w:val="000000" w:themeColor="text1"/>
                <w:sz w:val="24"/>
              </w:rPr>
              <w:t>Cases</w:t>
            </w:r>
          </w:p>
        </w:tc>
        <w:tc>
          <w:tcPr>
            <w:tcW w:w="1491" w:type="dxa"/>
          </w:tcPr>
          <w:p w14:paraId="16B9891F" w14:textId="33A6F198" w:rsidR="00956C76" w:rsidRPr="002E19A8" w:rsidRDefault="00D60A0A" w:rsidP="003B2983">
            <w:pPr>
              <w:autoSpaceDE w:val="0"/>
              <w:autoSpaceDN w:val="0"/>
              <w:adjustRightInd w:val="0"/>
              <w:jc w:val="center"/>
              <w:rPr>
                <w:color w:val="000000" w:themeColor="text1"/>
                <w:sz w:val="24"/>
              </w:rPr>
            </w:pPr>
            <m:oMathPara>
              <m:oMath>
                <m:r>
                  <w:rPr>
                    <w:rFonts w:ascii="Cambria Math" w:hAnsi="Cambria Math"/>
                    <w:color w:val="000000" w:themeColor="text1"/>
                    <w:sz w:val="24"/>
                    <w:szCs w:val="24"/>
                  </w:rPr>
                  <m:t>G</m:t>
                </m:r>
              </m:oMath>
            </m:oMathPara>
          </w:p>
        </w:tc>
        <w:tc>
          <w:tcPr>
            <w:tcW w:w="1080" w:type="dxa"/>
          </w:tcPr>
          <w:p w14:paraId="66CE20CF" w14:textId="107E1E5E" w:rsidR="00956C76" w:rsidRPr="002E19A8" w:rsidRDefault="00B523FD" w:rsidP="003B2983">
            <w:pPr>
              <w:autoSpaceDE w:val="0"/>
              <w:autoSpaceDN w:val="0"/>
              <w:adjustRightInd w:val="0"/>
              <w:jc w:val="center"/>
              <w:rPr>
                <w:color w:val="000000" w:themeColor="text1"/>
                <w:sz w:val="24"/>
              </w:rPr>
            </w:pPr>
            <m:oMathPara>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i,gb</m:t>
                    </m:r>
                  </m:sub>
                  <m:sup>
                    <m:r>
                      <w:rPr>
                        <w:rFonts w:ascii="Cambria Math" w:hAnsi="Cambria Math"/>
                        <w:color w:val="000000" w:themeColor="text1"/>
                        <w:sz w:val="24"/>
                        <w:szCs w:val="24"/>
                      </w:rPr>
                      <m:t>s*</m:t>
                    </m:r>
                  </m:sup>
                </m:sSubSup>
              </m:oMath>
            </m:oMathPara>
          </w:p>
        </w:tc>
        <w:tc>
          <w:tcPr>
            <w:tcW w:w="2070" w:type="dxa"/>
          </w:tcPr>
          <w:p w14:paraId="6A654284" w14:textId="2BEC9137" w:rsidR="00956C76" w:rsidRPr="002E19A8" w:rsidRDefault="00B523FD" w:rsidP="003B2983">
            <w:pPr>
              <w:autoSpaceDE w:val="0"/>
              <w:autoSpaceDN w:val="0"/>
              <w:adjustRightInd w:val="0"/>
              <w:jc w:val="center"/>
              <w:rPr>
                <w:color w:val="000000" w:themeColor="text1"/>
                <w:sz w:val="24"/>
              </w:rPr>
            </w:pPr>
            <m:oMathPara>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i,g</m:t>
                    </m:r>
                  </m:sub>
                  <m:sup>
                    <m:r>
                      <w:rPr>
                        <w:rFonts w:ascii="Cambria Math" w:hAnsi="Cambria Math"/>
                        <w:color w:val="000000" w:themeColor="text1"/>
                        <w:sz w:val="24"/>
                        <w:szCs w:val="24"/>
                      </w:rPr>
                      <m:t>e*</m:t>
                    </m:r>
                  </m:sup>
                </m:sSubSup>
              </m:oMath>
            </m:oMathPara>
          </w:p>
        </w:tc>
        <w:tc>
          <w:tcPr>
            <w:tcW w:w="2070" w:type="dxa"/>
          </w:tcPr>
          <w:p w14:paraId="0CCD8808" w14:textId="0B7CE4F4" w:rsidR="00956C76" w:rsidRPr="002E19A8" w:rsidRDefault="00B523FD" w:rsidP="003B2983">
            <w:pPr>
              <w:autoSpaceDE w:val="0"/>
              <w:autoSpaceDN w:val="0"/>
              <w:adjustRightInd w:val="0"/>
              <w:jc w:val="center"/>
              <w:rPr>
                <w:color w:val="000000" w:themeColor="text1"/>
                <w:sz w:val="24"/>
              </w:rPr>
            </w:pPr>
            <m:oMathPara>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lj</m:t>
                    </m:r>
                  </m:sub>
                  <m:sup>
                    <m:r>
                      <w:rPr>
                        <w:rFonts w:ascii="Cambria Math" w:hAnsi="Cambria Math"/>
                        <w:color w:val="000000" w:themeColor="text1"/>
                        <w:sz w:val="24"/>
                        <w:szCs w:val="24"/>
                      </w:rPr>
                      <m:t>i*</m:t>
                    </m:r>
                  </m:sup>
                </m:sSubSup>
              </m:oMath>
            </m:oMathPara>
          </w:p>
        </w:tc>
      </w:tr>
      <w:tr w:rsidR="00956C76" w:rsidRPr="002E19A8" w14:paraId="0D08A2C3" w14:textId="77777777" w:rsidTr="00E618B6">
        <w:tc>
          <w:tcPr>
            <w:tcW w:w="2554" w:type="dxa"/>
          </w:tcPr>
          <w:p w14:paraId="456F509B" w14:textId="6623DEB2" w:rsidR="00956C76" w:rsidRPr="002E19A8" w:rsidRDefault="00956C76" w:rsidP="003B2983">
            <w:pPr>
              <w:autoSpaceDE w:val="0"/>
              <w:autoSpaceDN w:val="0"/>
              <w:adjustRightInd w:val="0"/>
              <w:jc w:val="center"/>
              <w:rPr>
                <w:color w:val="000000" w:themeColor="text1"/>
                <w:sz w:val="24"/>
              </w:rPr>
            </w:pPr>
            <w:r w:rsidRPr="002E19A8">
              <w:rPr>
                <w:color w:val="000000" w:themeColor="text1"/>
                <w:sz w:val="24"/>
              </w:rPr>
              <w:t>Defect generation rate</w:t>
            </w:r>
          </w:p>
        </w:tc>
        <w:tc>
          <w:tcPr>
            <w:tcW w:w="1491" w:type="dxa"/>
          </w:tcPr>
          <w:p w14:paraId="2FE17CD5" w14:textId="39264DF1" w:rsidR="00E618B6" w:rsidRPr="002E19A8" w:rsidRDefault="00D60A0A" w:rsidP="00BE6AE7">
            <w:pPr>
              <w:autoSpaceDE w:val="0"/>
              <w:autoSpaceDN w:val="0"/>
              <w:adjustRightInd w:val="0"/>
              <w:jc w:val="center"/>
              <w:rPr>
                <w:color w:val="000000" w:themeColor="text1"/>
              </w:rPr>
            </w:pPr>
            <m:oMathPara>
              <m:oMath>
                <m:r>
                  <w:rPr>
                    <w:rFonts w:ascii="Cambria Math" w:hAnsi="Cambria Math"/>
                    <w:color w:val="000000" w:themeColor="text1"/>
                  </w:rPr>
                  <m:t>1000</m:t>
                </m:r>
              </m:oMath>
            </m:oMathPara>
          </w:p>
          <w:p w14:paraId="1FED9C2C" w14:textId="7F290045" w:rsidR="00E618B6" w:rsidRPr="002E19A8" w:rsidRDefault="00E618B6" w:rsidP="00BE6AE7">
            <w:pPr>
              <w:autoSpaceDE w:val="0"/>
              <w:autoSpaceDN w:val="0"/>
              <w:adjustRightInd w:val="0"/>
              <w:jc w:val="center"/>
              <w:rPr>
                <w:color w:val="000000" w:themeColor="text1"/>
              </w:rPr>
            </w:pPr>
            <m:oMathPara>
              <m:oMath>
                <m:r>
                  <w:rPr>
                    <w:rFonts w:ascii="Cambria Math" w:hAnsi="Cambria Math"/>
                    <w:color w:val="000000" w:themeColor="text1"/>
                  </w:rPr>
                  <m:t xml:space="preserve"> 2000</m:t>
                </m:r>
              </m:oMath>
            </m:oMathPara>
          </w:p>
          <w:p w14:paraId="5A741F20" w14:textId="2B5725FB" w:rsidR="00EE79C7" w:rsidRPr="002E19A8" w:rsidRDefault="00D60A0A" w:rsidP="00760304">
            <w:pPr>
              <w:autoSpaceDE w:val="0"/>
              <w:autoSpaceDN w:val="0"/>
              <w:adjustRightInd w:val="0"/>
              <w:jc w:val="center"/>
              <w:rPr>
                <w:color w:val="000000" w:themeColor="text1"/>
                <w:sz w:val="24"/>
              </w:rPr>
            </w:pPr>
            <m:oMathPara>
              <m:oMath>
                <m:r>
                  <w:rPr>
                    <w:rFonts w:ascii="Cambria Math" w:hAnsi="Cambria Math"/>
                    <w:color w:val="000000" w:themeColor="text1"/>
                  </w:rPr>
                  <m:t>3000</m:t>
                </m:r>
              </m:oMath>
            </m:oMathPara>
          </w:p>
        </w:tc>
        <w:tc>
          <w:tcPr>
            <w:tcW w:w="1080" w:type="dxa"/>
          </w:tcPr>
          <w:p w14:paraId="33DB0024" w14:textId="1ACEFBAE" w:rsidR="00956C76" w:rsidRPr="002E19A8" w:rsidRDefault="00CD1C14" w:rsidP="003B2983">
            <w:pPr>
              <w:autoSpaceDE w:val="0"/>
              <w:autoSpaceDN w:val="0"/>
              <w:adjustRightInd w:val="0"/>
              <w:jc w:val="center"/>
              <w:rPr>
                <w:color w:val="000000" w:themeColor="text1"/>
                <w:sz w:val="24"/>
              </w:rPr>
            </w:pPr>
            <w:r w:rsidRPr="002E19A8">
              <w:rPr>
                <w:color w:val="000000" w:themeColor="text1"/>
                <w:sz w:val="24"/>
              </w:rPr>
              <w:t>3.0</w:t>
            </w:r>
          </w:p>
        </w:tc>
        <w:tc>
          <w:tcPr>
            <w:tcW w:w="2070" w:type="dxa"/>
          </w:tcPr>
          <w:p w14:paraId="65A422F6" w14:textId="4304DF47" w:rsidR="00956C76" w:rsidRPr="002E19A8" w:rsidRDefault="00BD3462" w:rsidP="003B2983">
            <w:pPr>
              <w:autoSpaceDE w:val="0"/>
              <w:autoSpaceDN w:val="0"/>
              <w:adjustRightInd w:val="0"/>
              <w:jc w:val="center"/>
              <w:rPr>
                <w:noProof/>
                <w:color w:val="000000" w:themeColor="text1"/>
                <w:sz w:val="22"/>
                <w:szCs w:val="22"/>
              </w:rPr>
            </w:pPr>
            <w:r w:rsidRPr="002E19A8">
              <w:rPr>
                <w:noProof/>
                <w:color w:val="000000" w:themeColor="text1"/>
                <w:sz w:val="22"/>
                <w:szCs w:val="22"/>
              </w:rPr>
              <w:t>0.</w:t>
            </w:r>
            <w:r w:rsidR="00D357F9" w:rsidRPr="002E19A8">
              <w:rPr>
                <w:noProof/>
                <w:color w:val="000000" w:themeColor="text1"/>
                <w:sz w:val="22"/>
                <w:szCs w:val="22"/>
              </w:rPr>
              <w:t>0</w:t>
            </w:r>
            <w:r w:rsidRPr="002E19A8">
              <w:rPr>
                <w:noProof/>
                <w:color w:val="000000" w:themeColor="text1"/>
                <w:sz w:val="22"/>
                <w:szCs w:val="22"/>
              </w:rPr>
              <w:t>25</w:t>
            </w:r>
          </w:p>
        </w:tc>
        <w:tc>
          <w:tcPr>
            <w:tcW w:w="2070" w:type="dxa"/>
          </w:tcPr>
          <w:p w14:paraId="73A14608" w14:textId="3CA9D4B5" w:rsidR="00956C76" w:rsidRPr="002E19A8" w:rsidRDefault="002D42D6" w:rsidP="003B2983">
            <w:pPr>
              <w:autoSpaceDE w:val="0"/>
              <w:autoSpaceDN w:val="0"/>
              <w:adjustRightInd w:val="0"/>
              <w:jc w:val="center"/>
              <w:rPr>
                <w:color w:val="000000" w:themeColor="text1"/>
                <w:sz w:val="24"/>
              </w:rPr>
            </w:pPr>
            <w:r w:rsidRPr="002E19A8">
              <w:rPr>
                <w:color w:val="000000" w:themeColor="text1"/>
                <w:sz w:val="24"/>
              </w:rPr>
              <w:t>0.333</w:t>
            </w:r>
          </w:p>
        </w:tc>
      </w:tr>
      <w:tr w:rsidR="00956C76" w:rsidRPr="002E19A8" w14:paraId="211C433D" w14:textId="77777777" w:rsidTr="00E618B6">
        <w:tc>
          <w:tcPr>
            <w:tcW w:w="2554" w:type="dxa"/>
          </w:tcPr>
          <w:p w14:paraId="1F58BE13" w14:textId="51334F9D" w:rsidR="00956C76" w:rsidRPr="002E19A8" w:rsidRDefault="008809CE" w:rsidP="003B2983">
            <w:pPr>
              <w:autoSpaceDE w:val="0"/>
              <w:autoSpaceDN w:val="0"/>
              <w:adjustRightInd w:val="0"/>
              <w:jc w:val="center"/>
              <w:rPr>
                <w:color w:val="000000" w:themeColor="text1"/>
                <w:sz w:val="24"/>
              </w:rPr>
            </w:pPr>
            <w:r w:rsidRPr="002E19A8">
              <w:rPr>
                <w:color w:val="000000" w:themeColor="text1"/>
                <w:sz w:val="24"/>
              </w:rPr>
              <w:t>Interstitial emission rate</w:t>
            </w:r>
          </w:p>
        </w:tc>
        <w:tc>
          <w:tcPr>
            <w:tcW w:w="1491" w:type="dxa"/>
          </w:tcPr>
          <w:p w14:paraId="2A80B153" w14:textId="708DF2A8" w:rsidR="00956C76" w:rsidRPr="002E19A8" w:rsidRDefault="00E0070D" w:rsidP="003B2983">
            <w:pPr>
              <w:autoSpaceDE w:val="0"/>
              <w:autoSpaceDN w:val="0"/>
              <w:adjustRightInd w:val="0"/>
              <w:jc w:val="center"/>
              <w:rPr>
                <w:color w:val="000000" w:themeColor="text1"/>
                <w:sz w:val="24"/>
              </w:rPr>
            </w:pPr>
            <m:oMathPara>
              <m:oMath>
                <m:r>
                  <w:rPr>
                    <w:rFonts w:ascii="Cambria Math" w:hAnsi="Cambria Math"/>
                    <w:color w:val="000000" w:themeColor="text1"/>
                  </w:rPr>
                  <m:t>3000</m:t>
                </m:r>
              </m:oMath>
            </m:oMathPara>
          </w:p>
        </w:tc>
        <w:tc>
          <w:tcPr>
            <w:tcW w:w="1080" w:type="dxa"/>
          </w:tcPr>
          <w:p w14:paraId="261F8F80" w14:textId="17887FE4" w:rsidR="00956C76" w:rsidRPr="002E19A8" w:rsidRDefault="00CD1C14" w:rsidP="003B2983">
            <w:pPr>
              <w:autoSpaceDE w:val="0"/>
              <w:autoSpaceDN w:val="0"/>
              <w:adjustRightInd w:val="0"/>
              <w:jc w:val="center"/>
              <w:rPr>
                <w:color w:val="000000" w:themeColor="text1"/>
                <w:sz w:val="24"/>
              </w:rPr>
            </w:pPr>
            <w:r w:rsidRPr="002E19A8">
              <w:rPr>
                <w:color w:val="000000" w:themeColor="text1"/>
                <w:sz w:val="24"/>
              </w:rPr>
              <w:t>3.0</w:t>
            </w:r>
          </w:p>
        </w:tc>
        <w:tc>
          <w:tcPr>
            <w:tcW w:w="2070" w:type="dxa"/>
          </w:tcPr>
          <w:p w14:paraId="2C09CF89" w14:textId="77777777" w:rsidR="004428C5" w:rsidRPr="002E19A8" w:rsidRDefault="00026704" w:rsidP="00E8052E">
            <w:pPr>
              <w:autoSpaceDE w:val="0"/>
              <w:autoSpaceDN w:val="0"/>
              <w:adjustRightInd w:val="0"/>
              <w:jc w:val="center"/>
              <w:rPr>
                <w:noProof/>
                <w:color w:val="000000" w:themeColor="text1"/>
                <w:sz w:val="22"/>
                <w:szCs w:val="22"/>
              </w:rPr>
            </w:pPr>
            <w:r w:rsidRPr="002E19A8">
              <w:rPr>
                <w:noProof/>
                <w:color w:val="000000" w:themeColor="text1"/>
                <w:sz w:val="22"/>
                <w:szCs w:val="22"/>
              </w:rPr>
              <w:t>0.035</w:t>
            </w:r>
          </w:p>
          <w:p w14:paraId="29943EB6" w14:textId="77777777" w:rsidR="00026704" w:rsidRPr="002E19A8" w:rsidRDefault="00026704" w:rsidP="00E8052E">
            <w:pPr>
              <w:autoSpaceDE w:val="0"/>
              <w:autoSpaceDN w:val="0"/>
              <w:adjustRightInd w:val="0"/>
              <w:jc w:val="center"/>
              <w:rPr>
                <w:noProof/>
                <w:color w:val="000000" w:themeColor="text1"/>
                <w:sz w:val="22"/>
                <w:szCs w:val="22"/>
              </w:rPr>
            </w:pPr>
            <w:r w:rsidRPr="002E19A8">
              <w:rPr>
                <w:noProof/>
                <w:color w:val="000000" w:themeColor="text1"/>
                <w:sz w:val="22"/>
                <w:szCs w:val="22"/>
              </w:rPr>
              <w:t>0.025</w:t>
            </w:r>
          </w:p>
          <w:p w14:paraId="2A65FF3E" w14:textId="37575D06" w:rsidR="00026704" w:rsidRPr="002E19A8" w:rsidRDefault="00026704" w:rsidP="00E8052E">
            <w:pPr>
              <w:autoSpaceDE w:val="0"/>
              <w:autoSpaceDN w:val="0"/>
              <w:adjustRightInd w:val="0"/>
              <w:jc w:val="center"/>
              <w:rPr>
                <w:noProof/>
                <w:color w:val="000000" w:themeColor="text1"/>
                <w:sz w:val="22"/>
                <w:szCs w:val="22"/>
              </w:rPr>
            </w:pPr>
            <w:r w:rsidRPr="002E19A8">
              <w:rPr>
                <w:noProof/>
                <w:color w:val="000000" w:themeColor="text1"/>
                <w:sz w:val="22"/>
                <w:szCs w:val="22"/>
              </w:rPr>
              <w:t>0.02</w:t>
            </w:r>
            <w:r w:rsidR="00EF0069" w:rsidRPr="002E19A8">
              <w:rPr>
                <w:noProof/>
                <w:color w:val="000000" w:themeColor="text1"/>
                <w:sz w:val="22"/>
                <w:szCs w:val="22"/>
              </w:rPr>
              <w:t>0</w:t>
            </w:r>
          </w:p>
          <w:p w14:paraId="46B57CFE" w14:textId="233A3297" w:rsidR="00026704" w:rsidRPr="002E19A8" w:rsidRDefault="00EF0069" w:rsidP="00847010">
            <w:pPr>
              <w:autoSpaceDE w:val="0"/>
              <w:autoSpaceDN w:val="0"/>
              <w:adjustRightInd w:val="0"/>
              <w:jc w:val="center"/>
              <w:rPr>
                <w:noProof/>
                <w:color w:val="000000" w:themeColor="text1"/>
                <w:sz w:val="22"/>
                <w:szCs w:val="22"/>
              </w:rPr>
            </w:pPr>
            <w:r w:rsidRPr="002E19A8">
              <w:rPr>
                <w:noProof/>
                <w:color w:val="000000" w:themeColor="text1"/>
                <w:sz w:val="22"/>
                <w:szCs w:val="22"/>
              </w:rPr>
              <w:t>0.0</w:t>
            </w:r>
            <w:r w:rsidR="00847010" w:rsidRPr="002E19A8">
              <w:rPr>
                <w:noProof/>
                <w:color w:val="000000" w:themeColor="text1"/>
                <w:sz w:val="22"/>
                <w:szCs w:val="22"/>
              </w:rPr>
              <w:t>15</w:t>
            </w:r>
          </w:p>
        </w:tc>
        <w:tc>
          <w:tcPr>
            <w:tcW w:w="2070" w:type="dxa"/>
          </w:tcPr>
          <w:p w14:paraId="23D0ECE1" w14:textId="055C3FBD" w:rsidR="00956C76" w:rsidRPr="002E19A8" w:rsidRDefault="002D42D6" w:rsidP="003B2983">
            <w:pPr>
              <w:autoSpaceDE w:val="0"/>
              <w:autoSpaceDN w:val="0"/>
              <w:adjustRightInd w:val="0"/>
              <w:jc w:val="center"/>
              <w:rPr>
                <w:color w:val="000000" w:themeColor="text1"/>
                <w:sz w:val="24"/>
              </w:rPr>
            </w:pPr>
            <w:r w:rsidRPr="002E19A8">
              <w:rPr>
                <w:color w:val="000000" w:themeColor="text1"/>
                <w:sz w:val="24"/>
              </w:rPr>
              <w:t>0.333</w:t>
            </w:r>
          </w:p>
        </w:tc>
      </w:tr>
      <w:tr w:rsidR="00956C76" w:rsidRPr="002E19A8" w14:paraId="09149DB2" w14:textId="77777777" w:rsidTr="00E618B6">
        <w:tc>
          <w:tcPr>
            <w:tcW w:w="2554" w:type="dxa"/>
          </w:tcPr>
          <w:p w14:paraId="4B534662" w14:textId="05CE60E2" w:rsidR="00956C76" w:rsidRPr="002E19A8" w:rsidRDefault="00FE68F0" w:rsidP="003B2983">
            <w:pPr>
              <w:autoSpaceDE w:val="0"/>
              <w:autoSpaceDN w:val="0"/>
              <w:adjustRightInd w:val="0"/>
              <w:jc w:val="center"/>
              <w:rPr>
                <w:color w:val="000000" w:themeColor="text1"/>
                <w:sz w:val="24"/>
              </w:rPr>
            </w:pPr>
            <w:r w:rsidRPr="002E19A8">
              <w:rPr>
                <w:color w:val="000000" w:themeColor="text1"/>
                <w:sz w:val="24"/>
              </w:rPr>
              <w:t>Defect sink rate</w:t>
            </w:r>
          </w:p>
        </w:tc>
        <w:tc>
          <w:tcPr>
            <w:tcW w:w="1491" w:type="dxa"/>
          </w:tcPr>
          <w:p w14:paraId="54BFFF28" w14:textId="598BC3E4" w:rsidR="00956C76" w:rsidRPr="002E19A8" w:rsidRDefault="00E0070D" w:rsidP="003B2983">
            <w:pPr>
              <w:autoSpaceDE w:val="0"/>
              <w:autoSpaceDN w:val="0"/>
              <w:adjustRightInd w:val="0"/>
              <w:jc w:val="center"/>
              <w:rPr>
                <w:color w:val="000000" w:themeColor="text1"/>
                <w:sz w:val="24"/>
              </w:rPr>
            </w:pPr>
            <m:oMathPara>
              <m:oMath>
                <m:r>
                  <w:rPr>
                    <w:rFonts w:ascii="Cambria Math" w:hAnsi="Cambria Math"/>
                    <w:color w:val="000000" w:themeColor="text1"/>
                  </w:rPr>
                  <m:t>3000</m:t>
                </m:r>
              </m:oMath>
            </m:oMathPara>
          </w:p>
        </w:tc>
        <w:tc>
          <w:tcPr>
            <w:tcW w:w="1080" w:type="dxa"/>
          </w:tcPr>
          <w:p w14:paraId="77573A1C" w14:textId="77777777" w:rsidR="00644A44" w:rsidRPr="002E19A8" w:rsidRDefault="004428C5" w:rsidP="00E8052E">
            <w:pPr>
              <w:autoSpaceDE w:val="0"/>
              <w:autoSpaceDN w:val="0"/>
              <w:adjustRightInd w:val="0"/>
              <w:jc w:val="center"/>
              <w:rPr>
                <w:color w:val="000000" w:themeColor="text1"/>
                <w:sz w:val="24"/>
              </w:rPr>
            </w:pPr>
            <w:r w:rsidRPr="002E19A8">
              <w:rPr>
                <w:color w:val="000000" w:themeColor="text1"/>
                <w:sz w:val="24"/>
              </w:rPr>
              <w:t>0.1</w:t>
            </w:r>
          </w:p>
          <w:p w14:paraId="69BA50B0" w14:textId="685D32D7" w:rsidR="004428C5" w:rsidRPr="002E19A8" w:rsidRDefault="004428C5" w:rsidP="00E8052E">
            <w:pPr>
              <w:autoSpaceDE w:val="0"/>
              <w:autoSpaceDN w:val="0"/>
              <w:adjustRightInd w:val="0"/>
              <w:jc w:val="center"/>
              <w:rPr>
                <w:color w:val="000000" w:themeColor="text1"/>
                <w:sz w:val="24"/>
              </w:rPr>
            </w:pPr>
            <w:r w:rsidRPr="002E19A8">
              <w:rPr>
                <w:color w:val="000000" w:themeColor="text1"/>
                <w:sz w:val="24"/>
              </w:rPr>
              <w:t>0.3</w:t>
            </w:r>
          </w:p>
          <w:p w14:paraId="0B4334EF" w14:textId="77777777" w:rsidR="00644A44" w:rsidRPr="002E19A8" w:rsidRDefault="004428C5" w:rsidP="00E8052E">
            <w:pPr>
              <w:autoSpaceDE w:val="0"/>
              <w:autoSpaceDN w:val="0"/>
              <w:adjustRightInd w:val="0"/>
              <w:jc w:val="center"/>
              <w:rPr>
                <w:color w:val="000000" w:themeColor="text1"/>
                <w:sz w:val="24"/>
              </w:rPr>
            </w:pPr>
            <w:r w:rsidRPr="002E19A8">
              <w:rPr>
                <w:color w:val="000000" w:themeColor="text1"/>
                <w:sz w:val="24"/>
              </w:rPr>
              <w:t>1.0</w:t>
            </w:r>
          </w:p>
          <w:p w14:paraId="64AC8E66" w14:textId="030FABEC" w:rsidR="004428C5" w:rsidRPr="002E19A8" w:rsidRDefault="004428C5" w:rsidP="00E8052E">
            <w:pPr>
              <w:autoSpaceDE w:val="0"/>
              <w:autoSpaceDN w:val="0"/>
              <w:adjustRightInd w:val="0"/>
              <w:jc w:val="center"/>
              <w:rPr>
                <w:color w:val="000000" w:themeColor="text1"/>
                <w:sz w:val="24"/>
              </w:rPr>
            </w:pPr>
            <w:r w:rsidRPr="002E19A8">
              <w:rPr>
                <w:color w:val="000000" w:themeColor="text1"/>
                <w:sz w:val="24"/>
              </w:rPr>
              <w:t>3.0</w:t>
            </w:r>
          </w:p>
        </w:tc>
        <w:tc>
          <w:tcPr>
            <w:tcW w:w="2070" w:type="dxa"/>
          </w:tcPr>
          <w:p w14:paraId="071ED85D" w14:textId="49C93C06" w:rsidR="00956C76" w:rsidRPr="002E19A8" w:rsidRDefault="00995522" w:rsidP="003B2983">
            <w:pPr>
              <w:autoSpaceDE w:val="0"/>
              <w:autoSpaceDN w:val="0"/>
              <w:adjustRightInd w:val="0"/>
              <w:jc w:val="center"/>
              <w:rPr>
                <w:rFonts w:eastAsia="Calibri"/>
                <w:color w:val="000000" w:themeColor="text1"/>
                <w:sz w:val="22"/>
                <w:szCs w:val="22"/>
              </w:rPr>
            </w:pPr>
            <w:r w:rsidRPr="002E19A8">
              <w:rPr>
                <w:color w:val="000000" w:themeColor="text1"/>
                <w:sz w:val="22"/>
                <w:szCs w:val="22"/>
              </w:rPr>
              <w:t>0.025</w:t>
            </w:r>
          </w:p>
        </w:tc>
        <w:tc>
          <w:tcPr>
            <w:tcW w:w="2070" w:type="dxa"/>
          </w:tcPr>
          <w:p w14:paraId="4ADFDC56" w14:textId="4594DB75" w:rsidR="00956C76" w:rsidRPr="002E19A8" w:rsidRDefault="002D42D6" w:rsidP="003B2983">
            <w:pPr>
              <w:autoSpaceDE w:val="0"/>
              <w:autoSpaceDN w:val="0"/>
              <w:adjustRightInd w:val="0"/>
              <w:jc w:val="center"/>
              <w:rPr>
                <w:color w:val="000000" w:themeColor="text1"/>
                <w:sz w:val="24"/>
              </w:rPr>
            </w:pPr>
            <w:r w:rsidRPr="002E19A8">
              <w:rPr>
                <w:color w:val="000000" w:themeColor="text1"/>
                <w:sz w:val="24"/>
              </w:rPr>
              <w:t>0.333</w:t>
            </w:r>
          </w:p>
        </w:tc>
      </w:tr>
      <w:tr w:rsidR="000439A3" w:rsidRPr="002E19A8" w14:paraId="387D9B79" w14:textId="77777777" w:rsidTr="00E618B6">
        <w:tc>
          <w:tcPr>
            <w:tcW w:w="2554" w:type="dxa"/>
          </w:tcPr>
          <w:p w14:paraId="46EBC08B" w14:textId="6C8A3792" w:rsidR="000439A3" w:rsidRPr="002E19A8" w:rsidRDefault="000439A3" w:rsidP="003B2983">
            <w:pPr>
              <w:autoSpaceDE w:val="0"/>
              <w:autoSpaceDN w:val="0"/>
              <w:adjustRightInd w:val="0"/>
              <w:jc w:val="center"/>
              <w:rPr>
                <w:color w:val="000000" w:themeColor="text1"/>
                <w:sz w:val="24"/>
              </w:rPr>
            </w:pPr>
            <w:r w:rsidRPr="002E19A8">
              <w:rPr>
                <w:color w:val="000000" w:themeColor="text1"/>
                <w:sz w:val="24"/>
              </w:rPr>
              <w:t>Defect clustering rate</w:t>
            </w:r>
          </w:p>
        </w:tc>
        <w:tc>
          <w:tcPr>
            <w:tcW w:w="1491" w:type="dxa"/>
          </w:tcPr>
          <w:p w14:paraId="5D4668CA" w14:textId="71D091EB" w:rsidR="000439A3" w:rsidRPr="002E19A8" w:rsidRDefault="00E0070D" w:rsidP="003B2983">
            <w:pPr>
              <w:autoSpaceDE w:val="0"/>
              <w:autoSpaceDN w:val="0"/>
              <w:adjustRightInd w:val="0"/>
              <w:jc w:val="center"/>
              <w:rPr>
                <w:color w:val="000000" w:themeColor="text1"/>
              </w:rPr>
            </w:pPr>
            <m:oMathPara>
              <m:oMath>
                <m:r>
                  <w:rPr>
                    <w:rFonts w:ascii="Cambria Math" w:hAnsi="Cambria Math"/>
                    <w:color w:val="000000" w:themeColor="text1"/>
                  </w:rPr>
                  <m:t>3000</m:t>
                </m:r>
              </m:oMath>
            </m:oMathPara>
          </w:p>
        </w:tc>
        <w:tc>
          <w:tcPr>
            <w:tcW w:w="1080" w:type="dxa"/>
          </w:tcPr>
          <w:p w14:paraId="712EF47B" w14:textId="61598296" w:rsidR="000439A3" w:rsidRPr="002E19A8" w:rsidRDefault="000439A3" w:rsidP="00E8052E">
            <w:pPr>
              <w:autoSpaceDE w:val="0"/>
              <w:autoSpaceDN w:val="0"/>
              <w:adjustRightInd w:val="0"/>
              <w:jc w:val="center"/>
              <w:rPr>
                <w:color w:val="000000" w:themeColor="text1"/>
                <w:sz w:val="24"/>
              </w:rPr>
            </w:pPr>
            <w:r w:rsidRPr="002E19A8">
              <w:rPr>
                <w:color w:val="000000" w:themeColor="text1"/>
                <w:sz w:val="24"/>
              </w:rPr>
              <w:t>3.0</w:t>
            </w:r>
          </w:p>
        </w:tc>
        <w:tc>
          <w:tcPr>
            <w:tcW w:w="2070" w:type="dxa"/>
          </w:tcPr>
          <w:p w14:paraId="3166107D" w14:textId="2D885EAC" w:rsidR="000439A3" w:rsidRPr="002E19A8" w:rsidRDefault="000439A3" w:rsidP="003B2983">
            <w:pPr>
              <w:autoSpaceDE w:val="0"/>
              <w:autoSpaceDN w:val="0"/>
              <w:adjustRightInd w:val="0"/>
              <w:jc w:val="center"/>
              <w:rPr>
                <w:color w:val="000000" w:themeColor="text1"/>
              </w:rPr>
            </w:pPr>
            <w:r w:rsidRPr="002E19A8">
              <w:rPr>
                <w:rFonts w:eastAsia="Calibri"/>
                <w:iCs/>
                <w:color w:val="000000" w:themeColor="text1"/>
                <w:sz w:val="22"/>
                <w:szCs w:val="22"/>
              </w:rPr>
              <w:t>0.025</w:t>
            </w:r>
          </w:p>
        </w:tc>
        <w:tc>
          <w:tcPr>
            <w:tcW w:w="2070" w:type="dxa"/>
          </w:tcPr>
          <w:p w14:paraId="0CB6A595" w14:textId="77777777" w:rsidR="000439A3" w:rsidRPr="002E19A8" w:rsidRDefault="000439A3" w:rsidP="000439A3">
            <w:pPr>
              <w:autoSpaceDE w:val="0"/>
              <w:autoSpaceDN w:val="0"/>
              <w:adjustRightInd w:val="0"/>
              <w:jc w:val="center"/>
              <w:rPr>
                <w:color w:val="000000" w:themeColor="text1"/>
                <w:sz w:val="24"/>
              </w:rPr>
            </w:pPr>
            <w:r w:rsidRPr="002E19A8">
              <w:rPr>
                <w:color w:val="000000" w:themeColor="text1"/>
                <w:sz w:val="24"/>
              </w:rPr>
              <w:t>0.167</w:t>
            </w:r>
          </w:p>
          <w:p w14:paraId="55FB0557" w14:textId="77777777" w:rsidR="000439A3" w:rsidRPr="002E19A8" w:rsidRDefault="000439A3" w:rsidP="000439A3">
            <w:pPr>
              <w:autoSpaceDE w:val="0"/>
              <w:autoSpaceDN w:val="0"/>
              <w:adjustRightInd w:val="0"/>
              <w:jc w:val="center"/>
              <w:rPr>
                <w:color w:val="000000" w:themeColor="text1"/>
                <w:sz w:val="24"/>
              </w:rPr>
            </w:pPr>
            <w:r w:rsidRPr="002E19A8">
              <w:rPr>
                <w:color w:val="000000" w:themeColor="text1"/>
                <w:sz w:val="24"/>
              </w:rPr>
              <w:t>0.333</w:t>
            </w:r>
          </w:p>
          <w:p w14:paraId="1A08CDFF" w14:textId="77777777" w:rsidR="000439A3" w:rsidRPr="002E19A8" w:rsidRDefault="000439A3" w:rsidP="000439A3">
            <w:pPr>
              <w:autoSpaceDE w:val="0"/>
              <w:autoSpaceDN w:val="0"/>
              <w:adjustRightInd w:val="0"/>
              <w:jc w:val="center"/>
              <w:rPr>
                <w:color w:val="000000" w:themeColor="text1"/>
                <w:sz w:val="24"/>
              </w:rPr>
            </w:pPr>
            <w:r w:rsidRPr="002E19A8">
              <w:rPr>
                <w:color w:val="000000" w:themeColor="text1"/>
                <w:sz w:val="24"/>
              </w:rPr>
              <w:t>0.667</w:t>
            </w:r>
          </w:p>
          <w:p w14:paraId="3393645A" w14:textId="28862543" w:rsidR="00653E54" w:rsidRPr="002E19A8" w:rsidRDefault="000439A3" w:rsidP="00E0070D">
            <w:pPr>
              <w:autoSpaceDE w:val="0"/>
              <w:autoSpaceDN w:val="0"/>
              <w:adjustRightInd w:val="0"/>
              <w:jc w:val="center"/>
              <w:rPr>
                <w:color w:val="000000" w:themeColor="text1"/>
                <w:sz w:val="24"/>
              </w:rPr>
            </w:pPr>
            <w:r w:rsidRPr="002E19A8">
              <w:rPr>
                <w:color w:val="000000" w:themeColor="text1"/>
                <w:sz w:val="24"/>
              </w:rPr>
              <w:t>1.000</w:t>
            </w:r>
          </w:p>
        </w:tc>
      </w:tr>
    </w:tbl>
    <w:p w14:paraId="0B580B54" w14:textId="77777777" w:rsidR="00D65566" w:rsidRPr="002E19A8" w:rsidRDefault="00D65566" w:rsidP="00C97698">
      <w:pPr>
        <w:pStyle w:val="BodyText"/>
        <w:ind w:firstLine="0"/>
        <w:rPr>
          <w:color w:val="000000" w:themeColor="text1"/>
        </w:rPr>
      </w:pPr>
    </w:p>
    <w:p w14:paraId="59F9B8F2" w14:textId="7990856B" w:rsidR="001370DC" w:rsidRPr="002E19A8" w:rsidRDefault="00E97EE3" w:rsidP="00CB5170">
      <w:pPr>
        <w:pStyle w:val="Heading2"/>
        <w:jc w:val="left"/>
        <w:rPr>
          <w:color w:val="000000" w:themeColor="text1"/>
        </w:rPr>
      </w:pPr>
      <w:r w:rsidRPr="002E19A8">
        <w:rPr>
          <w:color w:val="000000" w:themeColor="text1"/>
        </w:rPr>
        <w:t>Effect of defect generation rate on gas bubble swelling</w:t>
      </w:r>
    </w:p>
    <w:p w14:paraId="16D7AAFC" w14:textId="38A7E3F9" w:rsidR="008A573E" w:rsidRPr="002E19A8" w:rsidRDefault="00395358" w:rsidP="00B84928">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For </w:t>
      </w:r>
      <w:r w:rsidR="006855A7" w:rsidRPr="002E19A8">
        <w:rPr>
          <w:rFonts w:ascii="Times New Roman" w:eastAsia="Times New Roman" w:hAnsi="Times New Roman" w:cs="Times New Roman"/>
          <w:color w:val="000000" w:themeColor="text1"/>
          <w:sz w:val="24"/>
        </w:rPr>
        <w:t xml:space="preserve">a </w:t>
      </w:r>
      <w:r w:rsidR="00D552F3" w:rsidRPr="002E19A8">
        <w:rPr>
          <w:rFonts w:ascii="Times New Roman" w:eastAsia="Times New Roman" w:hAnsi="Times New Roman" w:cs="Times New Roman"/>
          <w:color w:val="000000" w:themeColor="text1"/>
          <w:sz w:val="24"/>
        </w:rPr>
        <w:t xml:space="preserve">given </w:t>
      </w:r>
      <w:r w:rsidR="00EE3969" w:rsidRPr="002E19A8">
        <w:rPr>
          <w:rFonts w:ascii="Times New Roman" w:eastAsia="Times New Roman" w:hAnsi="Times New Roman" w:cs="Times New Roman"/>
          <w:color w:val="000000" w:themeColor="text1"/>
          <w:sz w:val="24"/>
        </w:rPr>
        <w:t>generation</w:t>
      </w:r>
      <w:r w:rsidR="000F1154" w:rsidRPr="002E19A8">
        <w:rPr>
          <w:rFonts w:ascii="Times New Roman" w:eastAsia="Times New Roman" w:hAnsi="Times New Roman" w:cs="Times New Roman"/>
          <w:color w:val="000000" w:themeColor="text1"/>
          <w:sz w:val="24"/>
        </w:rPr>
        <w:t xml:space="preserve"> rate</w:t>
      </w:r>
      <w:ins w:id="70" w:author="Ben Beeler" w:date="2019-12-13T15:28:00Z">
        <w:r w:rsidR="009D0E81">
          <w:rPr>
            <w:rFonts w:ascii="Times New Roman" w:eastAsia="Times New Roman" w:hAnsi="Times New Roman" w:cs="Times New Roman"/>
            <w:color w:val="000000" w:themeColor="text1"/>
            <w:sz w:val="24"/>
          </w:rPr>
          <w:t>,</w:t>
        </w:r>
      </w:ins>
      <w:r w:rsidR="00B72BDD" w:rsidRPr="002E19A8">
        <w:rPr>
          <w:rFonts w:ascii="Times New Roman" w:eastAsia="Times New Roman" w:hAnsi="Times New Roman" w:cs="Times New Roman"/>
          <w:color w:val="000000" w:themeColor="text1"/>
          <w:sz w:val="24"/>
        </w:rPr>
        <w:t xml:space="preserve"> </w:t>
      </w:r>
      <m:oMath>
        <m:r>
          <w:rPr>
            <w:rFonts w:ascii="Cambria Math" w:hAnsi="Cambria Math" w:cs="Times New Roman"/>
            <w:color w:val="000000" w:themeColor="text1"/>
            <w:sz w:val="24"/>
            <w:szCs w:val="24"/>
          </w:rPr>
          <m:t>G</m:t>
        </m:r>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f</m:t>
                </m:r>
              </m:e>
            </m:acc>
          </m:e>
          <m:sub>
            <m:r>
              <w:rPr>
                <w:rFonts w:ascii="Cambria Math" w:hAnsi="Cambria Math" w:cs="Times New Roman"/>
                <w:color w:val="000000" w:themeColor="text1"/>
                <w:sz w:val="24"/>
                <w:szCs w:val="24"/>
              </w:rPr>
              <m:t>0</m:t>
            </m:r>
          </m:sub>
        </m:sSub>
      </m:oMath>
      <w:ins w:id="71" w:author="Ben Beeler" w:date="2019-12-13T15:28:00Z">
        <w:r w:rsidR="009D0E81">
          <w:rPr>
            <w:rFonts w:ascii="Times New Roman" w:eastAsia="Times New Roman" w:hAnsi="Times New Roman" w:cs="Times New Roman"/>
            <w:color w:val="000000" w:themeColor="text1"/>
            <w:sz w:val="24"/>
            <w:szCs w:val="24"/>
          </w:rPr>
          <w:t>,</w:t>
        </w:r>
      </w:ins>
      <w:r w:rsidR="00B72BDD" w:rsidRPr="002E19A8">
        <w:rPr>
          <w:rFonts w:ascii="Times New Roman" w:eastAsia="Times New Roman" w:hAnsi="Times New Roman" w:cs="Times New Roman"/>
          <w:color w:val="000000" w:themeColor="text1"/>
          <w:sz w:val="24"/>
          <w:szCs w:val="24"/>
        </w:rPr>
        <w:t xml:space="preserve"> </w:t>
      </w:r>
      <w:del w:id="72" w:author="Ben Beeler" w:date="2019-12-13T15:28:00Z">
        <w:r w:rsidR="00000482" w:rsidRPr="002E19A8" w:rsidDel="009D0E81">
          <w:rPr>
            <w:rFonts w:ascii="Times New Roman" w:eastAsia="Times New Roman" w:hAnsi="Times New Roman" w:cs="Times New Roman"/>
            <w:color w:val="000000" w:themeColor="text1"/>
            <w:sz w:val="24"/>
          </w:rPr>
          <w:delText xml:space="preserve"> </w:delText>
        </w:r>
      </w:del>
      <w:r w:rsidR="00000482" w:rsidRPr="002E19A8">
        <w:rPr>
          <w:rFonts w:ascii="Times New Roman" w:eastAsia="Times New Roman" w:hAnsi="Times New Roman" w:cs="Times New Roman"/>
          <w:color w:val="000000" w:themeColor="text1"/>
          <w:sz w:val="24"/>
        </w:rPr>
        <w:t>of Frenkel pairs per fission</w:t>
      </w:r>
      <w:r w:rsidR="00B72BDD">
        <w:rPr>
          <w:rFonts w:ascii="Times New Roman" w:eastAsia="Times New Roman" w:hAnsi="Times New Roman" w:cs="Times New Roman"/>
          <w:color w:val="000000" w:themeColor="text1"/>
          <w:sz w:val="24"/>
        </w:rPr>
        <w:t xml:space="preserve"> </w:t>
      </w:r>
      <w:r w:rsidR="00B25D45" w:rsidRPr="002E19A8">
        <w:rPr>
          <w:rFonts w:ascii="Times New Roman" w:eastAsia="Times New Roman" w:hAnsi="Times New Roman" w:cs="Times New Roman"/>
          <w:color w:val="000000" w:themeColor="text1"/>
          <w:sz w:val="24"/>
          <w:szCs w:val="24"/>
        </w:rPr>
        <w:t xml:space="preserve">with </w:t>
      </w:r>
      <m:oMath>
        <m:r>
          <w:rPr>
            <w:rFonts w:ascii="Cambria Math" w:hAnsi="Cambria Math" w:cs="Times New Roman"/>
            <w:color w:val="000000" w:themeColor="text1"/>
            <w:sz w:val="24"/>
            <w:szCs w:val="24"/>
          </w:rPr>
          <m:t>G=2000</m:t>
        </m:r>
      </m:oMath>
      <w:r w:rsidR="00B25D45" w:rsidRPr="002E19A8">
        <w:rPr>
          <w:rFonts w:ascii="Times New Roman" w:eastAsia="Times New Roman" w:hAnsi="Times New Roman" w:cs="Times New Roman"/>
          <w:color w:val="000000" w:themeColor="text1"/>
          <w:sz w:val="24"/>
          <w:szCs w:val="24"/>
        </w:rPr>
        <w:t xml:space="preserve"> </w:t>
      </w:r>
      <w:r w:rsidR="00FA2CC0" w:rsidRPr="002E19A8">
        <w:rPr>
          <w:rFonts w:ascii="Times New Roman" w:eastAsia="Times New Roman" w:hAnsi="Times New Roman" w:cs="Times New Roman"/>
          <w:color w:val="000000" w:themeColor="text1"/>
          <w:sz w:val="24"/>
          <w:szCs w:val="24"/>
        </w:rPr>
        <w:t xml:space="preserve">and the rest </w:t>
      </w:r>
      <w:r w:rsidR="006559E6" w:rsidRPr="002E19A8">
        <w:rPr>
          <w:rFonts w:ascii="Times New Roman" w:eastAsia="Times New Roman" w:hAnsi="Times New Roman" w:cs="Times New Roman"/>
          <w:color w:val="000000" w:themeColor="text1"/>
          <w:sz w:val="24"/>
          <w:szCs w:val="24"/>
        </w:rPr>
        <w:t xml:space="preserve">of the </w:t>
      </w:r>
      <w:r w:rsidR="00FA2CC0" w:rsidRPr="002E19A8">
        <w:rPr>
          <w:rFonts w:ascii="Times New Roman" w:eastAsia="Times New Roman" w:hAnsi="Times New Roman" w:cs="Times New Roman"/>
          <w:color w:val="000000" w:themeColor="text1"/>
          <w:sz w:val="24"/>
          <w:szCs w:val="24"/>
        </w:rPr>
        <w:t xml:space="preserve">parameters shown </w:t>
      </w:r>
      <w:r w:rsidR="00B25D45" w:rsidRPr="002E19A8">
        <w:rPr>
          <w:rFonts w:ascii="Times New Roman" w:eastAsia="Times New Roman" w:hAnsi="Times New Roman" w:cs="Times New Roman"/>
          <w:color w:val="000000" w:themeColor="text1"/>
          <w:sz w:val="24"/>
          <w:szCs w:val="24"/>
        </w:rPr>
        <w:t xml:space="preserve">in the first row </w:t>
      </w:r>
      <w:r w:rsidR="00FA2CC0" w:rsidRPr="002E19A8">
        <w:rPr>
          <w:rFonts w:ascii="Times New Roman" w:eastAsia="Times New Roman" w:hAnsi="Times New Roman" w:cs="Times New Roman"/>
          <w:color w:val="000000" w:themeColor="text1"/>
          <w:sz w:val="24"/>
          <w:szCs w:val="24"/>
        </w:rPr>
        <w:t xml:space="preserve">in </w:t>
      </w:r>
      <w:r w:rsidR="00B72BDD">
        <w:rPr>
          <w:rFonts w:ascii="Times New Roman" w:eastAsia="Times New Roman" w:hAnsi="Times New Roman" w:cs="Times New Roman"/>
          <w:color w:val="000000" w:themeColor="text1"/>
          <w:sz w:val="24"/>
          <w:szCs w:val="24"/>
        </w:rPr>
        <w:t>T</w:t>
      </w:r>
      <w:r w:rsidR="00FA2CC0" w:rsidRPr="002E19A8">
        <w:rPr>
          <w:rFonts w:ascii="Times New Roman" w:eastAsia="Times New Roman" w:hAnsi="Times New Roman" w:cs="Times New Roman"/>
          <w:color w:val="000000" w:themeColor="text1"/>
          <w:sz w:val="24"/>
          <w:szCs w:val="24"/>
        </w:rPr>
        <w:t>able 3</w:t>
      </w:r>
      <w:r w:rsidR="00EE3969" w:rsidRPr="002E19A8">
        <w:rPr>
          <w:rFonts w:ascii="Times New Roman" w:eastAsia="Times New Roman" w:hAnsi="Times New Roman" w:cs="Times New Roman"/>
          <w:color w:val="000000" w:themeColor="text1"/>
          <w:sz w:val="24"/>
          <w:szCs w:val="24"/>
        </w:rPr>
        <w:t xml:space="preserve">, </w:t>
      </w:r>
      <w:r w:rsidR="00EE3969" w:rsidRPr="002E19A8">
        <w:rPr>
          <w:rFonts w:ascii="Times New Roman" w:eastAsia="Times New Roman" w:hAnsi="Times New Roman" w:cs="Times New Roman"/>
          <w:color w:val="000000" w:themeColor="text1"/>
          <w:sz w:val="24"/>
        </w:rPr>
        <w:t>t</w:t>
      </w:r>
      <w:r w:rsidR="00E46C5A" w:rsidRPr="002E19A8">
        <w:rPr>
          <w:rFonts w:ascii="Times New Roman" w:eastAsia="Times New Roman" w:hAnsi="Times New Roman" w:cs="Times New Roman"/>
          <w:color w:val="000000" w:themeColor="text1"/>
          <w:sz w:val="24"/>
        </w:rPr>
        <w:t xml:space="preserve">he </w:t>
      </w:r>
      <w:r w:rsidR="00EE3969" w:rsidRPr="002E19A8">
        <w:rPr>
          <w:rFonts w:ascii="Times New Roman" w:eastAsia="Times New Roman" w:hAnsi="Times New Roman" w:cs="Times New Roman"/>
          <w:color w:val="000000" w:themeColor="text1"/>
          <w:sz w:val="24"/>
        </w:rPr>
        <w:t>evolution of gas bubb</w:t>
      </w:r>
      <w:r w:rsidR="005C1D2D" w:rsidRPr="002E19A8">
        <w:rPr>
          <w:rFonts w:ascii="Times New Roman" w:eastAsia="Times New Roman" w:hAnsi="Times New Roman" w:cs="Times New Roman"/>
          <w:color w:val="000000" w:themeColor="text1"/>
          <w:sz w:val="24"/>
        </w:rPr>
        <w:t>les</w:t>
      </w:r>
      <w:r w:rsidR="006855A7" w:rsidRPr="002E19A8">
        <w:rPr>
          <w:rFonts w:ascii="Times New Roman" w:eastAsia="Times New Roman" w:hAnsi="Times New Roman" w:cs="Times New Roman"/>
          <w:color w:val="000000" w:themeColor="text1"/>
          <w:sz w:val="24"/>
        </w:rPr>
        <w:t xml:space="preserve"> </w:t>
      </w:r>
      <m:oMath>
        <m:r>
          <w:rPr>
            <w:rFonts w:ascii="Cambria Math" w:hAnsi="Cambria Math" w:cs="Times New Roman"/>
            <w:color w:val="000000" w:themeColor="text1"/>
            <w:sz w:val="24"/>
            <w:szCs w:val="24"/>
          </w:rPr>
          <m:t>χ</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6855A7" w:rsidRPr="002E19A8">
        <w:rPr>
          <w:rFonts w:ascii="Times New Roman" w:eastAsia="Times New Roman"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5C1D2D" w:rsidRPr="002E19A8">
        <w:rPr>
          <w:rFonts w:ascii="Times New Roman" w:eastAsia="Times New Roman" w:hAnsi="Times New Roman" w:cs="Times New Roman"/>
          <w:color w:val="000000" w:themeColor="text1"/>
          <w:sz w:val="24"/>
        </w:rPr>
        <w:t xml:space="preserve">, </w:t>
      </w:r>
      <w:r w:rsidR="00E3252C" w:rsidRPr="002E19A8">
        <w:rPr>
          <w:rFonts w:ascii="Times New Roman" w:eastAsia="Times New Roman" w:hAnsi="Times New Roman" w:cs="Times New Roman"/>
          <w:color w:val="000000" w:themeColor="text1"/>
          <w:sz w:val="24"/>
        </w:rPr>
        <w:t xml:space="preserve">the concentrations of </w:t>
      </w:r>
      <w:r w:rsidR="005C1D2D" w:rsidRPr="002E19A8">
        <w:rPr>
          <w:rFonts w:ascii="Times New Roman" w:eastAsia="Times New Roman" w:hAnsi="Times New Roman" w:cs="Times New Roman"/>
          <w:color w:val="000000" w:themeColor="text1"/>
          <w:sz w:val="24"/>
        </w:rPr>
        <w:t>interstitial</w:t>
      </w:r>
      <w:r w:rsidR="00CA1C44" w:rsidRPr="002E19A8">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(x,t)</m:t>
        </m:r>
      </m:oMath>
      <w:r w:rsidR="00E3252C" w:rsidRPr="002E19A8">
        <w:rPr>
          <w:rFonts w:ascii="Times New Roman" w:eastAsia="Times New Roman" w:hAnsi="Times New Roman" w:cs="Times New Roman"/>
          <w:color w:val="000000" w:themeColor="text1"/>
          <w:sz w:val="24"/>
        </w:rPr>
        <w:t>,</w:t>
      </w:r>
      <w:r w:rsidR="005C1D2D" w:rsidRPr="002E19A8">
        <w:rPr>
          <w:rFonts w:ascii="Times New Roman" w:eastAsia="Times New Roman" w:hAnsi="Times New Roman" w:cs="Times New Roman"/>
          <w:color w:val="000000" w:themeColor="text1"/>
          <w:sz w:val="24"/>
        </w:rPr>
        <w:t xml:space="preserve"> vacancy</w:t>
      </w:r>
      <w:r w:rsidR="004D453C" w:rsidRPr="002E19A8">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r>
          <w:rPr>
            <w:rFonts w:ascii="Cambria Math" w:hAnsi="Cambria Math" w:cs="Times New Roman"/>
            <w:color w:val="000000" w:themeColor="text1"/>
            <w:sz w:val="24"/>
            <w:szCs w:val="24"/>
          </w:rPr>
          <m:t>(x,t)</m:t>
        </m:r>
      </m:oMath>
      <w:r w:rsidR="00C5394E" w:rsidRPr="002E19A8">
        <w:rPr>
          <w:rFonts w:ascii="Times New Roman" w:eastAsia="Times New Roman" w:hAnsi="Times New Roman" w:cs="Times New Roman"/>
          <w:color w:val="000000" w:themeColor="text1"/>
          <w:sz w:val="24"/>
        </w:rPr>
        <w:t xml:space="preserve">, </w:t>
      </w:r>
      <w:r w:rsidR="005C1D2D" w:rsidRPr="002E19A8">
        <w:rPr>
          <w:rFonts w:ascii="Times New Roman" w:eastAsia="Times New Roman" w:hAnsi="Times New Roman" w:cs="Times New Roman"/>
          <w:color w:val="000000" w:themeColor="text1"/>
          <w:sz w:val="24"/>
        </w:rPr>
        <w:t xml:space="preserve">and </w:t>
      </w:r>
      <w:r w:rsidR="00451677" w:rsidRPr="002E19A8">
        <w:rPr>
          <w:rFonts w:ascii="Times New Roman" w:eastAsia="Times New Roman" w:hAnsi="Times New Roman" w:cs="Times New Roman"/>
          <w:color w:val="000000" w:themeColor="text1"/>
          <w:sz w:val="24"/>
        </w:rPr>
        <w:t xml:space="preserve">total </w:t>
      </w:r>
      <w:r w:rsidR="00C5394E" w:rsidRPr="002E19A8">
        <w:rPr>
          <w:rFonts w:ascii="Times New Roman" w:eastAsia="Times New Roman" w:hAnsi="Times New Roman" w:cs="Times New Roman"/>
          <w:color w:val="000000" w:themeColor="text1"/>
          <w:sz w:val="24"/>
        </w:rPr>
        <w:t xml:space="preserve">concentration of </w:t>
      </w:r>
      <w:r w:rsidR="007F10A3" w:rsidRPr="002E19A8">
        <w:rPr>
          <w:rFonts w:ascii="Times New Roman" w:eastAsia="Times New Roman" w:hAnsi="Times New Roman" w:cs="Times New Roman"/>
          <w:color w:val="000000" w:themeColor="text1"/>
          <w:sz w:val="24"/>
        </w:rPr>
        <w:t>gas atom</w:t>
      </w:r>
      <w:r w:rsidR="00C5394E" w:rsidRPr="002E19A8">
        <w:rPr>
          <w:rFonts w:ascii="Times New Roman" w:eastAsia="Times New Roman" w:hAnsi="Times New Roman" w:cs="Times New Roman"/>
          <w:color w:val="000000" w:themeColor="text1"/>
          <w:sz w:val="24"/>
        </w:rPr>
        <w:t>s</w:t>
      </w:r>
      <w:r w:rsidR="007F10A3" w:rsidRPr="002E19A8">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451677" w:rsidRPr="002E19A8">
        <w:rPr>
          <w:rFonts w:ascii="Times New Roman" w:eastAsia="Times New Roman" w:hAnsi="Times New Roman" w:cs="Times New Roman"/>
          <w:color w:val="000000" w:themeColor="text1"/>
          <w:sz w:val="24"/>
          <w:szCs w:val="24"/>
        </w:rPr>
        <w:t xml:space="preserve"> </w:t>
      </w:r>
      <w:r w:rsidR="00E3252C" w:rsidRPr="002E19A8">
        <w:rPr>
          <w:rFonts w:ascii="Times New Roman" w:eastAsia="Times New Roman" w:hAnsi="Times New Roman" w:cs="Times New Roman"/>
          <w:color w:val="000000" w:themeColor="text1"/>
          <w:sz w:val="24"/>
        </w:rPr>
        <w:t xml:space="preserve">on the plane </w:t>
      </w:r>
      <w:r w:rsidR="0003042B" w:rsidRPr="002E19A8">
        <w:rPr>
          <w:rFonts w:ascii="Times New Roman" w:eastAsia="Times New Roman" w:hAnsi="Times New Roman" w:cs="Times New Roman"/>
          <w:color w:val="000000" w:themeColor="text1"/>
          <w:sz w:val="24"/>
        </w:rPr>
        <w:t>A</w:t>
      </w:r>
      <w:r w:rsidR="002E419D" w:rsidRPr="002E19A8">
        <w:rPr>
          <w:rFonts w:ascii="Times New Roman" w:eastAsia="Times New Roman" w:hAnsi="Times New Roman" w:cs="Times New Roman"/>
          <w:color w:val="000000" w:themeColor="text1"/>
          <w:sz w:val="24"/>
        </w:rPr>
        <w:t xml:space="preserve"> </w:t>
      </w:r>
      <w:r w:rsidR="00C5394E" w:rsidRPr="002E19A8">
        <w:rPr>
          <w:rFonts w:ascii="Times New Roman" w:eastAsia="Times New Roman" w:hAnsi="Times New Roman" w:cs="Times New Roman"/>
          <w:color w:val="000000" w:themeColor="text1"/>
          <w:sz w:val="24"/>
        </w:rPr>
        <w:t xml:space="preserve">shown </w:t>
      </w:r>
      <w:r w:rsidR="002E419D" w:rsidRPr="002E19A8">
        <w:rPr>
          <w:rFonts w:ascii="Times New Roman" w:eastAsia="Times New Roman" w:hAnsi="Times New Roman" w:cs="Times New Roman"/>
          <w:color w:val="000000" w:themeColor="text1"/>
          <w:sz w:val="24"/>
        </w:rPr>
        <w:t>in the Figure 1(a)</w:t>
      </w:r>
      <w:r w:rsidR="007F10A3" w:rsidRPr="002E19A8">
        <w:rPr>
          <w:rFonts w:ascii="Times New Roman" w:eastAsia="Times New Roman" w:hAnsi="Times New Roman" w:cs="Times New Roman"/>
          <w:color w:val="000000" w:themeColor="text1"/>
          <w:sz w:val="24"/>
        </w:rPr>
        <w:t xml:space="preserve"> are presented in Figure 4</w:t>
      </w:r>
      <w:r w:rsidR="002B39BE" w:rsidRPr="002E19A8">
        <w:rPr>
          <w:rFonts w:ascii="Times New Roman" w:eastAsia="Times New Roman" w:hAnsi="Times New Roman" w:cs="Times New Roman"/>
          <w:color w:val="000000" w:themeColor="text1"/>
          <w:sz w:val="24"/>
        </w:rPr>
        <w:t xml:space="preserve">(a-d), respectively. </w:t>
      </w:r>
      <w:r w:rsidR="00E46C5A" w:rsidRPr="002E19A8">
        <w:rPr>
          <w:rFonts w:ascii="Times New Roman" w:eastAsia="Times New Roman" w:hAnsi="Times New Roman" w:cs="Times New Roman"/>
          <w:color w:val="000000" w:themeColor="text1"/>
          <w:sz w:val="24"/>
        </w:rPr>
        <w:t xml:space="preserve"> </w:t>
      </w:r>
      <w:r w:rsidR="00FF5D60" w:rsidRPr="002E19A8">
        <w:rPr>
          <w:rFonts w:ascii="Times New Roman" w:eastAsia="Times New Roman" w:hAnsi="Times New Roman" w:cs="Times New Roman"/>
          <w:color w:val="000000" w:themeColor="text1"/>
          <w:sz w:val="24"/>
        </w:rPr>
        <w:t>The gray color</w:t>
      </w:r>
      <w:r w:rsidR="00085F4D" w:rsidRPr="002E19A8">
        <w:rPr>
          <w:rFonts w:ascii="Times New Roman" w:eastAsia="Times New Roman" w:hAnsi="Times New Roman" w:cs="Times New Roman"/>
          <w:color w:val="000000" w:themeColor="text1"/>
          <w:sz w:val="24"/>
        </w:rPr>
        <w:t xml:space="preserve"> in Figure</w:t>
      </w:r>
      <w:r w:rsidR="006559E6" w:rsidRPr="002E19A8">
        <w:rPr>
          <w:rFonts w:ascii="Times New Roman" w:eastAsia="Times New Roman" w:hAnsi="Times New Roman" w:cs="Times New Roman"/>
          <w:color w:val="000000" w:themeColor="text1"/>
          <w:sz w:val="24"/>
        </w:rPr>
        <w:t xml:space="preserve"> </w:t>
      </w:r>
      <w:r w:rsidR="000D0BF9" w:rsidRPr="002E19A8">
        <w:rPr>
          <w:rFonts w:ascii="Times New Roman" w:eastAsia="Times New Roman" w:hAnsi="Times New Roman" w:cs="Times New Roman"/>
          <w:color w:val="000000" w:themeColor="text1"/>
          <w:sz w:val="24"/>
        </w:rPr>
        <w:t>4(a)</w:t>
      </w:r>
      <w:r w:rsidR="00FF5D60" w:rsidRPr="002E19A8">
        <w:rPr>
          <w:rFonts w:ascii="Times New Roman" w:eastAsia="Times New Roman" w:hAnsi="Times New Roman" w:cs="Times New Roman"/>
          <w:color w:val="000000" w:themeColor="text1"/>
          <w:sz w:val="24"/>
        </w:rPr>
        <w:t xml:space="preserve"> </w:t>
      </w:r>
      <w:r w:rsidR="006559E6" w:rsidRPr="002E19A8">
        <w:rPr>
          <w:rFonts w:ascii="Times New Roman" w:eastAsia="Times New Roman" w:hAnsi="Times New Roman" w:cs="Times New Roman"/>
          <w:color w:val="000000" w:themeColor="text1"/>
          <w:sz w:val="24"/>
        </w:rPr>
        <w:t>re</w:t>
      </w:r>
      <w:r w:rsidR="00FF5D60" w:rsidRPr="002E19A8">
        <w:rPr>
          <w:rFonts w:ascii="Times New Roman" w:eastAsia="Times New Roman" w:hAnsi="Times New Roman" w:cs="Times New Roman"/>
          <w:color w:val="000000" w:themeColor="text1"/>
          <w:sz w:val="24"/>
        </w:rPr>
        <w:t>presents grain boundaries</w:t>
      </w:r>
      <w:r w:rsidR="000D0BF9" w:rsidRPr="002E19A8">
        <w:rPr>
          <w:rFonts w:ascii="Times New Roman" w:eastAsia="Times New Roman" w:hAnsi="Times New Roman" w:cs="Times New Roman"/>
          <w:color w:val="000000" w:themeColor="text1"/>
          <w:sz w:val="24"/>
        </w:rPr>
        <w:t xml:space="preserve"> and </w:t>
      </w:r>
      <w:r w:rsidR="00FF5D60" w:rsidRPr="002E19A8">
        <w:rPr>
          <w:rFonts w:ascii="Times New Roman" w:eastAsia="Times New Roman" w:hAnsi="Times New Roman" w:cs="Times New Roman"/>
          <w:color w:val="000000" w:themeColor="text1"/>
          <w:sz w:val="24"/>
        </w:rPr>
        <w:t>the light blue</w:t>
      </w:r>
      <w:r w:rsidR="00D53AC5" w:rsidRPr="002E19A8">
        <w:rPr>
          <w:rFonts w:ascii="Times New Roman" w:eastAsia="Times New Roman" w:hAnsi="Times New Roman" w:cs="Times New Roman"/>
          <w:color w:val="000000" w:themeColor="text1"/>
          <w:sz w:val="24"/>
        </w:rPr>
        <w:t xml:space="preserve"> </w:t>
      </w:r>
      <w:r w:rsidR="000A25D9" w:rsidRPr="002E19A8">
        <w:rPr>
          <w:rFonts w:ascii="Times New Roman" w:eastAsia="Times New Roman" w:hAnsi="Times New Roman" w:cs="Times New Roman"/>
          <w:color w:val="000000" w:themeColor="text1"/>
          <w:sz w:val="24"/>
        </w:rPr>
        <w:t>shows</w:t>
      </w:r>
      <w:r w:rsidR="00D53AC5" w:rsidRPr="002E19A8">
        <w:rPr>
          <w:rFonts w:ascii="Times New Roman" w:eastAsia="Times New Roman" w:hAnsi="Times New Roman" w:cs="Times New Roman"/>
          <w:color w:val="000000" w:themeColor="text1"/>
          <w:sz w:val="24"/>
        </w:rPr>
        <w:t xml:space="preserve"> the iso-surface of </w:t>
      </w:r>
      <w:r w:rsidR="000A25D9" w:rsidRPr="002E19A8">
        <w:rPr>
          <w:rFonts w:ascii="Times New Roman" w:eastAsia="Times New Roman" w:hAnsi="Times New Roman" w:cs="Times New Roman"/>
          <w:color w:val="000000" w:themeColor="text1"/>
          <w:sz w:val="24"/>
        </w:rPr>
        <w:t>vacancy concentration</w:t>
      </w:r>
      <w:ins w:id="73" w:author="Ben Beeler" w:date="2019-12-13T15:29:00Z">
        <w:r w:rsidR="00F60ACE">
          <w:rPr>
            <w:rFonts w:ascii="Times New Roman" w:eastAsia="Times New Roman" w:hAnsi="Times New Roman" w:cs="Times New Roman"/>
            <w:color w:val="000000" w:themeColor="text1"/>
            <w:sz w:val="24"/>
          </w:rPr>
          <w:t>,</w:t>
        </w:r>
      </w:ins>
      <w:r w:rsidR="00D53AC5" w:rsidRPr="002E19A8">
        <w:rPr>
          <w:rFonts w:ascii="Times New Roman" w:eastAsia="Times New Roman" w:hAnsi="Times New Roman" w:cs="Times New Roman"/>
          <w:color w:val="000000" w:themeColor="text1"/>
          <w:sz w:val="24"/>
        </w:rPr>
        <w:t xml:space="preserve"> </w:t>
      </w:r>
      <w:del w:id="74" w:author="Ben Beeler" w:date="2019-12-13T15:29:00Z">
        <w:r w:rsidR="00FF5D60" w:rsidRPr="002E19A8" w:rsidDel="00F60ACE">
          <w:rPr>
            <w:rFonts w:ascii="Times New Roman" w:eastAsia="Times New Roman" w:hAnsi="Times New Roman" w:cs="Times New Roman"/>
            <w:color w:val="000000" w:themeColor="text1"/>
            <w:sz w:val="24"/>
          </w:rPr>
          <w:delText xml:space="preserve"> </w:delText>
        </w:r>
      </w:del>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ins w:id="75" w:author="Ben Beeler" w:date="2019-12-13T15:29:00Z">
        <w:r w:rsidR="00F60ACE">
          <w:rPr>
            <w:rFonts w:ascii="Times New Roman" w:eastAsia="Times New Roman" w:hAnsi="Times New Roman" w:cs="Times New Roman"/>
            <w:color w:val="000000" w:themeColor="text1"/>
            <w:sz w:val="24"/>
            <w:szCs w:val="24"/>
          </w:rPr>
          <w:t>,</w:t>
        </w:r>
      </w:ins>
      <w:r w:rsidR="000A25D9" w:rsidRPr="002E19A8">
        <w:rPr>
          <w:rFonts w:ascii="Times New Roman" w:eastAsia="Times New Roman" w:hAnsi="Times New Roman" w:cs="Times New Roman"/>
          <w:color w:val="000000" w:themeColor="text1"/>
          <w:sz w:val="24"/>
          <w:szCs w:val="24"/>
        </w:rPr>
        <w:t xml:space="preserve"> </w:t>
      </w:r>
      <w:r w:rsidR="006559E6" w:rsidRPr="002E19A8">
        <w:rPr>
          <w:rFonts w:ascii="Times New Roman" w:eastAsia="Times New Roman" w:hAnsi="Times New Roman" w:cs="Times New Roman"/>
          <w:color w:val="000000" w:themeColor="text1"/>
          <w:sz w:val="24"/>
          <w:szCs w:val="24"/>
        </w:rPr>
        <w:t>re</w:t>
      </w:r>
      <w:r w:rsidR="000A25D9" w:rsidRPr="002E19A8">
        <w:rPr>
          <w:rFonts w:ascii="Times New Roman" w:eastAsia="Times New Roman" w:hAnsi="Times New Roman" w:cs="Times New Roman"/>
          <w:color w:val="000000" w:themeColor="text1"/>
          <w:sz w:val="24"/>
        </w:rPr>
        <w:t>presenting</w:t>
      </w:r>
      <w:r w:rsidR="00085F4D" w:rsidRPr="002E19A8">
        <w:rPr>
          <w:rFonts w:ascii="Times New Roman" w:eastAsia="Times New Roman" w:hAnsi="Times New Roman" w:cs="Times New Roman"/>
          <w:color w:val="000000" w:themeColor="text1"/>
          <w:sz w:val="24"/>
        </w:rPr>
        <w:t xml:space="preserve"> gas bubbles.</w:t>
      </w:r>
      <w:r w:rsidR="000D0BF9" w:rsidRPr="002E19A8">
        <w:rPr>
          <w:rFonts w:ascii="Times New Roman" w:eastAsia="Times New Roman" w:hAnsi="Times New Roman" w:cs="Times New Roman"/>
          <w:color w:val="000000" w:themeColor="text1"/>
          <w:sz w:val="24"/>
        </w:rPr>
        <w:t xml:space="preserve"> The </w:t>
      </w:r>
      <w:r w:rsidR="00CA1C44" w:rsidRPr="002E19A8">
        <w:rPr>
          <w:rFonts w:ascii="Times New Roman" w:eastAsia="Times New Roman" w:hAnsi="Times New Roman" w:cs="Times New Roman"/>
          <w:color w:val="000000" w:themeColor="text1"/>
          <w:sz w:val="24"/>
        </w:rPr>
        <w:t>color bar in Figure 4(</w:t>
      </w:r>
      <w:r w:rsidR="00C5394E" w:rsidRPr="002E19A8">
        <w:rPr>
          <w:rFonts w:ascii="Times New Roman" w:eastAsia="Times New Roman" w:hAnsi="Times New Roman" w:cs="Times New Roman"/>
          <w:color w:val="000000" w:themeColor="text1"/>
          <w:sz w:val="24"/>
        </w:rPr>
        <w:t>a</w:t>
      </w:r>
      <w:r w:rsidR="00CA1C44" w:rsidRPr="002E19A8">
        <w:rPr>
          <w:rFonts w:ascii="Times New Roman" w:eastAsia="Times New Roman" w:hAnsi="Times New Roman" w:cs="Times New Roman"/>
          <w:color w:val="000000" w:themeColor="text1"/>
          <w:sz w:val="24"/>
        </w:rPr>
        <w:t>-d) presents the concentration</w:t>
      </w:r>
      <w:r w:rsidR="00C5394E" w:rsidRPr="002E19A8">
        <w:rPr>
          <w:rFonts w:ascii="Times New Roman" w:eastAsia="Times New Roman" w:hAnsi="Times New Roman" w:cs="Times New Roman"/>
          <w:color w:val="000000" w:themeColor="text1"/>
          <w:sz w:val="24"/>
        </w:rPr>
        <w:t xml:space="preserve"> of defects</w:t>
      </w:r>
      <w:r w:rsidR="00CA1C44" w:rsidRPr="002E19A8">
        <w:rPr>
          <w:rFonts w:ascii="Times New Roman" w:eastAsia="Times New Roman" w:hAnsi="Times New Roman" w:cs="Times New Roman"/>
          <w:color w:val="000000" w:themeColor="text1"/>
          <w:sz w:val="24"/>
        </w:rPr>
        <w:t xml:space="preserve">. </w:t>
      </w:r>
      <w:r w:rsidR="00C5394E" w:rsidRPr="002E19A8">
        <w:rPr>
          <w:rFonts w:ascii="Times New Roman" w:eastAsia="Times New Roman" w:hAnsi="Times New Roman" w:cs="Times New Roman"/>
          <w:color w:val="000000" w:themeColor="text1"/>
          <w:sz w:val="24"/>
        </w:rPr>
        <w:t>The change in gas bubble number and size show t</w:t>
      </w:r>
      <w:r w:rsidR="006D6659" w:rsidRPr="002E19A8">
        <w:rPr>
          <w:rFonts w:ascii="Times New Roman" w:eastAsia="Times New Roman" w:hAnsi="Times New Roman" w:cs="Times New Roman"/>
          <w:color w:val="000000" w:themeColor="text1"/>
          <w:sz w:val="24"/>
        </w:rPr>
        <w:t>he nucleation</w:t>
      </w:r>
      <w:r w:rsidR="00DF69A9" w:rsidRPr="002E19A8">
        <w:rPr>
          <w:rFonts w:ascii="Times New Roman" w:eastAsia="Times New Roman" w:hAnsi="Times New Roman" w:cs="Times New Roman"/>
          <w:color w:val="000000" w:themeColor="text1"/>
          <w:sz w:val="24"/>
        </w:rPr>
        <w:t xml:space="preserve">, growth </w:t>
      </w:r>
      <w:r w:rsidR="006D6659" w:rsidRPr="002E19A8">
        <w:rPr>
          <w:rFonts w:ascii="Times New Roman" w:eastAsia="Times New Roman" w:hAnsi="Times New Roman" w:cs="Times New Roman"/>
          <w:color w:val="000000" w:themeColor="text1"/>
          <w:sz w:val="24"/>
        </w:rPr>
        <w:t xml:space="preserve">and </w:t>
      </w:r>
      <w:r w:rsidR="00DF69A9" w:rsidRPr="002E19A8">
        <w:rPr>
          <w:rFonts w:ascii="Times New Roman" w:eastAsia="Times New Roman" w:hAnsi="Times New Roman" w:cs="Times New Roman"/>
          <w:color w:val="000000" w:themeColor="text1"/>
          <w:sz w:val="24"/>
        </w:rPr>
        <w:t>coalesce</w:t>
      </w:r>
      <w:r w:rsidR="003D1172" w:rsidRPr="002E19A8">
        <w:rPr>
          <w:rFonts w:ascii="Times New Roman" w:eastAsia="Times New Roman" w:hAnsi="Times New Roman" w:cs="Times New Roman"/>
          <w:color w:val="000000" w:themeColor="text1"/>
          <w:sz w:val="24"/>
        </w:rPr>
        <w:t xml:space="preserve"> of gas bubbles. </w:t>
      </w:r>
      <w:r w:rsidR="00332490" w:rsidRPr="002E19A8">
        <w:rPr>
          <w:rFonts w:ascii="Times New Roman" w:eastAsia="Times New Roman" w:hAnsi="Times New Roman" w:cs="Times New Roman"/>
          <w:color w:val="000000" w:themeColor="text1"/>
          <w:sz w:val="24"/>
        </w:rPr>
        <w:t xml:space="preserve">Concentrations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(x,t)</m:t>
        </m:r>
      </m:oMath>
      <w:r w:rsidR="00793D86" w:rsidRPr="002E19A8">
        <w:rPr>
          <w:rFonts w:ascii="Times New Roman" w:eastAsia="Times New Roman" w:hAnsi="Times New Roman" w:cs="Times New Roman"/>
          <w:color w:val="000000" w:themeColor="text1"/>
          <w:sz w:val="24"/>
        </w:rPr>
        <w:t xml:space="preserve"> </w:t>
      </w:r>
      <w:r w:rsidR="002200D4" w:rsidRPr="002E19A8">
        <w:rPr>
          <w:rFonts w:ascii="Times New Roman" w:eastAsia="Times New Roman" w:hAnsi="Times New Roman" w:cs="Times New Roman"/>
          <w:color w:val="000000" w:themeColor="text1"/>
          <w:sz w:val="24"/>
        </w:rPr>
        <w:t xml:space="preserve">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r>
          <w:rPr>
            <w:rFonts w:ascii="Cambria Math" w:hAnsi="Cambria Math" w:cs="Times New Roman"/>
            <w:color w:val="000000" w:themeColor="text1"/>
            <w:sz w:val="24"/>
            <w:szCs w:val="24"/>
          </w:rPr>
          <m:t>(x,t)</m:t>
        </m:r>
      </m:oMath>
      <w:r w:rsidR="002200D4" w:rsidRPr="002E19A8">
        <w:rPr>
          <w:rFonts w:ascii="Times New Roman" w:eastAsia="Times New Roman" w:hAnsi="Times New Roman" w:cs="Times New Roman"/>
          <w:color w:val="000000" w:themeColor="text1"/>
          <w:sz w:val="24"/>
        </w:rPr>
        <w:t xml:space="preserve"> </w:t>
      </w:r>
      <w:r w:rsidR="00332490" w:rsidRPr="002E19A8">
        <w:rPr>
          <w:rFonts w:ascii="Times New Roman" w:eastAsia="Times New Roman" w:hAnsi="Times New Roman" w:cs="Times New Roman"/>
          <w:color w:val="000000" w:themeColor="text1"/>
          <w:sz w:val="24"/>
          <w:szCs w:val="24"/>
        </w:rPr>
        <w:t xml:space="preserve">in </w:t>
      </w:r>
      <w:ins w:id="76" w:author="Ben Beeler" w:date="2019-12-13T15:29:00Z">
        <w:r w:rsidR="00F60ACE">
          <w:rPr>
            <w:rFonts w:ascii="Times New Roman" w:eastAsia="Times New Roman" w:hAnsi="Times New Roman" w:cs="Times New Roman"/>
            <w:color w:val="000000" w:themeColor="text1"/>
            <w:sz w:val="24"/>
            <w:szCs w:val="24"/>
          </w:rPr>
          <w:t xml:space="preserve">the </w:t>
        </w:r>
      </w:ins>
      <w:r w:rsidR="00332490" w:rsidRPr="002E19A8">
        <w:rPr>
          <w:rFonts w:ascii="Times New Roman" w:eastAsia="Times New Roman" w:hAnsi="Times New Roman" w:cs="Times New Roman"/>
          <w:color w:val="000000" w:themeColor="text1"/>
          <w:sz w:val="24"/>
          <w:szCs w:val="24"/>
        </w:rPr>
        <w:t>matrix</w:t>
      </w:r>
      <w:r w:rsidR="00793D86" w:rsidRPr="002E19A8">
        <w:rPr>
          <w:rFonts w:ascii="Times New Roman" w:eastAsia="Times New Roman" w:hAnsi="Times New Roman" w:cs="Times New Roman"/>
          <w:color w:val="000000" w:themeColor="text1"/>
          <w:sz w:val="24"/>
          <w:szCs w:val="24"/>
        </w:rPr>
        <w:t xml:space="preserve"> is not uniform</w:t>
      </w:r>
      <w:r w:rsidR="00D34964" w:rsidRPr="002E19A8">
        <w:rPr>
          <w:rFonts w:ascii="Times New Roman" w:eastAsia="Times New Roman" w:hAnsi="Times New Roman" w:cs="Times New Roman"/>
          <w:color w:val="000000" w:themeColor="text1"/>
          <w:sz w:val="24"/>
          <w:szCs w:val="24"/>
        </w:rPr>
        <w:t>. Interstitial concentration</w:t>
      </w:r>
      <w:r w:rsidR="00C5394E" w:rsidRPr="002E19A8">
        <w:rPr>
          <w:rFonts w:ascii="Times New Roman" w:eastAsia="Times New Roman" w:hAnsi="Times New Roman" w:cs="Times New Roman"/>
          <w:color w:val="000000" w:themeColor="text1"/>
          <w:sz w:val="24"/>
          <w:szCs w:val="24"/>
        </w:rPr>
        <w:t xml:space="preserve"> </w:t>
      </w:r>
      <w:r w:rsidR="006559E6" w:rsidRPr="002E19A8">
        <w:rPr>
          <w:rFonts w:ascii="Times New Roman" w:eastAsia="Times New Roman" w:hAnsi="Times New Roman" w:cs="Times New Roman"/>
          <w:color w:val="000000" w:themeColor="text1"/>
          <w:sz w:val="24"/>
          <w:szCs w:val="24"/>
        </w:rPr>
        <w:t xml:space="preserve">in the </w:t>
      </w:r>
      <w:r w:rsidR="00C5394E" w:rsidRPr="002E19A8">
        <w:rPr>
          <w:rFonts w:ascii="Times New Roman" w:eastAsia="Times New Roman" w:hAnsi="Times New Roman" w:cs="Times New Roman"/>
          <w:color w:val="000000" w:themeColor="text1"/>
          <w:sz w:val="24"/>
          <w:szCs w:val="24"/>
        </w:rPr>
        <w:t xml:space="preserve">interior </w:t>
      </w:r>
      <w:r w:rsidR="006559E6" w:rsidRPr="002E19A8">
        <w:rPr>
          <w:rFonts w:ascii="Times New Roman" w:eastAsia="Times New Roman" w:hAnsi="Times New Roman" w:cs="Times New Roman"/>
          <w:color w:val="000000" w:themeColor="text1"/>
          <w:sz w:val="24"/>
          <w:szCs w:val="24"/>
        </w:rPr>
        <w:t xml:space="preserve">of </w:t>
      </w:r>
      <w:r w:rsidR="00C5394E" w:rsidRPr="002E19A8">
        <w:rPr>
          <w:rFonts w:ascii="Times New Roman" w:eastAsia="Times New Roman" w:hAnsi="Times New Roman" w:cs="Times New Roman"/>
          <w:color w:val="000000" w:themeColor="text1"/>
          <w:sz w:val="24"/>
          <w:szCs w:val="24"/>
        </w:rPr>
        <w:t>grains increases then</w:t>
      </w:r>
      <w:r w:rsidR="00793D86" w:rsidRPr="002E19A8">
        <w:rPr>
          <w:rFonts w:ascii="Times New Roman" w:eastAsia="Times New Roman" w:hAnsi="Times New Roman" w:cs="Times New Roman"/>
          <w:color w:val="000000" w:themeColor="text1"/>
          <w:sz w:val="24"/>
          <w:szCs w:val="24"/>
        </w:rPr>
        <w:t xml:space="preserve"> </w:t>
      </w:r>
      <w:r w:rsidR="00A92E31" w:rsidRPr="002E19A8">
        <w:rPr>
          <w:rFonts w:ascii="Times New Roman" w:eastAsia="Times New Roman" w:hAnsi="Times New Roman" w:cs="Times New Roman"/>
          <w:color w:val="000000" w:themeColor="text1"/>
          <w:sz w:val="24"/>
          <w:szCs w:val="24"/>
        </w:rPr>
        <w:t xml:space="preserve">decreases </w:t>
      </w:r>
      <w:r w:rsidR="00D34964" w:rsidRPr="002E19A8">
        <w:rPr>
          <w:rFonts w:ascii="Times New Roman" w:eastAsia="Times New Roman" w:hAnsi="Times New Roman" w:cs="Times New Roman"/>
          <w:color w:val="000000" w:themeColor="text1"/>
          <w:sz w:val="24"/>
          <w:szCs w:val="24"/>
        </w:rPr>
        <w:t xml:space="preserve">while vacancy concentration </w:t>
      </w:r>
      <w:r w:rsidR="00B447CA" w:rsidRPr="002E19A8">
        <w:rPr>
          <w:rFonts w:ascii="Times New Roman" w:eastAsia="Times New Roman" w:hAnsi="Times New Roman" w:cs="Times New Roman"/>
          <w:color w:val="000000" w:themeColor="text1"/>
          <w:sz w:val="24"/>
          <w:szCs w:val="24"/>
        </w:rPr>
        <w:t xml:space="preserve">increases </w:t>
      </w:r>
      <w:r w:rsidR="00A92E31" w:rsidRPr="002E19A8">
        <w:rPr>
          <w:rFonts w:ascii="Times New Roman" w:eastAsia="Times New Roman" w:hAnsi="Times New Roman" w:cs="Times New Roman"/>
          <w:color w:val="000000" w:themeColor="text1"/>
          <w:sz w:val="24"/>
          <w:szCs w:val="24"/>
        </w:rPr>
        <w:t>with time</w:t>
      </w:r>
      <w:r w:rsidR="00F37230" w:rsidRPr="002E19A8">
        <w:rPr>
          <w:rFonts w:ascii="Times New Roman" w:eastAsia="Times New Roman" w:hAnsi="Times New Roman" w:cs="Times New Roman"/>
          <w:color w:val="000000" w:themeColor="text1"/>
          <w:sz w:val="24"/>
          <w:szCs w:val="24"/>
        </w:rPr>
        <w:t xml:space="preserve">. </w:t>
      </w:r>
      <w:r w:rsidR="00B447CA" w:rsidRPr="002E19A8">
        <w:rPr>
          <w:rFonts w:ascii="Times New Roman" w:eastAsia="Times New Roman" w:hAnsi="Times New Roman" w:cs="Times New Roman"/>
          <w:color w:val="000000" w:themeColor="text1"/>
          <w:sz w:val="24"/>
          <w:szCs w:val="24"/>
        </w:rPr>
        <w:t xml:space="preserve">Both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(x,t)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 xml:space="preserve"> and C</m:t>
            </m:r>
          </m:e>
          <m:sub>
            <m:r>
              <w:rPr>
                <w:rFonts w:ascii="Cambria Math" w:hAnsi="Cambria Math" w:cs="Times New Roman"/>
                <w:color w:val="000000" w:themeColor="text1"/>
                <w:sz w:val="24"/>
                <w:szCs w:val="24"/>
              </w:rPr>
              <m:t>V</m:t>
            </m:r>
          </m:sub>
        </m:sSub>
        <m:r>
          <w:rPr>
            <w:rFonts w:ascii="Cambria Math" w:hAnsi="Cambria Math" w:cs="Times New Roman"/>
            <w:color w:val="000000" w:themeColor="text1"/>
            <w:sz w:val="24"/>
            <w:szCs w:val="24"/>
          </w:rPr>
          <m:t>(x,t)</m:t>
        </m:r>
      </m:oMath>
      <w:r w:rsidR="002200D4" w:rsidRPr="002E19A8">
        <w:rPr>
          <w:rFonts w:ascii="Times New Roman" w:eastAsia="Times New Roman" w:hAnsi="Times New Roman" w:cs="Times New Roman"/>
          <w:color w:val="000000" w:themeColor="text1"/>
          <w:sz w:val="24"/>
        </w:rPr>
        <w:t xml:space="preserve"> </w:t>
      </w:r>
      <w:r w:rsidR="00C5394E" w:rsidRPr="002E19A8">
        <w:rPr>
          <w:rFonts w:ascii="Times New Roman" w:eastAsia="Times New Roman" w:hAnsi="Times New Roman" w:cs="Times New Roman"/>
          <w:color w:val="000000" w:themeColor="text1"/>
          <w:sz w:val="24"/>
        </w:rPr>
        <w:t xml:space="preserve">inside gas bubbles </w:t>
      </w:r>
      <w:r w:rsidR="00A81B09" w:rsidRPr="002E19A8">
        <w:rPr>
          <w:rFonts w:ascii="Times New Roman" w:eastAsia="Times New Roman" w:hAnsi="Times New Roman" w:cs="Times New Roman"/>
          <w:color w:val="000000" w:themeColor="text1"/>
          <w:sz w:val="24"/>
        </w:rPr>
        <w:t xml:space="preserve">are almost zero because </w:t>
      </w:r>
      <w:r w:rsidR="00574957" w:rsidRPr="002E19A8">
        <w:rPr>
          <w:rFonts w:ascii="Times New Roman" w:eastAsia="Times New Roman" w:hAnsi="Times New Roman" w:cs="Times New Roman"/>
          <w:color w:val="000000" w:themeColor="text1"/>
          <w:sz w:val="24"/>
        </w:rPr>
        <w:t>they recombi</w:t>
      </w:r>
      <w:r w:rsidR="0092398D" w:rsidRPr="002E19A8">
        <w:rPr>
          <w:rFonts w:ascii="Times New Roman" w:eastAsia="Times New Roman" w:hAnsi="Times New Roman" w:cs="Times New Roman"/>
          <w:color w:val="000000" w:themeColor="text1"/>
          <w:sz w:val="24"/>
        </w:rPr>
        <w:t xml:space="preserve">ne with vacancies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r>
          <w:rPr>
            <w:rFonts w:ascii="Cambria Math" w:hAnsi="Cambria Math" w:cs="Times New Roman"/>
            <w:color w:val="000000" w:themeColor="text1"/>
            <w:sz w:val="24"/>
            <w:szCs w:val="24"/>
          </w:rPr>
          <m:t>(x,t)</m:t>
        </m:r>
      </m:oMath>
      <w:r w:rsidR="00CF13B2" w:rsidRPr="002E19A8">
        <w:rPr>
          <w:rFonts w:ascii="Times New Roman" w:eastAsia="Times New Roman" w:hAnsi="Times New Roman" w:cs="Times New Roman"/>
          <w:color w:val="000000" w:themeColor="text1"/>
          <w:sz w:val="24"/>
        </w:rPr>
        <w:t xml:space="preserve">. </w:t>
      </w:r>
      <w:r w:rsidR="002232E6" w:rsidRPr="002E19A8">
        <w:rPr>
          <w:rFonts w:ascii="Times New Roman" w:eastAsia="Times New Roman" w:hAnsi="Times New Roman" w:cs="Times New Roman"/>
          <w:color w:val="000000" w:themeColor="text1"/>
          <w:sz w:val="24"/>
        </w:rPr>
        <w:t>The white circles show</w:t>
      </w:r>
      <w:r w:rsidR="00683F4C" w:rsidRPr="002E19A8">
        <w:rPr>
          <w:rFonts w:ascii="Times New Roman" w:eastAsia="Times New Roman" w:hAnsi="Times New Roman" w:cs="Times New Roman"/>
          <w:color w:val="000000" w:themeColor="text1"/>
          <w:sz w:val="24"/>
        </w:rPr>
        <w:t xml:space="preserve"> the interface of gas bubbles. It can be seen </w:t>
      </w:r>
      <w:r w:rsidR="006559E6" w:rsidRPr="002E19A8">
        <w:rPr>
          <w:rFonts w:ascii="Times New Roman" w:eastAsia="Times New Roman" w:hAnsi="Times New Roman" w:cs="Times New Roman"/>
          <w:color w:val="000000" w:themeColor="text1"/>
          <w:sz w:val="24"/>
        </w:rPr>
        <w:t xml:space="preserve">that </w:t>
      </w:r>
      <w:r w:rsidR="00984D35" w:rsidRPr="002E19A8">
        <w:rPr>
          <w:rFonts w:ascii="Times New Roman" w:eastAsia="Times New Roman" w:hAnsi="Times New Roman" w:cs="Times New Roman"/>
          <w:color w:val="000000" w:themeColor="text1"/>
          <w:sz w:val="24"/>
        </w:rPr>
        <w:t>there is a depletion zone</w:t>
      </w:r>
      <w:r w:rsidR="00366F72" w:rsidRPr="002E19A8">
        <w:rPr>
          <w:rFonts w:ascii="Times New Roman" w:eastAsia="Times New Roman" w:hAnsi="Times New Roman" w:cs="Times New Roman"/>
          <w:color w:val="000000" w:themeColor="text1"/>
          <w:sz w:val="24"/>
        </w:rPr>
        <w:t xml:space="preserve"> of interstitials and vacancies</w:t>
      </w:r>
      <w:r w:rsidR="00984D35" w:rsidRPr="002E19A8">
        <w:rPr>
          <w:rFonts w:ascii="Times New Roman" w:eastAsia="Times New Roman" w:hAnsi="Times New Roman" w:cs="Times New Roman"/>
          <w:color w:val="000000" w:themeColor="text1"/>
          <w:sz w:val="24"/>
        </w:rPr>
        <w:t xml:space="preserve"> near the gas bubbles</w:t>
      </w:r>
      <w:r w:rsidR="005D32A6" w:rsidRPr="002E19A8">
        <w:rPr>
          <w:rFonts w:ascii="Times New Roman" w:eastAsia="Times New Roman" w:hAnsi="Times New Roman" w:cs="Times New Roman"/>
          <w:color w:val="000000" w:themeColor="text1"/>
          <w:sz w:val="24"/>
        </w:rPr>
        <w:t>.</w:t>
      </w:r>
      <w:r w:rsidR="00366F72" w:rsidRPr="002E19A8">
        <w:rPr>
          <w:rFonts w:ascii="Times New Roman" w:eastAsia="Times New Roman" w:hAnsi="Times New Roman" w:cs="Times New Roman"/>
          <w:color w:val="000000" w:themeColor="text1"/>
          <w:sz w:val="24"/>
        </w:rPr>
        <w:t xml:space="preserve"> </w:t>
      </w:r>
      <w:r w:rsidR="004D5278" w:rsidRPr="002E19A8">
        <w:rPr>
          <w:rFonts w:ascii="Times New Roman" w:eastAsia="Times New Roman" w:hAnsi="Times New Roman" w:cs="Times New Roman"/>
          <w:color w:val="000000" w:themeColor="text1"/>
          <w:sz w:val="24"/>
        </w:rPr>
        <w:t xml:space="preserve">Inside gas bubble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r>
          <w:rPr>
            <w:rFonts w:ascii="Cambria Math" w:hAnsi="Cambria Math" w:cs="Times New Roman"/>
            <w:color w:val="000000" w:themeColor="text1"/>
            <w:sz w:val="24"/>
            <w:szCs w:val="24"/>
          </w:rPr>
          <m:t>(x,t)</m:t>
        </m:r>
      </m:oMath>
      <w:r w:rsidR="004D5278" w:rsidRPr="002E19A8">
        <w:rPr>
          <w:rFonts w:ascii="Times New Roman" w:eastAsia="Times New Roman" w:hAnsi="Times New Roman" w:cs="Times New Roman"/>
          <w:color w:val="000000" w:themeColor="text1"/>
          <w:sz w:val="24"/>
          <w:szCs w:val="24"/>
        </w:rPr>
        <w:t xml:space="preserve"> is equal to 1</w:t>
      </w:r>
      <w:r w:rsidR="005D32A6" w:rsidRPr="002E19A8">
        <w:rPr>
          <w:rFonts w:ascii="Times New Roman" w:eastAsia="Times New Roman" w:hAnsi="Times New Roman" w:cs="Times New Roman"/>
          <w:color w:val="000000" w:themeColor="text1"/>
          <w:sz w:val="24"/>
          <w:szCs w:val="24"/>
        </w:rPr>
        <w:t xml:space="preserve"> and</w:t>
      </w:r>
      <w:r w:rsidR="00B36260" w:rsidRPr="002E19A8">
        <w:rPr>
          <w:rFonts w:ascii="Times New Roman" w:eastAsia="Times New Roman" w:hAnsi="Times New Roman" w:cs="Times New Roman"/>
          <w:color w:val="000000" w:themeColor="text1"/>
          <w:sz w:val="24"/>
          <w:szCs w:val="24"/>
        </w:rPr>
        <w:t xml:space="preserve"> </w:t>
      </w:r>
      <w:r w:rsidR="00055A29" w:rsidRPr="002E19A8">
        <w:rPr>
          <w:rFonts w:ascii="Times New Roman" w:eastAsia="Times New Roman" w:hAnsi="Times New Roman" w:cs="Times New Roman"/>
          <w:color w:val="000000" w:themeColor="text1"/>
          <w:sz w:val="24"/>
          <w:szCs w:val="24"/>
        </w:rPr>
        <w:t>g</w:t>
      </w:r>
      <w:r w:rsidR="00A91919" w:rsidRPr="002E19A8">
        <w:rPr>
          <w:rFonts w:ascii="Times New Roman" w:eastAsia="Times New Roman" w:hAnsi="Times New Roman" w:cs="Times New Roman"/>
          <w:color w:val="000000" w:themeColor="text1"/>
          <w:sz w:val="24"/>
          <w:szCs w:val="24"/>
        </w:rPr>
        <w:t xml:space="preserve">as atom concentration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r>
          <w:rPr>
            <w:rFonts w:ascii="Cambria Math" w:hAnsi="Cambria Math" w:cs="Times New Roman"/>
            <w:color w:val="000000" w:themeColor="text1"/>
            <w:sz w:val="24"/>
            <w:szCs w:val="24"/>
          </w:rPr>
          <m:t>(x,t)</m:t>
        </m:r>
      </m:oMath>
      <w:r w:rsidR="00A91919" w:rsidRPr="002E19A8">
        <w:rPr>
          <w:rFonts w:ascii="Times New Roman" w:eastAsia="Times New Roman" w:hAnsi="Times New Roman" w:cs="Times New Roman"/>
          <w:color w:val="000000" w:themeColor="text1"/>
          <w:sz w:val="24"/>
          <w:szCs w:val="24"/>
        </w:rPr>
        <w:t xml:space="preserve"> </w:t>
      </w:r>
      <w:r w:rsidR="00B25D45" w:rsidRPr="002E19A8">
        <w:rPr>
          <w:rFonts w:ascii="Times New Roman" w:eastAsia="Times New Roman" w:hAnsi="Times New Roman" w:cs="Times New Roman"/>
          <w:color w:val="000000" w:themeColor="text1"/>
          <w:sz w:val="24"/>
          <w:szCs w:val="24"/>
        </w:rPr>
        <w:t xml:space="preserve">has a general tendency </w:t>
      </w:r>
      <w:r w:rsidR="006559E6" w:rsidRPr="002E19A8">
        <w:rPr>
          <w:rFonts w:ascii="Times New Roman" w:eastAsia="Times New Roman" w:hAnsi="Times New Roman" w:cs="Times New Roman"/>
          <w:color w:val="000000" w:themeColor="text1"/>
          <w:sz w:val="24"/>
          <w:szCs w:val="24"/>
        </w:rPr>
        <w:t xml:space="preserve">to </w:t>
      </w:r>
      <w:r w:rsidR="003B21CC" w:rsidRPr="002E19A8">
        <w:rPr>
          <w:rFonts w:ascii="Times New Roman" w:eastAsia="Times New Roman" w:hAnsi="Times New Roman" w:cs="Times New Roman"/>
          <w:color w:val="000000" w:themeColor="text1"/>
          <w:sz w:val="24"/>
          <w:szCs w:val="24"/>
        </w:rPr>
        <w:t>decreas</w:t>
      </w:r>
      <w:r w:rsidR="006559E6" w:rsidRPr="002E19A8">
        <w:rPr>
          <w:rFonts w:ascii="Times New Roman" w:eastAsia="Times New Roman" w:hAnsi="Times New Roman" w:cs="Times New Roman"/>
          <w:color w:val="000000" w:themeColor="text1"/>
          <w:sz w:val="24"/>
          <w:szCs w:val="24"/>
        </w:rPr>
        <w:t>e</w:t>
      </w:r>
      <w:r w:rsidR="003B21CC" w:rsidRPr="002E19A8">
        <w:rPr>
          <w:rFonts w:ascii="Times New Roman" w:eastAsia="Times New Roman" w:hAnsi="Times New Roman" w:cs="Times New Roman"/>
          <w:color w:val="000000" w:themeColor="text1"/>
          <w:sz w:val="24"/>
          <w:szCs w:val="24"/>
        </w:rPr>
        <w:t xml:space="preserve"> </w:t>
      </w:r>
      <w:r w:rsidR="00935859" w:rsidRPr="002E19A8">
        <w:rPr>
          <w:rFonts w:ascii="Times New Roman" w:eastAsia="Times New Roman" w:hAnsi="Times New Roman" w:cs="Times New Roman"/>
          <w:color w:val="000000" w:themeColor="text1"/>
          <w:sz w:val="24"/>
          <w:szCs w:val="24"/>
        </w:rPr>
        <w:t>with time</w:t>
      </w:r>
      <w:r w:rsidR="00CD19AC" w:rsidRPr="002E19A8">
        <w:rPr>
          <w:rFonts w:ascii="Times New Roman" w:eastAsia="Times New Roman" w:hAnsi="Times New Roman" w:cs="Times New Roman"/>
          <w:color w:val="000000" w:themeColor="text1"/>
          <w:sz w:val="24"/>
          <w:szCs w:val="24"/>
        </w:rPr>
        <w:t>.</w:t>
      </w:r>
      <w:r w:rsidR="00B25D45" w:rsidRPr="002E19A8">
        <w:rPr>
          <w:rFonts w:ascii="Times New Roman" w:eastAsia="Times New Roman" w:hAnsi="Times New Roman" w:cs="Times New Roman"/>
          <w:color w:val="000000" w:themeColor="text1"/>
          <w:sz w:val="24"/>
          <w:szCs w:val="24"/>
        </w:rPr>
        <w:t xml:space="preserve"> </w:t>
      </w:r>
      <w:r w:rsidR="00D856D5">
        <w:rPr>
          <w:rFonts w:ascii="Times New Roman" w:eastAsia="Times New Roman" w:hAnsi="Times New Roman" w:cs="Times New Roman"/>
          <w:color w:val="000000" w:themeColor="text1"/>
          <w:sz w:val="24"/>
          <w:szCs w:val="24"/>
        </w:rPr>
        <w:t>T</w:t>
      </w:r>
      <w:r w:rsidR="00B25D45" w:rsidRPr="002E19A8">
        <w:rPr>
          <w:rFonts w:ascii="Times New Roman" w:eastAsia="Times New Roman" w:hAnsi="Times New Roman" w:cs="Times New Roman"/>
          <w:color w:val="000000" w:themeColor="text1"/>
          <w:sz w:val="24"/>
          <w:szCs w:val="24"/>
        </w:rPr>
        <w:t xml:space="preserve">he color shows that the largest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r>
          <w:rPr>
            <w:rFonts w:ascii="Cambria Math" w:hAnsi="Cambria Math" w:cs="Times New Roman"/>
            <w:color w:val="000000" w:themeColor="text1"/>
            <w:sz w:val="24"/>
            <w:szCs w:val="24"/>
          </w:rPr>
          <m:t>(x,t)</m:t>
        </m:r>
      </m:oMath>
      <w:r w:rsidR="00B25D45" w:rsidRPr="002E19A8">
        <w:rPr>
          <w:rFonts w:ascii="Times New Roman" w:eastAsia="Times New Roman" w:hAnsi="Times New Roman" w:cs="Times New Roman"/>
          <w:color w:val="000000" w:themeColor="text1"/>
          <w:sz w:val="24"/>
          <w:szCs w:val="24"/>
        </w:rPr>
        <w:t xml:space="preserve"> </w:t>
      </w:r>
      <w:r w:rsidR="005546CE" w:rsidRPr="002E19A8">
        <w:rPr>
          <w:rFonts w:ascii="Times New Roman" w:eastAsia="Times New Roman" w:hAnsi="Times New Roman" w:cs="Times New Roman"/>
          <w:color w:val="000000" w:themeColor="text1"/>
          <w:sz w:val="24"/>
          <w:szCs w:val="24"/>
        </w:rPr>
        <w:t xml:space="preserve">is about </w:t>
      </w:r>
      <w:r w:rsidR="00B72BDD">
        <w:rPr>
          <w:rFonts w:ascii="Times New Roman" w:eastAsia="Times New Roman" w:hAnsi="Times New Roman" w:cs="Times New Roman"/>
          <w:color w:val="000000" w:themeColor="text1"/>
          <w:sz w:val="24"/>
          <w:szCs w:val="24"/>
        </w:rPr>
        <w:t>0.8</w:t>
      </w:r>
      <w:r w:rsidR="005546CE" w:rsidRPr="002E19A8">
        <w:rPr>
          <w:rFonts w:ascii="Times New Roman" w:eastAsia="Times New Roman" w:hAnsi="Times New Roman" w:cs="Times New Roman"/>
          <w:color w:val="000000" w:themeColor="text1"/>
          <w:sz w:val="24"/>
          <w:szCs w:val="24"/>
        </w:rPr>
        <w:t xml:space="preserve"> which is associated with the nucleation stage of gas bubbles.</w:t>
      </w:r>
      <w:r w:rsidR="005150EE"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r>
          <w:rPr>
            <w:rFonts w:ascii="Cambria Math" w:hAnsi="Cambria Math" w:cs="Times New Roman"/>
            <w:color w:val="000000" w:themeColor="text1"/>
            <w:sz w:val="24"/>
            <w:szCs w:val="24"/>
          </w:rPr>
          <m:t>(x,t)</m:t>
        </m:r>
      </m:oMath>
      <w:r w:rsidR="005150EE" w:rsidRPr="002E19A8">
        <w:rPr>
          <w:rFonts w:ascii="Times New Roman" w:eastAsia="Times New Roman" w:hAnsi="Times New Roman" w:cs="Times New Roman"/>
          <w:color w:val="000000" w:themeColor="text1"/>
          <w:sz w:val="24"/>
          <w:szCs w:val="24"/>
        </w:rPr>
        <w:t xml:space="preserve"> </w:t>
      </w:r>
      <w:r w:rsidR="00D856D5">
        <w:rPr>
          <w:rFonts w:ascii="Times New Roman" w:eastAsia="Times New Roman" w:hAnsi="Times New Roman" w:cs="Times New Roman"/>
          <w:color w:val="000000" w:themeColor="text1"/>
          <w:sz w:val="24"/>
          <w:szCs w:val="24"/>
        </w:rPr>
        <w:t xml:space="preserve">in </w:t>
      </w:r>
      <w:del w:id="77" w:author="Ben Beeler" w:date="2019-12-13T15:31:00Z">
        <w:r w:rsidR="00D856D5" w:rsidDel="00F60ACE">
          <w:rPr>
            <w:rFonts w:ascii="Times New Roman" w:eastAsia="Times New Roman" w:hAnsi="Times New Roman" w:cs="Times New Roman"/>
            <w:color w:val="000000" w:themeColor="text1"/>
            <w:sz w:val="24"/>
            <w:szCs w:val="24"/>
          </w:rPr>
          <w:delText xml:space="preserve">big </w:delText>
        </w:r>
      </w:del>
      <w:ins w:id="78" w:author="Ben Beeler" w:date="2019-12-13T15:31:00Z">
        <w:r w:rsidR="00F60ACE">
          <w:rPr>
            <w:rFonts w:ascii="Times New Roman" w:eastAsia="Times New Roman" w:hAnsi="Times New Roman" w:cs="Times New Roman"/>
            <w:color w:val="000000" w:themeColor="text1"/>
            <w:sz w:val="24"/>
            <w:szCs w:val="24"/>
          </w:rPr>
          <w:t xml:space="preserve">large </w:t>
        </w:r>
      </w:ins>
      <w:r w:rsidR="00D856D5">
        <w:rPr>
          <w:rFonts w:ascii="Times New Roman" w:eastAsia="Times New Roman" w:hAnsi="Times New Roman" w:cs="Times New Roman"/>
          <w:color w:val="000000" w:themeColor="text1"/>
          <w:sz w:val="24"/>
          <w:szCs w:val="24"/>
        </w:rPr>
        <w:t>gas bubble</w:t>
      </w:r>
      <w:ins w:id="79" w:author="Ben Beeler" w:date="2019-12-13T15:31:00Z">
        <w:r w:rsidR="00F60ACE">
          <w:rPr>
            <w:rFonts w:ascii="Times New Roman" w:eastAsia="Times New Roman" w:hAnsi="Times New Roman" w:cs="Times New Roman"/>
            <w:color w:val="000000" w:themeColor="text1"/>
            <w:sz w:val="24"/>
            <w:szCs w:val="24"/>
          </w:rPr>
          <w:t>s</w:t>
        </w:r>
      </w:ins>
      <w:r w:rsidR="00D856D5">
        <w:rPr>
          <w:rFonts w:ascii="Times New Roman" w:eastAsia="Times New Roman" w:hAnsi="Times New Roman" w:cs="Times New Roman"/>
          <w:color w:val="000000" w:themeColor="text1"/>
          <w:sz w:val="24"/>
          <w:szCs w:val="24"/>
        </w:rPr>
        <w:t xml:space="preserve"> </w:t>
      </w:r>
      <w:del w:id="80" w:author="Ben Beeler" w:date="2019-12-13T15:31:00Z">
        <w:r w:rsidR="005150EE" w:rsidRPr="002E19A8" w:rsidDel="00F60ACE">
          <w:rPr>
            <w:rFonts w:ascii="Times New Roman" w:eastAsia="Times New Roman" w:hAnsi="Times New Roman" w:cs="Times New Roman"/>
            <w:color w:val="000000" w:themeColor="text1"/>
            <w:sz w:val="24"/>
            <w:szCs w:val="24"/>
          </w:rPr>
          <w:delText>also</w:delText>
        </w:r>
        <w:r w:rsidR="00D856D5" w:rsidDel="00F60ACE">
          <w:rPr>
            <w:rFonts w:ascii="Times New Roman" w:eastAsia="Times New Roman" w:hAnsi="Times New Roman" w:cs="Times New Roman"/>
            <w:color w:val="000000" w:themeColor="text1"/>
            <w:sz w:val="24"/>
            <w:szCs w:val="24"/>
          </w:rPr>
          <w:delText xml:space="preserve"> is</w:delText>
        </w:r>
      </w:del>
      <w:ins w:id="81" w:author="Ben Beeler" w:date="2019-12-13T15:31:00Z">
        <w:r w:rsidR="00F60ACE">
          <w:rPr>
            <w:rFonts w:ascii="Times New Roman" w:eastAsia="Times New Roman" w:hAnsi="Times New Roman" w:cs="Times New Roman"/>
            <w:color w:val="000000" w:themeColor="text1"/>
            <w:sz w:val="24"/>
            <w:szCs w:val="24"/>
          </w:rPr>
          <w:t>is also</w:t>
        </w:r>
      </w:ins>
      <w:r w:rsidR="00D856D5">
        <w:rPr>
          <w:rFonts w:ascii="Times New Roman" w:eastAsia="Times New Roman" w:hAnsi="Times New Roman" w:cs="Times New Roman"/>
          <w:color w:val="000000" w:themeColor="text1"/>
          <w:sz w:val="24"/>
          <w:szCs w:val="24"/>
        </w:rPr>
        <w:t xml:space="preserve"> </w:t>
      </w:r>
      <w:commentRangeStart w:id="82"/>
      <w:r w:rsidR="00D856D5">
        <w:rPr>
          <w:rFonts w:ascii="Times New Roman" w:eastAsia="Times New Roman" w:hAnsi="Times New Roman" w:cs="Times New Roman"/>
          <w:color w:val="000000" w:themeColor="text1"/>
          <w:sz w:val="24"/>
          <w:szCs w:val="24"/>
        </w:rPr>
        <w:t>larger t</w:t>
      </w:r>
      <w:commentRangeEnd w:id="82"/>
      <w:r w:rsidR="00F60ACE">
        <w:rPr>
          <w:rStyle w:val="CommentReference"/>
        </w:rPr>
        <w:commentReference w:id="82"/>
      </w:r>
      <w:r w:rsidR="00D856D5">
        <w:rPr>
          <w:rFonts w:ascii="Times New Roman" w:eastAsia="Times New Roman" w:hAnsi="Times New Roman" w:cs="Times New Roman"/>
          <w:color w:val="000000" w:themeColor="text1"/>
          <w:sz w:val="24"/>
          <w:szCs w:val="24"/>
        </w:rPr>
        <w:t>han that inside small gas bubbles</w:t>
      </w:r>
      <w:r w:rsidR="005150EE" w:rsidRPr="002E19A8">
        <w:rPr>
          <w:rFonts w:ascii="Times New Roman" w:eastAsia="Times New Roman" w:hAnsi="Times New Roman" w:cs="Times New Roman"/>
          <w:color w:val="000000" w:themeColor="text1"/>
          <w:sz w:val="24"/>
          <w:szCs w:val="24"/>
        </w:rPr>
        <w:t xml:space="preserve">. </w:t>
      </w:r>
      <w:r w:rsidR="000B018C" w:rsidRPr="002E19A8">
        <w:rPr>
          <w:rFonts w:ascii="Times New Roman" w:eastAsia="Times New Roman" w:hAnsi="Times New Roman" w:cs="Times New Roman"/>
          <w:color w:val="000000" w:themeColor="text1"/>
          <w:sz w:val="24"/>
          <w:szCs w:val="24"/>
        </w:rPr>
        <w:t>The</w:t>
      </w:r>
      <w:r w:rsidR="005546CE" w:rsidRPr="002E19A8">
        <w:rPr>
          <w:rFonts w:ascii="Times New Roman" w:eastAsia="Times New Roman" w:hAnsi="Times New Roman" w:cs="Times New Roman"/>
          <w:color w:val="000000" w:themeColor="text1"/>
          <w:sz w:val="24"/>
          <w:szCs w:val="24"/>
        </w:rPr>
        <w:t xml:space="preserve">se </w:t>
      </w:r>
      <w:r w:rsidR="000B018C" w:rsidRPr="002E19A8">
        <w:rPr>
          <w:rFonts w:ascii="Times New Roman" w:eastAsia="Times New Roman" w:hAnsi="Times New Roman" w:cs="Times New Roman"/>
          <w:color w:val="000000" w:themeColor="text1"/>
          <w:sz w:val="24"/>
          <w:szCs w:val="24"/>
        </w:rPr>
        <w:t xml:space="preserve">results demonstrated that the developed model </w:t>
      </w:r>
      <w:r w:rsidR="007F7A07" w:rsidRPr="002E19A8">
        <w:rPr>
          <w:rFonts w:ascii="Times New Roman" w:eastAsia="Times New Roman" w:hAnsi="Times New Roman" w:cs="Times New Roman"/>
          <w:color w:val="000000" w:themeColor="text1"/>
          <w:sz w:val="24"/>
          <w:szCs w:val="24"/>
        </w:rPr>
        <w:t>reasonably capture</w:t>
      </w:r>
      <w:r w:rsidR="006559E6" w:rsidRPr="002E19A8">
        <w:rPr>
          <w:rFonts w:ascii="Times New Roman" w:eastAsia="Times New Roman" w:hAnsi="Times New Roman" w:cs="Times New Roman"/>
          <w:color w:val="000000" w:themeColor="text1"/>
          <w:sz w:val="24"/>
          <w:szCs w:val="24"/>
        </w:rPr>
        <w:t>s</w:t>
      </w:r>
      <w:r w:rsidR="007F7A07" w:rsidRPr="002E19A8">
        <w:rPr>
          <w:rFonts w:ascii="Times New Roman" w:eastAsia="Times New Roman" w:hAnsi="Times New Roman" w:cs="Times New Roman"/>
          <w:color w:val="000000" w:themeColor="text1"/>
          <w:sz w:val="24"/>
          <w:szCs w:val="24"/>
        </w:rPr>
        <w:t xml:space="preserve"> the </w:t>
      </w:r>
      <w:r w:rsidR="001146A0" w:rsidRPr="002E19A8">
        <w:rPr>
          <w:rFonts w:ascii="Times New Roman" w:eastAsia="Times New Roman" w:hAnsi="Times New Roman" w:cs="Times New Roman"/>
          <w:color w:val="000000" w:themeColor="text1"/>
          <w:sz w:val="24"/>
          <w:szCs w:val="24"/>
        </w:rPr>
        <w:t xml:space="preserve">defect-gas bubble </w:t>
      </w:r>
      <w:r w:rsidR="006559E6" w:rsidRPr="002E19A8">
        <w:rPr>
          <w:rFonts w:ascii="Times New Roman" w:eastAsia="Times New Roman" w:hAnsi="Times New Roman" w:cs="Times New Roman"/>
          <w:color w:val="000000" w:themeColor="text1"/>
          <w:sz w:val="24"/>
          <w:szCs w:val="24"/>
        </w:rPr>
        <w:t>associat</w:t>
      </w:r>
      <w:r w:rsidR="00B72BDD">
        <w:rPr>
          <w:rFonts w:ascii="Times New Roman" w:eastAsia="Times New Roman" w:hAnsi="Times New Roman" w:cs="Times New Roman"/>
          <w:color w:val="000000" w:themeColor="text1"/>
          <w:sz w:val="24"/>
          <w:szCs w:val="24"/>
        </w:rPr>
        <w:t>ed</w:t>
      </w:r>
      <w:r w:rsidR="001146A0" w:rsidRPr="002E19A8">
        <w:rPr>
          <w:rFonts w:ascii="Times New Roman" w:eastAsia="Times New Roman" w:hAnsi="Times New Roman" w:cs="Times New Roman"/>
          <w:color w:val="000000" w:themeColor="text1"/>
          <w:sz w:val="24"/>
          <w:szCs w:val="24"/>
        </w:rPr>
        <w:t xml:space="preserve"> </w:t>
      </w:r>
      <w:r w:rsidR="00B84928" w:rsidRPr="002E19A8">
        <w:rPr>
          <w:rFonts w:ascii="Times New Roman" w:eastAsia="Times New Roman" w:hAnsi="Times New Roman" w:cs="Times New Roman"/>
          <w:color w:val="000000" w:themeColor="text1"/>
          <w:sz w:val="24"/>
          <w:szCs w:val="24"/>
        </w:rPr>
        <w:t>growth in UMo fuels</w:t>
      </w:r>
      <w:r w:rsidR="005546CE" w:rsidRPr="002E19A8">
        <w:rPr>
          <w:rFonts w:ascii="Times New Roman" w:eastAsia="Times New Roman" w:hAnsi="Times New Roman" w:cs="Times New Roman"/>
          <w:color w:val="000000" w:themeColor="text1"/>
          <w:sz w:val="24"/>
          <w:szCs w:val="24"/>
        </w:rPr>
        <w:t xml:space="preserve">, i.e., dynamic interaction between evolving gas bubbles (sinks) and defects. </w:t>
      </w:r>
    </w:p>
    <w:p w14:paraId="644FC5CF" w14:textId="5F8F9F7D" w:rsidR="005C184A" w:rsidRPr="002E19A8" w:rsidRDefault="005C184A" w:rsidP="005D6B75">
      <w:pPr>
        <w:rPr>
          <w:rFonts w:eastAsia="Times New Roman"/>
          <w:color w:val="000000" w:themeColor="text1"/>
          <w:sz w:val="24"/>
        </w:rPr>
      </w:pPr>
    </w:p>
    <w:p w14:paraId="279AFE33" w14:textId="75883DF1" w:rsidR="005C184A" w:rsidRDefault="007A0A23" w:rsidP="005C184A">
      <w:pPr>
        <w:jc w:val="center"/>
        <w:rPr>
          <w:rFonts w:eastAsia="Times New Roman"/>
          <w:color w:val="000000" w:themeColor="text1"/>
          <w:sz w:val="24"/>
        </w:rPr>
      </w:pPr>
      <w:r w:rsidRPr="007A0A23">
        <w:rPr>
          <w:rFonts w:eastAsia="Times New Roman"/>
          <w:noProof/>
          <w:color w:val="000000" w:themeColor="text1"/>
          <w:sz w:val="24"/>
        </w:rPr>
        <w:lastRenderedPageBreak/>
        <w:drawing>
          <wp:inline distT="0" distB="0" distL="0" distR="0" wp14:anchorId="1AE15F35" wp14:editId="42314D55">
            <wp:extent cx="5943600" cy="27990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99080"/>
                    </a:xfrm>
                    <a:prstGeom prst="rect">
                      <a:avLst/>
                    </a:prstGeom>
                  </pic:spPr>
                </pic:pic>
              </a:graphicData>
            </a:graphic>
          </wp:inline>
        </w:drawing>
      </w:r>
    </w:p>
    <w:p w14:paraId="751EC983" w14:textId="0F25BCFC" w:rsidR="009A3D8A" w:rsidRPr="002E19A8" w:rsidRDefault="007A0A23" w:rsidP="00E6009F">
      <w:pPr>
        <w:jc w:val="center"/>
        <w:rPr>
          <w:rFonts w:eastAsia="Times New Roman"/>
          <w:color w:val="000000" w:themeColor="text1"/>
          <w:sz w:val="24"/>
        </w:rPr>
      </w:pPr>
      <w:r w:rsidRPr="007A0A23">
        <w:rPr>
          <w:rFonts w:eastAsia="Times New Roman"/>
          <w:noProof/>
          <w:color w:val="000000" w:themeColor="text1"/>
          <w:sz w:val="24"/>
        </w:rPr>
        <w:drawing>
          <wp:inline distT="0" distB="0" distL="0" distR="0" wp14:anchorId="786AECB7" wp14:editId="42448542">
            <wp:extent cx="5943600" cy="28371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7180"/>
                    </a:xfrm>
                    <a:prstGeom prst="rect">
                      <a:avLst/>
                    </a:prstGeom>
                  </pic:spPr>
                </pic:pic>
              </a:graphicData>
            </a:graphic>
          </wp:inline>
        </w:drawing>
      </w:r>
    </w:p>
    <w:p w14:paraId="0641CA89" w14:textId="3AAE934C" w:rsidR="000D513D" w:rsidRPr="002E19A8" w:rsidRDefault="000D513D" w:rsidP="005C184A">
      <w:pPr>
        <w:jc w:val="center"/>
        <w:rPr>
          <w:rFonts w:eastAsia="Times New Roman"/>
          <w:color w:val="000000" w:themeColor="text1"/>
          <w:sz w:val="24"/>
        </w:rPr>
      </w:pPr>
    </w:p>
    <w:p w14:paraId="5655A14D" w14:textId="5F20FA0D" w:rsidR="00E105AF" w:rsidRPr="00E913CE" w:rsidRDefault="00D52E82" w:rsidP="005C184A">
      <w:pPr>
        <w:jc w:val="center"/>
        <w:rPr>
          <w:rFonts w:ascii="Times New Roman" w:eastAsia="Times New Roman" w:hAnsi="Times New Roman" w:cs="Times New Roman"/>
          <w:color w:val="000000" w:themeColor="text1"/>
          <w:sz w:val="24"/>
        </w:rPr>
      </w:pPr>
      <w:r w:rsidRPr="00E913CE">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Pr="00E913CE">
        <w:rPr>
          <w:rFonts w:ascii="Times New Roman" w:eastAsia="Times New Roman" w:hAnsi="Times New Roman" w:cs="Times New Roman"/>
          <w:color w:val="000000" w:themeColor="text1"/>
          <w:sz w:val="24"/>
        </w:rPr>
        <w:t>2.6</w:t>
      </w:r>
      <w:r w:rsidR="00EE2098" w:rsidRPr="00E913CE">
        <w:rPr>
          <w:rFonts w:ascii="Times New Roman" w:eastAsia="Times New Roman" w:hAnsi="Times New Roman" w:cs="Times New Roman"/>
          <w:color w:val="000000" w:themeColor="text1"/>
          <w:sz w:val="24"/>
        </w:rPr>
        <w:t>E+</w:t>
      </w:r>
      <w:r w:rsidRPr="00E913CE">
        <w:rPr>
          <w:rFonts w:ascii="Times New Roman" w:eastAsia="Times New Roman" w:hAnsi="Times New Roman" w:cs="Times New Roman"/>
          <w:color w:val="000000" w:themeColor="text1"/>
          <w:sz w:val="24"/>
        </w:rPr>
        <w:t>27</w:t>
      </w:r>
      <w:r w:rsidR="00E6009F" w:rsidRPr="002E19A8">
        <w:rPr>
          <w:rFonts w:ascii="Times New Roman" w:eastAsia="Times New Roman" w:hAnsi="Times New Roman" w:cs="Times New Roman"/>
          <w:color w:val="000000" w:themeColor="text1"/>
          <w:sz w:val="24"/>
          <w:szCs w:val="24"/>
        </w:rPr>
        <w:t>(fission/m</w:t>
      </w:r>
      <w:r w:rsidR="00E6009F" w:rsidRPr="002E19A8">
        <w:rPr>
          <w:rFonts w:ascii="Times New Roman" w:eastAsia="Times New Roman" w:hAnsi="Times New Roman" w:cs="Times New Roman"/>
          <w:color w:val="000000" w:themeColor="text1"/>
          <w:sz w:val="24"/>
          <w:szCs w:val="24"/>
          <w:vertAlign w:val="superscript"/>
        </w:rPr>
        <w:t>3</w:t>
      </w:r>
      <w:r w:rsidR="00E6009F" w:rsidRPr="002E19A8">
        <w:rPr>
          <w:rFonts w:ascii="Times New Roman" w:eastAsia="Times New Roman" w:hAnsi="Times New Roman" w:cs="Times New Roman"/>
          <w:color w:val="000000" w:themeColor="text1"/>
          <w:sz w:val="24"/>
          <w:szCs w:val="24"/>
        </w:rPr>
        <w:t>)</w:t>
      </w:r>
      <w:r w:rsidR="00E6009F">
        <w:rPr>
          <w:rFonts w:ascii="Times New Roman" w:eastAsia="Times New Roman" w:hAnsi="Times New Roman" w:cs="Times New Roman"/>
          <w:color w:val="000000" w:themeColor="text1"/>
          <w:sz w:val="24"/>
          <w:szCs w:val="24"/>
        </w:rPr>
        <w:t xml:space="preserve">      </w:t>
      </w:r>
      <w:r w:rsidR="005E3610" w:rsidRPr="00E913CE">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C40962" w:rsidRPr="00E913CE">
        <w:rPr>
          <w:rFonts w:ascii="Times New Roman" w:eastAsia="Times New Roman" w:hAnsi="Times New Roman" w:cs="Times New Roman"/>
          <w:color w:val="000000" w:themeColor="text1"/>
          <w:sz w:val="24"/>
        </w:rPr>
        <w:t>5.02</w:t>
      </w:r>
      <w:r w:rsidR="00EE2098" w:rsidRPr="00E913CE">
        <w:rPr>
          <w:rFonts w:ascii="Times New Roman" w:eastAsia="Times New Roman" w:hAnsi="Times New Roman" w:cs="Times New Roman"/>
          <w:color w:val="000000" w:themeColor="text1"/>
          <w:sz w:val="24"/>
        </w:rPr>
        <w:t>E+</w:t>
      </w:r>
      <w:r w:rsidR="00B95F0C" w:rsidRPr="00E913CE">
        <w:rPr>
          <w:rFonts w:ascii="Times New Roman" w:eastAsia="Times New Roman" w:hAnsi="Times New Roman" w:cs="Times New Roman"/>
          <w:color w:val="000000" w:themeColor="text1"/>
          <w:sz w:val="24"/>
        </w:rPr>
        <w:t xml:space="preserve">27 </w:t>
      </w:r>
      <w:r w:rsidR="00E6009F" w:rsidRPr="002E19A8">
        <w:rPr>
          <w:rFonts w:ascii="Times New Roman" w:eastAsia="Times New Roman" w:hAnsi="Times New Roman" w:cs="Times New Roman"/>
          <w:color w:val="000000" w:themeColor="text1"/>
          <w:sz w:val="24"/>
          <w:szCs w:val="24"/>
        </w:rPr>
        <w:t>(fission/m</w:t>
      </w:r>
      <w:r w:rsidR="00E6009F" w:rsidRPr="002E19A8">
        <w:rPr>
          <w:rFonts w:ascii="Times New Roman" w:eastAsia="Times New Roman" w:hAnsi="Times New Roman" w:cs="Times New Roman"/>
          <w:color w:val="000000" w:themeColor="text1"/>
          <w:sz w:val="24"/>
          <w:szCs w:val="24"/>
          <w:vertAlign w:val="superscript"/>
        </w:rPr>
        <w:t>3</w:t>
      </w:r>
      <w:r w:rsidR="00E6009F" w:rsidRPr="002E19A8">
        <w:rPr>
          <w:rFonts w:ascii="Times New Roman" w:eastAsia="Times New Roman" w:hAnsi="Times New Roman" w:cs="Times New Roman"/>
          <w:color w:val="000000" w:themeColor="text1"/>
          <w:sz w:val="24"/>
          <w:szCs w:val="24"/>
        </w:rPr>
        <w:t>)</w:t>
      </w:r>
      <w:r w:rsidR="00B95F0C" w:rsidRPr="00E913CE">
        <w:rPr>
          <w:rFonts w:ascii="Times New Roman" w:eastAsia="Times New Roman" w:hAnsi="Times New Roman" w:cs="Times New Roman"/>
          <w:color w:val="000000" w:themeColor="text1"/>
          <w:sz w:val="24"/>
        </w:rPr>
        <w:t xml:space="preserve">    </w:t>
      </w:r>
      <w:r w:rsidR="00E6009F">
        <w:rPr>
          <w:rFonts w:ascii="Times New Roman" w:eastAsia="Times New Roman" w:hAnsi="Times New Roman" w:cs="Times New Roman"/>
          <w:color w:val="000000" w:themeColor="text1"/>
          <w:sz w:val="24"/>
        </w:rPr>
        <w:t xml:space="preserve">       </w:t>
      </w:r>
      <w:r w:rsidR="00B95F0C" w:rsidRPr="00E913CE">
        <w:rPr>
          <w:rFonts w:ascii="Times New Roman" w:eastAsia="Times New Roman" w:hAnsi="Times New Roman" w:cs="Times New Roman"/>
          <w:color w:val="000000" w:themeColor="text1"/>
          <w:sz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C40962" w:rsidRPr="00E913CE">
        <w:rPr>
          <w:rFonts w:ascii="Times New Roman" w:eastAsia="Times New Roman" w:hAnsi="Times New Roman" w:cs="Times New Roman"/>
          <w:color w:val="000000" w:themeColor="text1"/>
          <w:sz w:val="24"/>
        </w:rPr>
        <w:t>8.04</w:t>
      </w:r>
      <w:r w:rsidR="00EE2098" w:rsidRPr="00E913CE">
        <w:rPr>
          <w:rFonts w:ascii="Times New Roman" w:eastAsia="Times New Roman" w:hAnsi="Times New Roman" w:cs="Times New Roman"/>
          <w:color w:val="000000" w:themeColor="text1"/>
          <w:sz w:val="24"/>
        </w:rPr>
        <w:t>E+</w:t>
      </w:r>
      <w:r w:rsidR="00C57337" w:rsidRPr="00E913CE">
        <w:rPr>
          <w:rFonts w:ascii="Times New Roman" w:eastAsia="Times New Roman" w:hAnsi="Times New Roman" w:cs="Times New Roman"/>
          <w:color w:val="000000" w:themeColor="text1"/>
          <w:sz w:val="24"/>
        </w:rPr>
        <w:t>27</w:t>
      </w:r>
      <w:r w:rsidR="00E6009F" w:rsidRPr="002E19A8">
        <w:rPr>
          <w:rFonts w:ascii="Times New Roman" w:eastAsia="Times New Roman" w:hAnsi="Times New Roman" w:cs="Times New Roman"/>
          <w:color w:val="000000" w:themeColor="text1"/>
          <w:sz w:val="24"/>
          <w:szCs w:val="24"/>
        </w:rPr>
        <w:t>(fission/m</w:t>
      </w:r>
      <w:r w:rsidR="00E6009F" w:rsidRPr="002E19A8">
        <w:rPr>
          <w:rFonts w:ascii="Times New Roman" w:eastAsia="Times New Roman" w:hAnsi="Times New Roman" w:cs="Times New Roman"/>
          <w:color w:val="000000" w:themeColor="text1"/>
          <w:sz w:val="24"/>
          <w:szCs w:val="24"/>
          <w:vertAlign w:val="superscript"/>
        </w:rPr>
        <w:t>3</w:t>
      </w:r>
      <w:r w:rsidR="00E6009F" w:rsidRPr="002E19A8">
        <w:rPr>
          <w:rFonts w:ascii="Times New Roman" w:eastAsia="Times New Roman" w:hAnsi="Times New Roman" w:cs="Times New Roman"/>
          <w:color w:val="000000" w:themeColor="text1"/>
          <w:sz w:val="24"/>
          <w:szCs w:val="24"/>
        </w:rPr>
        <w:t>)</w:t>
      </w:r>
    </w:p>
    <w:p w14:paraId="02C51BD6" w14:textId="77777777" w:rsidR="002E7581" w:rsidRPr="002E19A8" w:rsidRDefault="002E7581" w:rsidP="002E7581">
      <w:pPr>
        <w:rPr>
          <w:rFonts w:eastAsia="Times New Roman"/>
          <w:color w:val="000000" w:themeColor="text1"/>
          <w:sz w:val="24"/>
        </w:rPr>
      </w:pPr>
    </w:p>
    <w:p w14:paraId="77E14200" w14:textId="16090D8A" w:rsidR="005C184A" w:rsidRPr="002E19A8" w:rsidRDefault="005C184A" w:rsidP="002E7581">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Figure </w:t>
      </w:r>
      <w:r w:rsidR="008A3D87">
        <w:rPr>
          <w:rFonts w:ascii="Times New Roman" w:eastAsia="Times New Roman" w:hAnsi="Times New Roman" w:cs="Times New Roman"/>
          <w:color w:val="000000" w:themeColor="text1"/>
          <w:sz w:val="24"/>
          <w:szCs w:val="24"/>
        </w:rPr>
        <w:t>3</w:t>
      </w:r>
      <w:r w:rsidR="005436A8" w:rsidRPr="002E19A8">
        <w:rPr>
          <w:rFonts w:ascii="Times New Roman" w:eastAsia="Times New Roman" w:hAnsi="Times New Roman" w:cs="Times New Roman"/>
          <w:color w:val="000000" w:themeColor="text1"/>
          <w:sz w:val="24"/>
          <w:szCs w:val="24"/>
        </w:rPr>
        <w:t>.</w:t>
      </w:r>
      <w:r w:rsidR="000D513D" w:rsidRPr="002E19A8">
        <w:rPr>
          <w:rFonts w:ascii="Times New Roman" w:eastAsia="Times New Roman" w:hAnsi="Times New Roman" w:cs="Times New Roman"/>
          <w:color w:val="000000" w:themeColor="text1"/>
          <w:sz w:val="24"/>
          <w:szCs w:val="24"/>
        </w:rPr>
        <w:t xml:space="preserve"> </w:t>
      </w:r>
      <w:r w:rsidR="009D221F" w:rsidRPr="002E19A8">
        <w:rPr>
          <w:rFonts w:ascii="Times New Roman" w:eastAsia="Times New Roman" w:hAnsi="Times New Roman" w:cs="Times New Roman"/>
          <w:color w:val="000000" w:themeColor="text1"/>
          <w:sz w:val="24"/>
          <w:szCs w:val="24"/>
        </w:rPr>
        <w:t xml:space="preserve">Evolution of defects and gas bubble. </w:t>
      </w:r>
      <w:r w:rsidR="008C5B6C" w:rsidRPr="002E19A8">
        <w:rPr>
          <w:rFonts w:ascii="Times New Roman" w:eastAsia="Times New Roman" w:hAnsi="Times New Roman" w:cs="Times New Roman"/>
          <w:color w:val="000000" w:themeColor="text1"/>
          <w:sz w:val="24"/>
          <w:szCs w:val="24"/>
        </w:rPr>
        <w:t>(a) gas bubble</w:t>
      </w:r>
      <w:r w:rsidR="00C854CB"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8C5B6C" w:rsidRPr="002E19A8">
        <w:rPr>
          <w:rFonts w:ascii="Times New Roman" w:eastAsia="Times New Roman" w:hAnsi="Times New Roman" w:cs="Times New Roman"/>
          <w:color w:val="000000" w:themeColor="text1"/>
          <w:sz w:val="24"/>
          <w:szCs w:val="24"/>
        </w:rPr>
        <w:t xml:space="preserve">, (b) </w:t>
      </w:r>
      <w:r w:rsidR="009D221F" w:rsidRPr="002E19A8">
        <w:rPr>
          <w:rFonts w:ascii="Times New Roman" w:eastAsia="Times New Roman" w:hAnsi="Times New Roman" w:cs="Times New Roman"/>
          <w:color w:val="000000" w:themeColor="text1"/>
          <w:sz w:val="24"/>
          <w:szCs w:val="24"/>
        </w:rPr>
        <w:t>interstitials</w:t>
      </w:r>
      <w:r w:rsidR="000A25D9"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(x,t)</m:t>
        </m:r>
      </m:oMath>
      <w:r w:rsidR="009D221F" w:rsidRPr="002E19A8">
        <w:rPr>
          <w:rFonts w:ascii="Times New Roman" w:eastAsia="Times New Roman" w:hAnsi="Times New Roman" w:cs="Times New Roman"/>
          <w:color w:val="000000" w:themeColor="text1"/>
          <w:sz w:val="24"/>
          <w:szCs w:val="24"/>
        </w:rPr>
        <w:t xml:space="preserve">, (c) </w:t>
      </w:r>
      <w:r w:rsidR="00B52328" w:rsidRPr="002E19A8">
        <w:rPr>
          <w:rFonts w:ascii="Times New Roman" w:eastAsia="Times New Roman" w:hAnsi="Times New Roman" w:cs="Times New Roman"/>
          <w:color w:val="000000" w:themeColor="text1"/>
          <w:sz w:val="24"/>
          <w:szCs w:val="24"/>
        </w:rPr>
        <w:t xml:space="preserve">vacancy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m:t>
            </m:r>
          </m:sub>
        </m:sSub>
        <m:r>
          <w:rPr>
            <w:rFonts w:ascii="Cambria Math" w:hAnsi="Cambria Math" w:cs="Times New Roman"/>
            <w:color w:val="000000" w:themeColor="text1"/>
            <w:sz w:val="24"/>
            <w:szCs w:val="24"/>
          </w:rPr>
          <m:t>(x,t)</m:t>
        </m:r>
      </m:oMath>
      <w:r w:rsidR="00B52328" w:rsidRPr="002E19A8">
        <w:rPr>
          <w:rFonts w:ascii="Times New Roman" w:eastAsia="Times New Roman" w:hAnsi="Times New Roman" w:cs="Times New Roman"/>
          <w:color w:val="000000" w:themeColor="text1"/>
          <w:sz w:val="24"/>
          <w:szCs w:val="24"/>
        </w:rPr>
        <w:t xml:space="preserve"> and </w:t>
      </w:r>
      <w:r w:rsidR="004C023A" w:rsidRPr="002E19A8">
        <w:rPr>
          <w:rFonts w:ascii="Times New Roman" w:eastAsia="Times New Roman" w:hAnsi="Times New Roman" w:cs="Times New Roman"/>
          <w:color w:val="000000" w:themeColor="text1"/>
          <w:sz w:val="24"/>
          <w:szCs w:val="24"/>
        </w:rPr>
        <w:t xml:space="preserve">(d) </w:t>
      </w:r>
      <w:r w:rsidR="004722F7" w:rsidRPr="002E19A8">
        <w:rPr>
          <w:rFonts w:ascii="Times New Roman" w:eastAsia="Times New Roman" w:hAnsi="Times New Roman" w:cs="Times New Roman"/>
          <w:color w:val="000000" w:themeColor="text1"/>
          <w:sz w:val="24"/>
          <w:szCs w:val="24"/>
        </w:rPr>
        <w:t xml:space="preserve">gas atom </w:t>
      </w:r>
      <m:oMath>
        <m:sSub>
          <m:sSubPr>
            <m:ctrlPr>
              <w:rPr>
                <w:rFonts w:ascii="Cambria Math" w:hAnsi="Cambria Math" w:cs="Times New Roman"/>
                <w:i/>
                <w:color w:val="000000" w:themeColor="text1"/>
                <w:sz w:val="24"/>
                <w:szCs w:val="24"/>
              </w:rPr>
            </m:ctrlPr>
          </m:sSub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gg</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oMath>
      <w:r w:rsidR="004722F7" w:rsidRPr="002E19A8">
        <w:rPr>
          <w:rFonts w:ascii="Times New Roman" w:eastAsia="Times New Roman" w:hAnsi="Times New Roman" w:cs="Times New Roman"/>
          <w:color w:val="000000" w:themeColor="text1"/>
          <w:sz w:val="24"/>
          <w:szCs w:val="24"/>
        </w:rPr>
        <w:t>.</w:t>
      </w:r>
      <w:r w:rsidR="00E829A3"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oMath>
      <w:r w:rsidR="00E829A3" w:rsidRPr="002E19A8">
        <w:rPr>
          <w:rFonts w:ascii="Times New Roman" w:eastAsia="Times New Roman" w:hAnsi="Times New Roman" w:cs="Times New Roman"/>
          <w:color w:val="000000" w:themeColor="text1"/>
          <w:sz w:val="24"/>
          <w:szCs w:val="24"/>
        </w:rPr>
        <w:t xml:space="preserve"> is the fission density (fission/</w:t>
      </w:r>
      <w:proofErr w:type="gramStart"/>
      <w:r w:rsidR="006751EF" w:rsidRPr="002E19A8">
        <w:rPr>
          <w:rFonts w:ascii="Times New Roman" w:eastAsia="Times New Roman" w:hAnsi="Times New Roman" w:cs="Times New Roman"/>
          <w:color w:val="000000" w:themeColor="text1"/>
          <w:sz w:val="24"/>
          <w:szCs w:val="24"/>
        </w:rPr>
        <w:t>m</w:t>
      </w:r>
      <w:r w:rsidR="006751EF" w:rsidRPr="002E19A8">
        <w:rPr>
          <w:rFonts w:ascii="Times New Roman" w:eastAsia="Times New Roman" w:hAnsi="Times New Roman" w:cs="Times New Roman"/>
          <w:color w:val="000000" w:themeColor="text1"/>
          <w:sz w:val="24"/>
          <w:szCs w:val="24"/>
          <w:vertAlign w:val="superscript"/>
        </w:rPr>
        <w:t>3</w:t>
      </w:r>
      <w:r w:rsidR="00E829A3" w:rsidRPr="002E19A8">
        <w:rPr>
          <w:rFonts w:ascii="Times New Roman" w:eastAsia="Times New Roman" w:hAnsi="Times New Roman" w:cs="Times New Roman"/>
          <w:color w:val="000000" w:themeColor="text1"/>
          <w:sz w:val="24"/>
          <w:szCs w:val="24"/>
        </w:rPr>
        <w:t>)</w:t>
      </w:r>
      <w:r w:rsidR="006751EF" w:rsidRPr="002E19A8">
        <w:rPr>
          <w:rFonts w:ascii="Times New Roman" w:eastAsia="Times New Roman" w:hAnsi="Times New Roman" w:cs="Times New Roman"/>
          <w:color w:val="000000" w:themeColor="text1"/>
          <w:sz w:val="24"/>
          <w:szCs w:val="24"/>
        </w:rPr>
        <w:t>.</w:t>
      </w:r>
      <w:proofErr w:type="gramEnd"/>
    </w:p>
    <w:p w14:paraId="34883214" w14:textId="198CFA0A" w:rsidR="005C184A" w:rsidRPr="002E19A8" w:rsidRDefault="005C184A" w:rsidP="005C184A">
      <w:pPr>
        <w:jc w:val="center"/>
        <w:rPr>
          <w:rFonts w:ascii="Times New Roman" w:eastAsia="Times New Roman" w:hAnsi="Times New Roman" w:cs="Times New Roman"/>
          <w:color w:val="000000" w:themeColor="text1"/>
          <w:sz w:val="24"/>
          <w:szCs w:val="24"/>
        </w:rPr>
      </w:pPr>
    </w:p>
    <w:p w14:paraId="50610CD3" w14:textId="5520444C" w:rsidR="00214D16" w:rsidRPr="002E19A8" w:rsidRDefault="007F6238" w:rsidP="007F6238">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The gas bubble swelling is calculated by </w:t>
      </w:r>
    </w:p>
    <w:p w14:paraId="51E90202" w14:textId="257985B8" w:rsidR="007F6238" w:rsidRPr="002E19A8" w:rsidRDefault="00B523FD" w:rsidP="00737788">
      <w:pPr>
        <w:jc w:val="right"/>
        <w:rPr>
          <w:rFonts w:ascii="Times New Roman" w:eastAsia="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S</m:t>
            </m:r>
          </m:e>
          <m:sub>
            <m:r>
              <w:rPr>
                <w:rFonts w:ascii="Cambria Math" w:hAnsi="Cambria Math" w:cs="Times New Roman"/>
                <w:color w:val="000000" w:themeColor="text1"/>
                <w:sz w:val="24"/>
                <w:szCs w:val="24"/>
              </w:rPr>
              <m:t>gb</m:t>
            </m:r>
          </m:sub>
        </m:sSub>
        <m:r>
          <w:rPr>
            <w:rFonts w:ascii="Cambria Math" w:hAnsi="Cambria Math" w:cs="Times New Roman"/>
            <w:color w:val="000000" w:themeColor="text1"/>
            <w:sz w:val="24"/>
            <w:szCs w:val="24"/>
          </w:rPr>
          <m:t>(t)=</m:t>
        </m:r>
        <m:nary>
          <m:naryPr>
            <m:limLoc m:val="subSup"/>
            <m:ctrlPr>
              <w:rPr>
                <w:rFonts w:ascii="Cambria Math" w:hAnsi="Cambria Math" w:cs="Times New Roman"/>
                <w:i/>
                <w:color w:val="000000" w:themeColor="text1"/>
                <w:sz w:val="24"/>
                <w:szCs w:val="24"/>
              </w:rPr>
            </m:ctrlPr>
          </m:naryPr>
          <m:sub>
            <m:r>
              <m:rPr>
                <m:sty m:val="p"/>
              </m:rPr>
              <w:rPr>
                <w:rFonts w:ascii="Cambria Math" w:hAnsi="Cambria Math" w:cs="Times New Roman"/>
                <w:color w:val="000000" w:themeColor="text1"/>
                <w:sz w:val="24"/>
                <w:szCs w:val="24"/>
              </w:rPr>
              <m:t>Ω</m:t>
            </m:r>
          </m:sub>
          <m:sup/>
          <m:e>
            <m:r>
              <w:rPr>
                <w:rFonts w:ascii="Cambria Math" w:hAnsi="Cambria Math" w:cs="Times New Roman"/>
                <w:color w:val="000000" w:themeColor="text1"/>
                <w:sz w:val="24"/>
                <w:szCs w:val="24"/>
              </w:rPr>
              <m:t>χ</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x,t</m:t>
                </m:r>
              </m:e>
            </m:d>
          </m:e>
        </m:nary>
        <m:r>
          <w:rPr>
            <w:rFonts w:ascii="Cambria Math" w:hAnsi="Cambria Math" w:cs="Times New Roman"/>
            <w:color w:val="000000" w:themeColor="text1"/>
            <w:sz w:val="24"/>
            <w:szCs w:val="24"/>
          </w:rPr>
          <m:t>d</m:t>
        </m:r>
        <m:r>
          <m:rPr>
            <m:sty m:val="p"/>
          </m:rPr>
          <w:rPr>
            <w:rFonts w:ascii="Cambria Math" w:hAnsi="Cambria Math" w:cs="Times New Roman"/>
            <w:color w:val="000000" w:themeColor="text1"/>
            <w:sz w:val="24"/>
            <w:szCs w:val="24"/>
          </w:rPr>
          <m:t>Ω/</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0</m:t>
            </m:r>
          </m:sub>
        </m:sSub>
      </m:oMath>
      <w:r w:rsidR="00737788" w:rsidRPr="002E19A8">
        <w:rPr>
          <w:rFonts w:ascii="Times New Roman" w:eastAsia="Times New Roman" w:hAnsi="Times New Roman" w:cs="Times New Roman"/>
          <w:color w:val="000000" w:themeColor="text1"/>
          <w:sz w:val="24"/>
          <w:szCs w:val="24"/>
        </w:rPr>
        <w:t xml:space="preserve">                                                                 (1</w:t>
      </w:r>
      <w:r w:rsidR="00285EC3" w:rsidRPr="002E19A8">
        <w:rPr>
          <w:rFonts w:ascii="Times New Roman" w:eastAsia="Times New Roman" w:hAnsi="Times New Roman" w:cs="Times New Roman"/>
          <w:color w:val="000000" w:themeColor="text1"/>
          <w:sz w:val="24"/>
          <w:szCs w:val="24"/>
        </w:rPr>
        <w:t>4</w:t>
      </w:r>
      <w:r w:rsidR="00737788" w:rsidRPr="002E19A8">
        <w:rPr>
          <w:rFonts w:ascii="Times New Roman" w:eastAsia="Times New Roman" w:hAnsi="Times New Roman" w:cs="Times New Roman"/>
          <w:color w:val="000000" w:themeColor="text1"/>
          <w:sz w:val="24"/>
          <w:szCs w:val="24"/>
        </w:rPr>
        <w:t>)</w:t>
      </w:r>
    </w:p>
    <w:p w14:paraId="0CAE98D8" w14:textId="7711CAE9" w:rsidR="001E7F0D" w:rsidRPr="002E19A8" w:rsidRDefault="001949CC" w:rsidP="00127A61">
      <w:pPr>
        <w:autoSpaceDE w:val="0"/>
        <w:autoSpaceDN w:val="0"/>
        <w:adjustRightInd w:val="0"/>
        <w:rPr>
          <w:rFonts w:ascii="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w</w:t>
      </w:r>
      <w:r w:rsidR="008E44AF" w:rsidRPr="002E19A8">
        <w:rPr>
          <w:rFonts w:ascii="Times New Roman" w:eastAsia="Times New Roman" w:hAnsi="Times New Roman" w:cs="Times New Roman"/>
          <w:color w:val="000000" w:themeColor="text1"/>
          <w:sz w:val="24"/>
          <w:szCs w:val="24"/>
        </w:rPr>
        <w:t>here</w:t>
      </w:r>
      <w:r w:rsidRPr="002E19A8">
        <w:rPr>
          <w:rFonts w:ascii="Times New Roman" w:eastAsia="Times New Roman" w:hAnsi="Times New Roman" w:cs="Times New Roman"/>
          <w:color w:val="000000" w:themeColor="text1"/>
          <w:sz w:val="24"/>
          <w:szCs w:val="24"/>
        </w:rPr>
        <w:t xml:space="preserve"> </w:t>
      </w:r>
      <w:r w:rsidR="004E65E1" w:rsidRPr="002E19A8">
        <w:rPr>
          <w:rFonts w:ascii="Times New Roman" w:eastAsia="Times New Roman" w:hAnsi="Times New Roman" w:cs="Times New Roman"/>
          <w:color w:val="000000" w:themeColor="text1"/>
          <w:sz w:val="24"/>
          <w:szCs w:val="24"/>
        </w:rPr>
        <w:t xml:space="preserve">the integration is over the simulation </w:t>
      </w:r>
      <w:r w:rsidR="00E36863" w:rsidRPr="002E19A8">
        <w:rPr>
          <w:rFonts w:ascii="Times New Roman" w:eastAsia="Times New Roman" w:hAnsi="Times New Roman" w:cs="Times New Roman"/>
          <w:color w:val="000000" w:themeColor="text1"/>
          <w:sz w:val="24"/>
          <w:szCs w:val="24"/>
        </w:rPr>
        <w:t>cell, and</w:t>
      </w:r>
      <w:r w:rsidR="008E44AF" w:rsidRPr="002E19A8">
        <w:rPr>
          <w:rFonts w:ascii="Times New Roman" w:eastAsia="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0</m:t>
            </m:r>
          </m:sub>
        </m:sSub>
      </m:oMath>
      <w:ins w:id="83" w:author="Ben Beeler" w:date="2019-12-13T15:32:00Z">
        <w:r w:rsidR="00F60ACE">
          <w:rPr>
            <w:rFonts w:ascii="Times New Roman" w:eastAsia="Times New Roman" w:hAnsi="Times New Roman" w:cs="Times New Roman"/>
            <w:color w:val="000000" w:themeColor="text1"/>
            <w:sz w:val="24"/>
            <w:szCs w:val="24"/>
          </w:rPr>
          <w:t xml:space="preserve"> </w:t>
        </w:r>
      </w:ins>
      <w:r w:rsidR="008E44AF" w:rsidRPr="002E19A8">
        <w:rPr>
          <w:rFonts w:ascii="Times New Roman" w:eastAsia="Times New Roman" w:hAnsi="Times New Roman" w:cs="Times New Roman"/>
          <w:color w:val="000000" w:themeColor="text1"/>
          <w:sz w:val="24"/>
          <w:szCs w:val="24"/>
        </w:rPr>
        <w:t>is the volume of simulation cell.</w:t>
      </w:r>
      <w:r w:rsidR="00E36863" w:rsidRPr="002E19A8">
        <w:rPr>
          <w:rFonts w:ascii="Times New Roman" w:eastAsia="Times New Roman" w:hAnsi="Times New Roman" w:cs="Times New Roman"/>
          <w:color w:val="000000" w:themeColor="text1"/>
          <w:sz w:val="24"/>
          <w:szCs w:val="24"/>
        </w:rPr>
        <w:t xml:space="preserve"> </w:t>
      </w:r>
      <w:r w:rsidR="00274FD0" w:rsidRPr="002E19A8">
        <w:rPr>
          <w:rFonts w:ascii="Times New Roman" w:eastAsia="Times New Roman" w:hAnsi="Times New Roman" w:cs="Times New Roman"/>
          <w:color w:val="000000" w:themeColor="text1"/>
          <w:sz w:val="24"/>
          <w:szCs w:val="24"/>
        </w:rPr>
        <w:t xml:space="preserve"> The effect of defect generation rate</w:t>
      </w:r>
      <w:r w:rsidR="00B72BDD">
        <w:rPr>
          <w:rFonts w:ascii="Times New Roman" w:eastAsia="Times New Roman" w:hAnsi="Times New Roman" w:cs="Times New Roman"/>
          <w:color w:val="000000" w:themeColor="text1"/>
          <w:sz w:val="24"/>
          <w:szCs w:val="24"/>
        </w:rPr>
        <w:t>s</w:t>
      </w:r>
      <w:r w:rsidR="00274FD0" w:rsidRPr="002E19A8">
        <w:rPr>
          <w:rFonts w:ascii="Times New Roman" w:eastAsia="Times New Roman" w:hAnsi="Times New Roman" w:cs="Times New Roman"/>
          <w:color w:val="000000" w:themeColor="text1"/>
          <w:sz w:val="24"/>
          <w:szCs w:val="24"/>
        </w:rPr>
        <w:t xml:space="preserve"> </w:t>
      </w:r>
      <w:r w:rsidR="005436A8" w:rsidRPr="002E19A8">
        <w:rPr>
          <w:rFonts w:ascii="Times New Roman" w:eastAsia="Times New Roman" w:hAnsi="Times New Roman" w:cs="Times New Roman"/>
          <w:color w:val="000000" w:themeColor="text1"/>
          <w:sz w:val="24"/>
          <w:szCs w:val="24"/>
        </w:rPr>
        <w:t xml:space="preserve">on gas bubble swelling </w:t>
      </w:r>
      <w:r w:rsidR="003C20DC" w:rsidRPr="002E19A8">
        <w:rPr>
          <w:rFonts w:ascii="Times New Roman" w:eastAsia="Times New Roman" w:hAnsi="Times New Roman" w:cs="Times New Roman"/>
          <w:color w:val="000000" w:themeColor="text1"/>
          <w:sz w:val="24"/>
          <w:szCs w:val="24"/>
        </w:rPr>
        <w:t>is</w:t>
      </w:r>
      <w:r w:rsidR="00274FD0" w:rsidRPr="002E19A8">
        <w:rPr>
          <w:rFonts w:ascii="Times New Roman" w:eastAsia="Times New Roman" w:hAnsi="Times New Roman" w:cs="Times New Roman"/>
          <w:color w:val="000000" w:themeColor="text1"/>
          <w:sz w:val="24"/>
          <w:szCs w:val="24"/>
        </w:rPr>
        <w:t xml:space="preserve"> plot</w:t>
      </w:r>
      <w:r w:rsidR="00FC137A" w:rsidRPr="002E19A8">
        <w:rPr>
          <w:rFonts w:ascii="Times New Roman" w:eastAsia="Times New Roman" w:hAnsi="Times New Roman" w:cs="Times New Roman"/>
          <w:color w:val="000000" w:themeColor="text1"/>
          <w:sz w:val="24"/>
          <w:szCs w:val="24"/>
        </w:rPr>
        <w:t xml:space="preserve">ted in </w:t>
      </w:r>
      <w:r w:rsidR="003C20DC" w:rsidRPr="002E19A8">
        <w:rPr>
          <w:rFonts w:ascii="Times New Roman" w:eastAsia="Times New Roman" w:hAnsi="Times New Roman" w:cs="Times New Roman"/>
          <w:color w:val="000000" w:themeColor="text1"/>
          <w:sz w:val="24"/>
          <w:szCs w:val="24"/>
        </w:rPr>
        <w:t xml:space="preserve">Figure </w:t>
      </w:r>
      <w:r w:rsidR="008F2EDD">
        <w:rPr>
          <w:rFonts w:ascii="Times New Roman" w:eastAsia="Times New Roman" w:hAnsi="Times New Roman" w:cs="Times New Roman"/>
          <w:color w:val="000000" w:themeColor="text1"/>
          <w:sz w:val="24"/>
          <w:szCs w:val="24"/>
        </w:rPr>
        <w:t>4</w:t>
      </w:r>
      <w:r w:rsidR="003C20DC" w:rsidRPr="002E19A8">
        <w:rPr>
          <w:rFonts w:ascii="Times New Roman" w:eastAsia="Times New Roman" w:hAnsi="Times New Roman" w:cs="Times New Roman"/>
          <w:color w:val="000000" w:themeColor="text1"/>
          <w:sz w:val="24"/>
          <w:szCs w:val="24"/>
        </w:rPr>
        <w:t xml:space="preserve">. </w:t>
      </w:r>
      <w:r w:rsidR="00184D93" w:rsidRPr="002E19A8">
        <w:rPr>
          <w:rFonts w:ascii="Times New Roman" w:eastAsia="Times New Roman" w:hAnsi="Times New Roman" w:cs="Times New Roman"/>
          <w:color w:val="000000" w:themeColor="text1"/>
          <w:sz w:val="24"/>
          <w:szCs w:val="24"/>
        </w:rPr>
        <w:t>The experimental data</w:t>
      </w:r>
      <w:r w:rsidR="005436A8" w:rsidRPr="002E19A8">
        <w:rPr>
          <w:rFonts w:ascii="Times New Roman" w:eastAsia="Times New Roman" w:hAnsi="Times New Roman" w:cs="Times New Roman"/>
          <w:color w:val="000000" w:themeColor="text1"/>
          <w:sz w:val="24"/>
          <w:szCs w:val="24"/>
        </w:rPr>
        <w:t xml:space="preserve"> points</w:t>
      </w:r>
      <w:r w:rsidR="00C86633" w:rsidRPr="002E19A8">
        <w:rPr>
          <w:rFonts w:ascii="Times New Roman" w:eastAsia="Times New Roman" w:hAnsi="Times New Roman" w:cs="Times New Roman"/>
          <w:color w:val="000000" w:themeColor="text1"/>
          <w:sz w:val="24"/>
          <w:szCs w:val="24"/>
        </w:rPr>
        <w:fldChar w:fldCharType="begin"/>
      </w:r>
      <w:r w:rsidR="007F5192">
        <w:rPr>
          <w:rFonts w:ascii="Times New Roman" w:eastAsia="Times New Roman" w:hAnsi="Times New Roman" w:cs="Times New Roman"/>
          <w:color w:val="000000" w:themeColor="text1"/>
          <w:sz w:val="24"/>
          <w:szCs w:val="24"/>
        </w:rPr>
        <w:instrText xml:space="preserve"> ADDIN EN.CITE &lt;EndNote&gt;&lt;Cite&gt;&lt;Author&gt;Kim&lt;/Author&gt;&lt;Year&gt;2011&lt;/Year&gt;&lt;RecNum&gt;4&lt;/RecNum&gt;&lt;DisplayText&gt;&lt;style face="superscript"&gt;1&lt;/style&gt;&lt;/DisplayText&gt;&lt;record&gt;&lt;rec-number&gt;4&lt;/rec-number&gt;&lt;foreign-keys&gt;&lt;key app="EN" db-id="z2dws5pr0dxws8exxvxpxp2u05s5ps9w2rtz" timestamp="0"&gt;4&lt;/key&gt;&lt;/foreign-keys&gt;&lt;ref-type name="Journal Article"&gt;17&lt;/ref-type&gt;&lt;contributors&gt;&lt;authors&gt;&lt;author&gt;Kim, Y. S.&lt;/author&gt;&lt;author&gt;Hofman, G. L.&lt;/author&gt;&lt;/authors&gt;&lt;/contributors&gt;&lt;auth-address&gt;Kim, YS&amp;#xD;Argonne Natl Lab, 9700 S Cass Ave, Argonne, IL 60439 USA&amp;#xD;Argonne Natl Lab, 9700 S Cass Ave, Argonne, IL 60439 USA&amp;#xD;Argonne Natl Lab, Argonne, IL 60439 USA&lt;/auth-address&gt;&lt;titles&gt;&lt;title&gt;Fission product induced swelling of U-Mo alloy fuel&lt;/title&gt;&lt;secondary-title&gt;Journal of Nuclear Materials&lt;/secondary-title&gt;&lt;alt-title&gt;J Nucl Mater&lt;/alt-title&gt;&lt;/titles&gt;&lt;periodical&gt;&lt;full-title&gt;Journal of Nuclear Materials&lt;/full-title&gt;&lt;abbr-1&gt;J Nucl Mater&lt;/abbr-1&gt;&lt;/periodical&gt;&lt;alt-periodical&gt;&lt;full-title&gt;Journal of Nuclear Materials&lt;/full-title&gt;&lt;abbr-1&gt;J Nucl Mater&lt;/abbr-1&gt;&lt;/alt-periodical&gt;&lt;pages&gt;291-301&lt;/pages&gt;&lt;volume&gt;419&lt;/volume&gt;&lt;number&gt;1-3&lt;/number&gt;&lt;section&gt;291&lt;/section&gt;&lt;keywords&gt;&lt;keyword&gt;research reactor-fuel&lt;/keyword&gt;&lt;keyword&gt;centrifugal atomization&lt;/keyword&gt;&lt;keyword&gt;nuclear-fuel&lt;/keyword&gt;&lt;keyword&gt;bubble&lt;/keyword&gt;&lt;/keywords&gt;&lt;dates&gt;&lt;year&gt;2011&lt;/year&gt;&lt;pub-dates&gt;&lt;date&gt;Dec&lt;/date&gt;&lt;/pub-dates&gt;&lt;/dates&gt;&lt;isbn&gt;0022-3115&lt;/isbn&gt;&lt;accession-num&gt;ISI:000298936600036&lt;/accession-num&gt;&lt;urls&gt;&lt;related-urls&gt;&lt;url&gt;&amp;lt;Go to ISI&amp;gt;://000298936600036&lt;/url&gt;&lt;/related-urls&gt;&lt;/urls&gt;&lt;electronic-resource-num&gt;DOI 10.1016/j.jnucmat.2011.08.018&lt;/electronic-resource-num&gt;&lt;language&gt;English&lt;/language&gt;&lt;/record&gt;&lt;/Cite&gt;&lt;/EndNote&gt;</w:instrText>
      </w:r>
      <w:r w:rsidR="00C86633" w:rsidRPr="002E19A8">
        <w:rPr>
          <w:rFonts w:ascii="Times New Roman" w:eastAsia="Times New Roman" w:hAnsi="Times New Roman" w:cs="Times New Roman"/>
          <w:color w:val="000000" w:themeColor="text1"/>
          <w:sz w:val="24"/>
          <w:szCs w:val="24"/>
        </w:rPr>
        <w:fldChar w:fldCharType="separate"/>
      </w:r>
      <w:r w:rsidR="007F5192" w:rsidRPr="007F5192">
        <w:rPr>
          <w:rFonts w:ascii="Times New Roman" w:eastAsia="Times New Roman" w:hAnsi="Times New Roman" w:cs="Times New Roman"/>
          <w:noProof/>
          <w:color w:val="000000" w:themeColor="text1"/>
          <w:sz w:val="24"/>
          <w:szCs w:val="24"/>
          <w:vertAlign w:val="superscript"/>
        </w:rPr>
        <w:t>1</w:t>
      </w:r>
      <w:r w:rsidR="00C86633" w:rsidRPr="002E19A8">
        <w:rPr>
          <w:rFonts w:ascii="Times New Roman" w:eastAsia="Times New Roman" w:hAnsi="Times New Roman" w:cs="Times New Roman"/>
          <w:color w:val="000000" w:themeColor="text1"/>
          <w:sz w:val="24"/>
          <w:szCs w:val="24"/>
        </w:rPr>
        <w:fldChar w:fldCharType="end"/>
      </w:r>
      <w:r w:rsidR="00110869" w:rsidRPr="002E19A8">
        <w:rPr>
          <w:rFonts w:ascii="Times New Roman" w:eastAsia="Times New Roman" w:hAnsi="Times New Roman" w:cs="Times New Roman"/>
          <w:color w:val="000000" w:themeColor="text1"/>
          <w:sz w:val="24"/>
          <w:szCs w:val="24"/>
        </w:rPr>
        <w:t xml:space="preserve"> are sh</w:t>
      </w:r>
      <w:r w:rsidR="00A74DA0" w:rsidRPr="002E19A8">
        <w:rPr>
          <w:rFonts w:ascii="Times New Roman" w:eastAsia="Times New Roman" w:hAnsi="Times New Roman" w:cs="Times New Roman"/>
          <w:color w:val="000000" w:themeColor="text1"/>
          <w:sz w:val="24"/>
          <w:szCs w:val="24"/>
        </w:rPr>
        <w:t xml:space="preserve">own by </w:t>
      </w:r>
      <w:r w:rsidR="003F037C" w:rsidRPr="002E19A8">
        <w:rPr>
          <w:rFonts w:ascii="Times New Roman" w:eastAsia="Times New Roman" w:hAnsi="Times New Roman" w:cs="Times New Roman"/>
          <w:color w:val="000000" w:themeColor="text1"/>
          <w:sz w:val="24"/>
          <w:szCs w:val="24"/>
        </w:rPr>
        <w:t xml:space="preserve">red circles </w:t>
      </w:r>
      <w:r w:rsidR="008129FE" w:rsidRPr="002E19A8">
        <w:rPr>
          <w:rFonts w:ascii="Times New Roman" w:eastAsia="Times New Roman" w:hAnsi="Times New Roman" w:cs="Times New Roman"/>
          <w:color w:val="000000" w:themeColor="text1"/>
          <w:sz w:val="24"/>
          <w:szCs w:val="24"/>
        </w:rPr>
        <w:t xml:space="preserve">in the </w:t>
      </w:r>
      <w:r w:rsidR="008F2EDD">
        <w:rPr>
          <w:rFonts w:ascii="Times New Roman" w:eastAsia="Times New Roman" w:hAnsi="Times New Roman" w:cs="Times New Roman"/>
          <w:color w:val="000000" w:themeColor="text1"/>
          <w:sz w:val="24"/>
          <w:szCs w:val="24"/>
        </w:rPr>
        <w:t>F</w:t>
      </w:r>
      <w:r w:rsidR="008129FE" w:rsidRPr="002E19A8">
        <w:rPr>
          <w:rFonts w:ascii="Times New Roman" w:eastAsia="Times New Roman" w:hAnsi="Times New Roman" w:cs="Times New Roman"/>
          <w:color w:val="000000" w:themeColor="text1"/>
          <w:sz w:val="24"/>
          <w:szCs w:val="24"/>
        </w:rPr>
        <w:t xml:space="preserve">igure. </w:t>
      </w:r>
      <w:r w:rsidR="005436A8" w:rsidRPr="002E19A8">
        <w:rPr>
          <w:rFonts w:ascii="Times New Roman" w:eastAsia="Times New Roman" w:hAnsi="Times New Roman" w:cs="Times New Roman"/>
          <w:color w:val="000000" w:themeColor="text1"/>
          <w:sz w:val="24"/>
          <w:szCs w:val="24"/>
        </w:rPr>
        <w:t xml:space="preserve">As expected, </w:t>
      </w:r>
      <w:r w:rsidR="00723D31" w:rsidRPr="002E19A8">
        <w:rPr>
          <w:rFonts w:ascii="Times New Roman" w:eastAsia="Times New Roman" w:hAnsi="Times New Roman" w:cs="Times New Roman"/>
          <w:color w:val="000000" w:themeColor="text1"/>
          <w:sz w:val="24"/>
          <w:szCs w:val="24"/>
        </w:rPr>
        <w:t xml:space="preserve">the gas bubble swelling kinetics increase </w:t>
      </w:r>
      <w:r w:rsidR="005436A8" w:rsidRPr="002E19A8">
        <w:rPr>
          <w:rFonts w:ascii="Times New Roman" w:eastAsia="Times New Roman" w:hAnsi="Times New Roman" w:cs="Times New Roman"/>
          <w:color w:val="000000" w:themeColor="text1"/>
          <w:sz w:val="24"/>
          <w:szCs w:val="24"/>
        </w:rPr>
        <w:t>as</w:t>
      </w:r>
      <w:r w:rsidR="00723D31" w:rsidRPr="002E19A8">
        <w:rPr>
          <w:rFonts w:ascii="Times New Roman" w:eastAsia="Times New Roman" w:hAnsi="Times New Roman" w:cs="Times New Roman"/>
          <w:color w:val="000000" w:themeColor="text1"/>
          <w:sz w:val="24"/>
          <w:szCs w:val="24"/>
        </w:rPr>
        <w:t xml:space="preserve"> the generation</w:t>
      </w:r>
      <w:r w:rsidR="005436A8" w:rsidRPr="002E19A8">
        <w:rPr>
          <w:rFonts w:ascii="Times New Roman" w:eastAsia="Times New Roman" w:hAnsi="Times New Roman" w:cs="Times New Roman"/>
          <w:color w:val="000000" w:themeColor="text1"/>
          <w:sz w:val="24"/>
          <w:szCs w:val="24"/>
        </w:rPr>
        <w:t xml:space="preserve"> rate</w:t>
      </w:r>
      <w:r w:rsidR="00D614C4" w:rsidRPr="002E19A8">
        <w:rPr>
          <w:rFonts w:ascii="Times New Roman" w:eastAsia="Times New Roman" w:hAnsi="Times New Roman" w:cs="Times New Roman"/>
          <w:color w:val="000000" w:themeColor="text1"/>
          <w:sz w:val="24"/>
          <w:szCs w:val="24"/>
        </w:rPr>
        <w:t xml:space="preserve"> of Frenkel pairs</w:t>
      </w:r>
      <w:r w:rsidR="004F57FF" w:rsidRPr="002E19A8">
        <w:rPr>
          <w:rFonts w:ascii="Times New Roman" w:eastAsia="Times New Roman" w:hAnsi="Times New Roman" w:cs="Times New Roman"/>
          <w:color w:val="000000" w:themeColor="text1"/>
          <w:sz w:val="24"/>
          <w:szCs w:val="24"/>
        </w:rPr>
        <w:t xml:space="preserve"> </w:t>
      </w:r>
      <w:r w:rsidR="00D50AF6" w:rsidRPr="002E19A8">
        <w:rPr>
          <w:rFonts w:ascii="Times New Roman" w:eastAsia="Times New Roman" w:hAnsi="Times New Roman" w:cs="Times New Roman"/>
          <w:color w:val="000000" w:themeColor="text1"/>
          <w:sz w:val="24"/>
          <w:szCs w:val="24"/>
        </w:rPr>
        <w:t>per fissio</w:t>
      </w:r>
      <w:r w:rsidR="00D614C4" w:rsidRPr="002E19A8">
        <w:rPr>
          <w:rFonts w:ascii="Times New Roman" w:eastAsia="Times New Roman" w:hAnsi="Times New Roman" w:cs="Times New Roman"/>
          <w:color w:val="000000" w:themeColor="text1"/>
          <w:sz w:val="24"/>
          <w:szCs w:val="24"/>
        </w:rPr>
        <w:t>n</w:t>
      </w:r>
      <w:r w:rsidR="005436A8" w:rsidRPr="002E19A8">
        <w:rPr>
          <w:rFonts w:ascii="Times New Roman" w:eastAsia="Times New Roman" w:hAnsi="Times New Roman" w:cs="Times New Roman"/>
          <w:color w:val="000000" w:themeColor="text1"/>
          <w:sz w:val="24"/>
          <w:szCs w:val="24"/>
        </w:rPr>
        <w:t xml:space="preserve"> increases</w:t>
      </w:r>
      <w:r w:rsidR="00D354DC" w:rsidRPr="002E19A8">
        <w:rPr>
          <w:rFonts w:ascii="Times New Roman" w:eastAsia="Times New Roman" w:hAnsi="Times New Roman" w:cs="Times New Roman"/>
          <w:color w:val="000000" w:themeColor="text1"/>
          <w:sz w:val="24"/>
          <w:szCs w:val="24"/>
        </w:rPr>
        <w:t xml:space="preserve"> because </w:t>
      </w:r>
      <w:r w:rsidR="00714436" w:rsidRPr="002E19A8">
        <w:rPr>
          <w:rFonts w:ascii="Times New Roman" w:eastAsia="Times New Roman" w:hAnsi="Times New Roman" w:cs="Times New Roman"/>
          <w:color w:val="000000" w:themeColor="text1"/>
          <w:sz w:val="24"/>
          <w:szCs w:val="24"/>
        </w:rPr>
        <w:t xml:space="preserve">there </w:t>
      </w:r>
      <w:r w:rsidR="006559E6" w:rsidRPr="002E19A8">
        <w:rPr>
          <w:rFonts w:ascii="Times New Roman" w:eastAsia="Times New Roman" w:hAnsi="Times New Roman" w:cs="Times New Roman"/>
          <w:color w:val="000000" w:themeColor="text1"/>
          <w:sz w:val="24"/>
          <w:szCs w:val="24"/>
        </w:rPr>
        <w:t xml:space="preserve">are </w:t>
      </w:r>
      <w:r w:rsidR="00714436" w:rsidRPr="002E19A8">
        <w:rPr>
          <w:rFonts w:ascii="Times New Roman" w:eastAsia="Times New Roman" w:hAnsi="Times New Roman" w:cs="Times New Roman"/>
          <w:color w:val="000000" w:themeColor="text1"/>
          <w:sz w:val="24"/>
          <w:szCs w:val="24"/>
        </w:rPr>
        <w:t>more vacanc</w:t>
      </w:r>
      <w:r w:rsidR="006559E6" w:rsidRPr="002E19A8">
        <w:rPr>
          <w:rFonts w:ascii="Times New Roman" w:eastAsia="Times New Roman" w:hAnsi="Times New Roman" w:cs="Times New Roman"/>
          <w:color w:val="000000" w:themeColor="text1"/>
          <w:sz w:val="24"/>
          <w:szCs w:val="24"/>
        </w:rPr>
        <w:t>ies</w:t>
      </w:r>
      <w:r w:rsidR="00714436" w:rsidRPr="002E19A8">
        <w:rPr>
          <w:rFonts w:ascii="Times New Roman" w:eastAsia="Times New Roman" w:hAnsi="Times New Roman" w:cs="Times New Roman"/>
          <w:color w:val="000000" w:themeColor="text1"/>
          <w:sz w:val="24"/>
          <w:szCs w:val="24"/>
        </w:rPr>
        <w:t xml:space="preserve"> </w:t>
      </w:r>
      <w:r w:rsidR="008C6584" w:rsidRPr="002E19A8">
        <w:rPr>
          <w:rFonts w:ascii="Times New Roman" w:eastAsia="Times New Roman" w:hAnsi="Times New Roman" w:cs="Times New Roman"/>
          <w:color w:val="000000" w:themeColor="text1"/>
          <w:sz w:val="24"/>
          <w:szCs w:val="24"/>
        </w:rPr>
        <w:t>available</w:t>
      </w:r>
      <w:r w:rsidR="00714436" w:rsidRPr="002E19A8">
        <w:rPr>
          <w:rFonts w:ascii="Times New Roman" w:eastAsia="Times New Roman" w:hAnsi="Times New Roman" w:cs="Times New Roman"/>
          <w:color w:val="000000" w:themeColor="text1"/>
          <w:sz w:val="24"/>
          <w:szCs w:val="24"/>
        </w:rPr>
        <w:t xml:space="preserve"> for gas bubble growth.</w:t>
      </w:r>
      <w:r w:rsidR="008C6584" w:rsidRPr="002E19A8">
        <w:rPr>
          <w:rFonts w:ascii="Times New Roman" w:eastAsia="Times New Roman" w:hAnsi="Times New Roman" w:cs="Times New Roman"/>
          <w:color w:val="000000" w:themeColor="text1"/>
          <w:sz w:val="24"/>
          <w:szCs w:val="24"/>
        </w:rPr>
        <w:t xml:space="preserve"> </w:t>
      </w:r>
      <w:r w:rsidR="00E0070D">
        <w:rPr>
          <w:rFonts w:ascii="Times New Roman" w:eastAsia="Times New Roman" w:hAnsi="Times New Roman" w:cs="Times New Roman"/>
          <w:color w:val="000000" w:themeColor="text1"/>
          <w:sz w:val="24"/>
          <w:szCs w:val="24"/>
        </w:rPr>
        <w:t xml:space="preserve">However, the predicted gas bubble swelling kinetics </w:t>
      </w:r>
      <w:ins w:id="84" w:author="Ben Beeler" w:date="2019-12-13T15:33:00Z">
        <w:r w:rsidR="00F60ACE">
          <w:rPr>
            <w:rFonts w:ascii="Times New Roman" w:eastAsia="Times New Roman" w:hAnsi="Times New Roman" w:cs="Times New Roman"/>
            <w:color w:val="000000" w:themeColor="text1"/>
            <w:sz w:val="24"/>
            <w:szCs w:val="24"/>
          </w:rPr>
          <w:lastRenderedPageBreak/>
          <w:t>are</w:t>
        </w:r>
      </w:ins>
      <w:del w:id="85" w:author="Ben Beeler" w:date="2019-12-13T15:33:00Z">
        <w:r w:rsidR="00E0070D" w:rsidDel="00F60ACE">
          <w:rPr>
            <w:rFonts w:ascii="Times New Roman" w:eastAsia="Times New Roman" w:hAnsi="Times New Roman" w:cs="Times New Roman"/>
            <w:color w:val="000000" w:themeColor="text1"/>
            <w:sz w:val="24"/>
            <w:szCs w:val="24"/>
          </w:rPr>
          <w:delText>is</w:delText>
        </w:r>
      </w:del>
      <w:r w:rsidR="00E0070D">
        <w:rPr>
          <w:rFonts w:ascii="Times New Roman" w:eastAsia="Times New Roman" w:hAnsi="Times New Roman" w:cs="Times New Roman"/>
          <w:color w:val="000000" w:themeColor="text1"/>
          <w:sz w:val="24"/>
          <w:szCs w:val="24"/>
        </w:rPr>
        <w:t xml:space="preserve"> much slower than measured swelling kinetics</w:t>
      </w:r>
      <w:r w:rsidR="008F2EDD">
        <w:rPr>
          <w:rFonts w:ascii="Times New Roman" w:eastAsia="Times New Roman" w:hAnsi="Times New Roman" w:cs="Times New Roman"/>
          <w:color w:val="000000" w:themeColor="text1"/>
          <w:sz w:val="24"/>
          <w:szCs w:val="24"/>
        </w:rPr>
        <w:t xml:space="preserve"> even using a large defect generation rate (3000 Frenkel pairs per fission)</w:t>
      </w:r>
      <w:r w:rsidR="00E0070D">
        <w:rPr>
          <w:rFonts w:ascii="Times New Roman" w:eastAsia="Times New Roman" w:hAnsi="Times New Roman" w:cs="Times New Roman"/>
          <w:color w:val="000000" w:themeColor="text1"/>
          <w:sz w:val="24"/>
          <w:szCs w:val="24"/>
        </w:rPr>
        <w:t xml:space="preserve">. So other thermodynamic </w:t>
      </w:r>
      <w:r w:rsidR="003C7DD9">
        <w:rPr>
          <w:rFonts w:ascii="Times New Roman" w:eastAsia="Times New Roman" w:hAnsi="Times New Roman" w:cs="Times New Roman"/>
          <w:color w:val="000000" w:themeColor="text1"/>
          <w:sz w:val="24"/>
          <w:szCs w:val="24"/>
        </w:rPr>
        <w:t>and kinetics should play an important role in gas bubble swelling in the recrystallization zone.</w:t>
      </w:r>
    </w:p>
    <w:p w14:paraId="78AADF50" w14:textId="7EA307BB" w:rsidR="007F6238" w:rsidRPr="002E19A8" w:rsidRDefault="007F6238" w:rsidP="004C023A">
      <w:pPr>
        <w:jc w:val="center"/>
        <w:rPr>
          <w:rFonts w:eastAsia="Times New Roman"/>
          <w:color w:val="000000" w:themeColor="text1"/>
          <w:sz w:val="24"/>
        </w:rPr>
      </w:pPr>
    </w:p>
    <w:p w14:paraId="2D32121E" w14:textId="14A21033" w:rsidR="004A40EF" w:rsidRPr="002E19A8" w:rsidRDefault="00E85F98" w:rsidP="004C023A">
      <w:pPr>
        <w:jc w:val="center"/>
        <w:rPr>
          <w:rFonts w:eastAsia="Times New Roman"/>
          <w:color w:val="000000" w:themeColor="text1"/>
          <w:sz w:val="24"/>
        </w:rPr>
      </w:pPr>
      <w:r w:rsidRPr="00E85F98">
        <w:rPr>
          <w:noProof/>
        </w:rPr>
        <w:t xml:space="preserve"> </w:t>
      </w:r>
      <w:r w:rsidR="00E0070D" w:rsidRPr="00E0070D">
        <w:rPr>
          <w:noProof/>
        </w:rPr>
        <w:drawing>
          <wp:inline distT="0" distB="0" distL="0" distR="0" wp14:anchorId="2854315F" wp14:editId="00CA5EF2">
            <wp:extent cx="4135447" cy="3099209"/>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1878" cy="3134006"/>
                    </a:xfrm>
                    <a:prstGeom prst="rect">
                      <a:avLst/>
                    </a:prstGeom>
                  </pic:spPr>
                </pic:pic>
              </a:graphicData>
            </a:graphic>
          </wp:inline>
        </w:drawing>
      </w:r>
    </w:p>
    <w:p w14:paraId="184D3DF4" w14:textId="702B7195" w:rsidR="00380F80" w:rsidRPr="002E19A8" w:rsidRDefault="00380F80" w:rsidP="00380F80">
      <w:pPr>
        <w:jc w:val="center"/>
        <w:rPr>
          <w:rFonts w:eastAsia="Times New Roman"/>
          <w:color w:val="000000" w:themeColor="text1"/>
          <w:sz w:val="24"/>
        </w:rPr>
      </w:pPr>
    </w:p>
    <w:p w14:paraId="6F7AB5F5" w14:textId="1A1C5BD0" w:rsidR="00A234A1" w:rsidRDefault="00380F80" w:rsidP="00FB2A55">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8A3D87">
        <w:rPr>
          <w:rFonts w:ascii="Times New Roman" w:eastAsia="Times New Roman" w:hAnsi="Times New Roman" w:cs="Times New Roman"/>
          <w:color w:val="000000" w:themeColor="text1"/>
          <w:sz w:val="24"/>
        </w:rPr>
        <w:t>4</w:t>
      </w:r>
      <w:r w:rsidR="005436A8" w:rsidRPr="002E19A8">
        <w:rPr>
          <w:rFonts w:ascii="Times New Roman" w:eastAsia="Times New Roman" w:hAnsi="Times New Roman" w:cs="Times New Roman"/>
          <w:color w:val="000000" w:themeColor="text1"/>
          <w:sz w:val="24"/>
        </w:rPr>
        <w:t>.</w:t>
      </w:r>
      <w:r w:rsidR="00B264D1" w:rsidRPr="002E19A8">
        <w:rPr>
          <w:rFonts w:ascii="Times New Roman" w:eastAsia="Times New Roman" w:hAnsi="Times New Roman" w:cs="Times New Roman"/>
          <w:color w:val="000000" w:themeColor="text1"/>
          <w:sz w:val="24"/>
        </w:rPr>
        <w:t xml:space="preserve"> Effect of defect generation rates on gas bubble swelling.</w:t>
      </w:r>
      <w:r w:rsidR="00C874B7" w:rsidRPr="002E19A8">
        <w:rPr>
          <w:rFonts w:ascii="Times New Roman" w:eastAsia="Times New Roman" w:hAnsi="Times New Roman" w:cs="Times New Roman"/>
          <w:color w:val="000000" w:themeColor="text1"/>
          <w:sz w:val="24"/>
        </w:rPr>
        <w:t xml:space="preserve"> </w:t>
      </w:r>
    </w:p>
    <w:p w14:paraId="38E6130A" w14:textId="141FDD46" w:rsidR="00890457" w:rsidRDefault="00890457" w:rsidP="00FB2A55">
      <w:pPr>
        <w:rPr>
          <w:rFonts w:ascii="Times New Roman" w:eastAsia="Times New Roman" w:hAnsi="Times New Roman" w:cs="Times New Roman"/>
          <w:color w:val="000000" w:themeColor="text1"/>
          <w:sz w:val="24"/>
        </w:rPr>
      </w:pPr>
    </w:p>
    <w:p w14:paraId="51A365FF" w14:textId="77777777" w:rsidR="00A234A1" w:rsidRPr="002E19A8" w:rsidRDefault="00A234A1" w:rsidP="00A234A1">
      <w:pPr>
        <w:rPr>
          <w:rFonts w:eastAsia="Times New Roman"/>
          <w:color w:val="000000" w:themeColor="text1"/>
          <w:sz w:val="24"/>
        </w:rPr>
      </w:pPr>
    </w:p>
    <w:p w14:paraId="2AA18C0F" w14:textId="7DF9B476" w:rsidR="00A234A1" w:rsidRPr="002E19A8" w:rsidRDefault="00A234A1" w:rsidP="00A234A1">
      <w:pPr>
        <w:pStyle w:val="Heading2"/>
        <w:jc w:val="left"/>
        <w:rPr>
          <w:color w:val="000000" w:themeColor="text1"/>
        </w:rPr>
      </w:pPr>
      <w:r w:rsidRPr="002E19A8">
        <w:rPr>
          <w:color w:val="000000" w:themeColor="text1"/>
        </w:rPr>
        <w:t>Effect of interstitial emission rate on gas bubble swelling</w:t>
      </w:r>
    </w:p>
    <w:p w14:paraId="0A480933" w14:textId="118367D1" w:rsidR="00285EC3" w:rsidRPr="002E19A8" w:rsidRDefault="00450E02" w:rsidP="00767EAA">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N</w:t>
      </w:r>
      <w:r w:rsidR="00D8616E" w:rsidRPr="002E19A8">
        <w:rPr>
          <w:rFonts w:ascii="Times New Roman" w:eastAsia="Times New Roman" w:hAnsi="Times New Roman" w:cs="Times New Roman"/>
          <w:color w:val="000000" w:themeColor="text1"/>
          <w:sz w:val="24"/>
          <w:szCs w:val="24"/>
        </w:rPr>
        <w:t>or</w:t>
      </w:r>
      <w:r w:rsidRPr="002E19A8">
        <w:rPr>
          <w:rFonts w:ascii="Times New Roman" w:eastAsia="Times New Roman" w:hAnsi="Times New Roman" w:cs="Times New Roman"/>
          <w:color w:val="000000" w:themeColor="text1"/>
          <w:sz w:val="24"/>
          <w:szCs w:val="24"/>
        </w:rPr>
        <w:t>malized e</w:t>
      </w:r>
      <w:r w:rsidR="00A234A1" w:rsidRPr="002E19A8">
        <w:rPr>
          <w:rFonts w:ascii="Times New Roman" w:eastAsia="Times New Roman" w:hAnsi="Times New Roman" w:cs="Times New Roman"/>
          <w:color w:val="000000" w:themeColor="text1"/>
          <w:sz w:val="24"/>
          <w:szCs w:val="24"/>
        </w:rPr>
        <w:t xml:space="preserve">mission rate </w:t>
      </w:r>
      <w:r w:rsidR="00004E0F" w:rsidRPr="002E19A8">
        <w:rPr>
          <w:rFonts w:ascii="Times New Roman" w:eastAsia="Times New Roman" w:hAnsi="Times New Roman" w:cs="Times New Roman"/>
          <w:color w:val="000000" w:themeColor="text1"/>
          <w:sz w:val="24"/>
          <w:szCs w:val="24"/>
        </w:rPr>
        <w:t>is described as</w:t>
      </w:r>
    </w:p>
    <w:p w14:paraId="00884866" w14:textId="3D227CE1" w:rsidR="00285EC3" w:rsidRPr="002E19A8" w:rsidRDefault="00004E0F" w:rsidP="00767EAA">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ξ</m:t>
                </m:r>
              </m:e>
            </m:acc>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η,</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e>
            </m:d>
            <m:r>
              <w:rPr>
                <w:rFonts w:ascii="Cambria Math" w:eastAsia="Times New Roman" w:hAnsi="Cambria Math" w:cs="Times New Roman"/>
                <w:color w:val="000000" w:themeColor="text1"/>
                <w:sz w:val="24"/>
                <w:szCs w:val="24"/>
              </w:rPr>
              <m:t>χ</m:t>
            </m:r>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num>
          <m:den>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0</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den>
        </m:f>
      </m:oMath>
    </w:p>
    <w:p w14:paraId="6FB4D586" w14:textId="4855E576" w:rsidR="00285EC3" w:rsidRPr="002E19A8" w:rsidRDefault="00285EC3" w:rsidP="00285EC3">
      <w:pPr>
        <w:jc w:val="right"/>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                                                         =</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C</m:t>
                </m:r>
              </m:e>
              <m:sub>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i</m:t>
                    </m:r>
                  </m:e>
                  <m:sub>
                    <m:r>
                      <w:rPr>
                        <w:rFonts w:ascii="Cambria Math" w:eastAsia="Times New Roman" w:hAnsi="Cambria Math" w:cs="Times New Roman"/>
                        <w:color w:val="000000" w:themeColor="text1"/>
                        <w:sz w:val="24"/>
                        <w:szCs w:val="24"/>
                      </w:rPr>
                      <m:t>def</m:t>
                    </m:r>
                  </m:sub>
                </m:sSub>
              </m:sub>
              <m:sup>
                <m:r>
                  <w:rPr>
                    <w:rFonts w:ascii="Cambria Math" w:eastAsia="Times New Roman" w:hAnsi="Cambria Math" w:cs="Times New Roman"/>
                    <w:color w:val="000000" w:themeColor="text1"/>
                    <w:sz w:val="24"/>
                    <w:szCs w:val="24"/>
                  </w:rPr>
                  <m:t>eq1</m:t>
                </m:r>
              </m:sup>
            </m:sSubSup>
          </m:e>
        </m:d>
        <m:r>
          <w:rPr>
            <w:rFonts w:ascii="Cambria Math" w:eastAsia="Times New Roman" w:hAnsi="Cambria Math" w:cs="Times New Roman"/>
            <w:color w:val="000000" w:themeColor="text1"/>
            <w:sz w:val="24"/>
            <w:szCs w:val="24"/>
          </w:rPr>
          <m:t>χ(x,t)</m:t>
        </m:r>
      </m:oMath>
      <w:r w:rsidRPr="002E19A8">
        <w:rPr>
          <w:rFonts w:ascii="Times New Roman" w:eastAsia="Times New Roman" w:hAnsi="Times New Roman" w:cs="Times New Roman"/>
          <w:color w:val="000000" w:themeColor="text1"/>
          <w:sz w:val="24"/>
          <w:szCs w:val="24"/>
        </w:rPr>
        <w:t xml:space="preserve">                                                (15)</w:t>
      </w:r>
    </w:p>
    <w:p w14:paraId="7D8AE78D" w14:textId="36268FC3" w:rsidR="00214D16" w:rsidRPr="002E19A8" w:rsidRDefault="00CC2BCA" w:rsidP="00767EAA">
      <w:pPr>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sz w:val="24"/>
          <w:szCs w:val="24"/>
        </w:rPr>
        <w:t>where</w:t>
      </w:r>
      <w:r w:rsidR="007A2CCD"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0</m:t>
            </m:r>
          </m:sub>
        </m:sSub>
      </m:oMath>
      <w:r w:rsidR="001E65F9" w:rsidRPr="002E19A8">
        <w:rPr>
          <w:rFonts w:ascii="Times New Roman" w:eastAsia="Times New Roman" w:hAnsi="Times New Roman" w:cs="Times New Roman"/>
          <w:color w:val="000000" w:themeColor="text1"/>
          <w:sz w:val="24"/>
          <w:szCs w:val="24"/>
        </w:rPr>
        <w:t xml:space="preserve"> and </w:t>
      </w:r>
      <w:r w:rsidR="007B35C2"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r>
          <w:rPr>
            <w:rFonts w:ascii="Cambria Math" w:eastAsia="Times New Roman"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oMath>
      <w:r w:rsidR="0092075D" w:rsidRPr="002E19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are normalized model parameters</w:t>
      </w:r>
      <w:r w:rsidR="007A2CCD"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oMath>
      <w:r w:rsidR="00E5280A" w:rsidRPr="002E19A8">
        <w:rPr>
          <w:rFonts w:ascii="Times New Roman" w:eastAsia="Times New Roman" w:hAnsi="Times New Roman" w:cs="Times New Roman"/>
          <w:color w:val="000000" w:themeColor="text1"/>
          <w:sz w:val="24"/>
          <w:szCs w:val="24"/>
        </w:rPr>
        <w:t xml:space="preserve"> is a coeffi</w:t>
      </w:r>
      <w:r w:rsidR="005748E5" w:rsidRPr="002E19A8">
        <w:rPr>
          <w:rFonts w:ascii="Times New Roman" w:eastAsia="Times New Roman" w:hAnsi="Times New Roman" w:cs="Times New Roman"/>
          <w:color w:val="000000" w:themeColor="text1"/>
          <w:sz w:val="24"/>
          <w:szCs w:val="24"/>
        </w:rPr>
        <w:t>ci</w:t>
      </w:r>
      <w:r w:rsidR="00E5280A" w:rsidRPr="002E19A8">
        <w:rPr>
          <w:rFonts w:ascii="Times New Roman" w:eastAsia="Times New Roman" w:hAnsi="Times New Roman" w:cs="Times New Roman"/>
          <w:color w:val="000000" w:themeColor="text1"/>
          <w:sz w:val="24"/>
          <w:szCs w:val="24"/>
        </w:rPr>
        <w:t>e</w:t>
      </w:r>
      <w:r w:rsidR="005748E5" w:rsidRPr="002E19A8">
        <w:rPr>
          <w:rFonts w:ascii="Times New Roman" w:eastAsia="Times New Roman" w:hAnsi="Times New Roman" w:cs="Times New Roman"/>
          <w:color w:val="000000" w:themeColor="text1"/>
          <w:sz w:val="24"/>
          <w:szCs w:val="24"/>
        </w:rPr>
        <w:t>n</w:t>
      </w:r>
      <w:r w:rsidR="00E5280A" w:rsidRPr="002E19A8">
        <w:rPr>
          <w:rFonts w:ascii="Times New Roman" w:eastAsia="Times New Roman" w:hAnsi="Times New Roman" w:cs="Times New Roman"/>
          <w:color w:val="000000" w:themeColor="text1"/>
          <w:sz w:val="24"/>
          <w:szCs w:val="24"/>
        </w:rPr>
        <w:t xml:space="preserve">t </w:t>
      </w:r>
      <w:r w:rsidR="008753E3" w:rsidRPr="002E19A8">
        <w:rPr>
          <w:rFonts w:ascii="Times New Roman" w:eastAsia="Times New Roman" w:hAnsi="Times New Roman" w:cs="Times New Roman"/>
          <w:color w:val="000000" w:themeColor="text1"/>
          <w:sz w:val="24"/>
          <w:szCs w:val="24"/>
        </w:rPr>
        <w:t>for the</w:t>
      </w:r>
      <w:r w:rsidR="0014186A" w:rsidRPr="002E19A8">
        <w:rPr>
          <w:rFonts w:ascii="Times New Roman" w:eastAsia="Times New Roman" w:hAnsi="Times New Roman" w:cs="Times New Roman"/>
          <w:color w:val="000000" w:themeColor="text1"/>
          <w:sz w:val="24"/>
          <w:szCs w:val="24"/>
        </w:rPr>
        <w:t xml:space="preserve"> interstitial</w:t>
      </w:r>
      <w:r w:rsidR="008753E3" w:rsidRPr="002E19A8">
        <w:rPr>
          <w:rFonts w:ascii="Times New Roman" w:eastAsia="Times New Roman" w:hAnsi="Times New Roman" w:cs="Times New Roman"/>
          <w:color w:val="000000" w:themeColor="text1"/>
          <w:sz w:val="24"/>
          <w:szCs w:val="24"/>
        </w:rPr>
        <w:t xml:space="preserve"> emission</w:t>
      </w:r>
      <w:r w:rsidR="005748E5" w:rsidRPr="002E19A8">
        <w:rPr>
          <w:rFonts w:ascii="Times New Roman" w:eastAsia="Times New Roman" w:hAnsi="Times New Roman" w:cs="Times New Roman"/>
          <w:color w:val="000000" w:themeColor="text1"/>
          <w:sz w:val="24"/>
          <w:szCs w:val="24"/>
        </w:rPr>
        <w:t xml:space="preserve"> strength</w:t>
      </w:r>
      <w:r w:rsidR="00F7230B" w:rsidRPr="002E19A8">
        <w:rPr>
          <w:rFonts w:ascii="Times New Roman" w:eastAsia="Times New Roman" w:hAnsi="Times New Roman" w:cs="Times New Roman"/>
          <w:color w:val="000000" w:themeColor="text1"/>
          <w:sz w:val="24"/>
          <w:szCs w:val="24"/>
        </w:rPr>
        <w:t xml:space="preserve"> from </w:t>
      </w:r>
      <w:r>
        <w:rPr>
          <w:rFonts w:ascii="Times New Roman" w:eastAsia="Times New Roman" w:hAnsi="Times New Roman" w:cs="Times New Roman"/>
          <w:color w:val="000000" w:themeColor="text1"/>
          <w:sz w:val="24"/>
          <w:szCs w:val="24"/>
        </w:rPr>
        <w:t>gas bubble interfaces</w:t>
      </w:r>
      <w:r w:rsidR="00D112AD" w:rsidRPr="002E19A8">
        <w:rPr>
          <w:rFonts w:ascii="Times New Roman" w:eastAsia="Times New Roman" w:hAnsi="Times New Roman" w:cs="Times New Roman"/>
          <w:color w:val="000000" w:themeColor="text1"/>
          <w:sz w:val="24"/>
          <w:szCs w:val="24"/>
        </w:rPr>
        <w:t>. Figure</w:t>
      </w:r>
      <w:r w:rsidR="00B82303" w:rsidRPr="002E19A8">
        <w:rPr>
          <w:rFonts w:ascii="Times New Roman" w:eastAsia="Times New Roman" w:hAnsi="Times New Roman" w:cs="Times New Roman"/>
          <w:color w:val="000000" w:themeColor="text1"/>
          <w:sz w:val="24"/>
          <w:szCs w:val="24"/>
        </w:rPr>
        <w:t xml:space="preserve"> </w:t>
      </w:r>
      <w:r w:rsidR="008F2EDD">
        <w:rPr>
          <w:rFonts w:ascii="Times New Roman" w:eastAsia="Times New Roman" w:hAnsi="Times New Roman" w:cs="Times New Roman"/>
          <w:color w:val="000000" w:themeColor="text1"/>
          <w:sz w:val="24"/>
          <w:szCs w:val="24"/>
        </w:rPr>
        <w:t>5</w:t>
      </w:r>
      <w:r w:rsidR="00B82303" w:rsidRPr="002E19A8">
        <w:rPr>
          <w:rFonts w:ascii="Times New Roman" w:eastAsia="Times New Roman" w:hAnsi="Times New Roman" w:cs="Times New Roman"/>
          <w:color w:val="000000" w:themeColor="text1"/>
          <w:sz w:val="24"/>
          <w:szCs w:val="24"/>
        </w:rPr>
        <w:t xml:space="preserve"> shows the effect of interstitial emission rate on gas bubble swelling. </w:t>
      </w:r>
      <w:r w:rsidR="007850C3" w:rsidRPr="002E19A8">
        <w:rPr>
          <w:rFonts w:ascii="Times New Roman" w:eastAsia="Times New Roman" w:hAnsi="Times New Roman" w:cs="Times New Roman"/>
          <w:color w:val="000000" w:themeColor="text1"/>
          <w:sz w:val="24"/>
          <w:szCs w:val="24"/>
        </w:rPr>
        <w:t>Increasing the emission rate</w:t>
      </w:r>
      <w:r w:rsidR="004D1069" w:rsidRPr="002E19A8">
        <w:rPr>
          <w:rFonts w:ascii="Times New Roman" w:eastAsia="Times New Roman" w:hAnsi="Times New Roman" w:cs="Times New Roman"/>
          <w:color w:val="000000" w:themeColor="text1"/>
          <w:sz w:val="24"/>
          <w:szCs w:val="24"/>
        </w:rPr>
        <w:t xml:space="preserve"> results in </w:t>
      </w:r>
      <w:r w:rsidR="00C24E01">
        <w:rPr>
          <w:rFonts w:ascii="Times New Roman" w:eastAsia="Times New Roman" w:hAnsi="Times New Roman" w:cs="Times New Roman"/>
          <w:color w:val="000000" w:themeColor="text1"/>
          <w:sz w:val="24"/>
          <w:szCs w:val="24"/>
        </w:rPr>
        <w:t xml:space="preserve">more emission of interstitials from the gas bubble interface. As a result, the interstitial concentration near the gas bubble decreases with the increase of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oMath>
      <w:r w:rsidR="00C24E01">
        <w:rPr>
          <w:rFonts w:ascii="Times New Roman" w:eastAsia="Times New Roman" w:hAnsi="Times New Roman" w:cs="Times New Roman"/>
          <w:color w:val="000000" w:themeColor="text1"/>
          <w:sz w:val="24"/>
          <w:szCs w:val="24"/>
        </w:rPr>
        <w:t xml:space="preserve">, and less vacancies are recombined with interstitials, </w:t>
      </w:r>
      <w:r w:rsidR="004D1069" w:rsidRPr="002E19A8">
        <w:rPr>
          <w:rFonts w:ascii="Times New Roman" w:eastAsia="Times New Roman" w:hAnsi="Times New Roman" w:cs="Times New Roman"/>
          <w:color w:val="000000" w:themeColor="text1"/>
          <w:sz w:val="24"/>
          <w:szCs w:val="24"/>
        </w:rPr>
        <w:t xml:space="preserve">hence, </w:t>
      </w:r>
      <w:r w:rsidR="00C24E01">
        <w:rPr>
          <w:rFonts w:ascii="Times New Roman" w:eastAsia="Times New Roman" w:hAnsi="Times New Roman" w:cs="Times New Roman"/>
          <w:color w:val="000000" w:themeColor="text1"/>
          <w:sz w:val="24"/>
          <w:szCs w:val="24"/>
        </w:rPr>
        <w:t xml:space="preserve">increasing the vacancy absorption by gas bubbles, </w:t>
      </w:r>
      <w:r w:rsidR="004D1069" w:rsidRPr="002E19A8">
        <w:rPr>
          <w:rFonts w:ascii="Times New Roman" w:eastAsia="Times New Roman" w:hAnsi="Times New Roman" w:cs="Times New Roman"/>
          <w:color w:val="000000" w:themeColor="text1"/>
          <w:sz w:val="24"/>
          <w:szCs w:val="24"/>
        </w:rPr>
        <w:t xml:space="preserve">the gas bubble </w:t>
      </w:r>
      <w:r w:rsidR="001E7CB0" w:rsidRPr="002E19A8">
        <w:rPr>
          <w:rFonts w:ascii="Times New Roman" w:eastAsia="Times New Roman" w:hAnsi="Times New Roman" w:cs="Times New Roman"/>
          <w:color w:val="000000" w:themeColor="text1"/>
          <w:sz w:val="24"/>
          <w:szCs w:val="24"/>
        </w:rPr>
        <w:t>growth</w:t>
      </w:r>
      <w:r w:rsidR="00C24E01">
        <w:rPr>
          <w:rFonts w:ascii="Times New Roman" w:eastAsia="Times New Roman" w:hAnsi="Times New Roman" w:cs="Times New Roman"/>
          <w:color w:val="000000" w:themeColor="text1"/>
          <w:sz w:val="24"/>
          <w:szCs w:val="24"/>
        </w:rPr>
        <w:t>,</w:t>
      </w:r>
      <w:r w:rsidR="001E7CB0" w:rsidRPr="002E19A8">
        <w:rPr>
          <w:rFonts w:ascii="Times New Roman" w:eastAsia="Times New Roman" w:hAnsi="Times New Roman" w:cs="Times New Roman"/>
          <w:color w:val="000000" w:themeColor="text1"/>
          <w:sz w:val="24"/>
          <w:szCs w:val="24"/>
        </w:rPr>
        <w:t xml:space="preserve"> and swelling kinetics. </w:t>
      </w:r>
      <w:r w:rsidR="00A95889" w:rsidRPr="002E19A8">
        <w:rPr>
          <w:rFonts w:ascii="Times New Roman" w:eastAsia="Times New Roman" w:hAnsi="Times New Roman" w:cs="Times New Roman"/>
          <w:color w:val="000000" w:themeColor="text1"/>
          <w:sz w:val="24"/>
          <w:szCs w:val="24"/>
        </w:rPr>
        <w:t xml:space="preserve">When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oMath>
      <w:r w:rsidR="001273C1" w:rsidRPr="002E19A8">
        <w:rPr>
          <w:rFonts w:ascii="Times New Roman" w:eastAsia="Times New Roman" w:hAnsi="Times New Roman" w:cs="Times New Roman"/>
          <w:color w:val="000000" w:themeColor="text1"/>
          <w:sz w:val="24"/>
          <w:szCs w:val="24"/>
        </w:rPr>
        <w:t xml:space="preserve"> </w:t>
      </w:r>
      <w:r w:rsidR="00DA281E" w:rsidRPr="002E19A8">
        <w:rPr>
          <w:rFonts w:ascii="Times New Roman" w:eastAsia="Times New Roman" w:hAnsi="Times New Roman" w:cs="Times New Roman"/>
          <w:color w:val="000000" w:themeColor="text1"/>
          <w:sz w:val="24"/>
          <w:szCs w:val="24"/>
        </w:rPr>
        <w:t>reaches</w:t>
      </w:r>
      <w:r w:rsidR="001273C1" w:rsidRPr="002E19A8">
        <w:rPr>
          <w:rFonts w:ascii="Times New Roman" w:eastAsia="Times New Roman" w:hAnsi="Times New Roman"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0.025</m:t>
        </m:r>
      </m:oMath>
      <w:r w:rsidR="006559E6" w:rsidRPr="002E19A8">
        <w:rPr>
          <w:rFonts w:ascii="Times New Roman" w:eastAsia="Times New Roman" w:hAnsi="Times New Roman" w:cs="Times New Roman"/>
          <w:color w:val="000000" w:themeColor="text1"/>
          <w:sz w:val="24"/>
          <w:szCs w:val="24"/>
        </w:rPr>
        <w:t xml:space="preserve">, </w:t>
      </w:r>
      <w:r w:rsidR="00DA281E" w:rsidRPr="002E19A8">
        <w:rPr>
          <w:rFonts w:ascii="Times New Roman" w:eastAsia="Times New Roman" w:hAnsi="Times New Roman" w:cs="Times New Roman"/>
          <w:color w:val="000000" w:themeColor="text1"/>
          <w:sz w:val="24"/>
          <w:szCs w:val="24"/>
        </w:rPr>
        <w:t xml:space="preserve">further increasing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oMath>
      <w:r w:rsidR="00DA281E" w:rsidRPr="002E19A8">
        <w:rPr>
          <w:rFonts w:ascii="Times New Roman" w:eastAsia="Times New Roman" w:hAnsi="Times New Roman" w:cs="Times New Roman"/>
          <w:color w:val="000000" w:themeColor="text1"/>
          <w:sz w:val="24"/>
          <w:szCs w:val="24"/>
        </w:rPr>
        <w:t xml:space="preserve"> doesn’t affect the swelling kinetics. It </w:t>
      </w:r>
      <w:r w:rsidR="00C24E01">
        <w:rPr>
          <w:rFonts w:ascii="Times New Roman" w:eastAsia="Times New Roman" w:hAnsi="Times New Roman" w:cs="Times New Roman"/>
          <w:color w:val="000000" w:themeColor="text1"/>
          <w:sz w:val="24"/>
          <w:szCs w:val="24"/>
        </w:rPr>
        <w:t>indicates</w:t>
      </w:r>
      <w:r w:rsidR="00DA281E" w:rsidRPr="002E19A8">
        <w:rPr>
          <w:rFonts w:ascii="Times New Roman" w:eastAsia="Times New Roman" w:hAnsi="Times New Roman" w:cs="Times New Roman"/>
          <w:color w:val="000000" w:themeColor="text1"/>
          <w:sz w:val="24"/>
          <w:szCs w:val="24"/>
        </w:rPr>
        <w:t xml:space="preserve"> that </w:t>
      </w:r>
      <w:r w:rsidR="00EB1886" w:rsidRPr="002E19A8">
        <w:rPr>
          <w:rFonts w:ascii="Times New Roman" w:eastAsia="Times New Roman" w:hAnsi="Times New Roman" w:cs="Times New Roman"/>
          <w:color w:val="000000" w:themeColor="text1"/>
          <w:sz w:val="24"/>
          <w:szCs w:val="24"/>
        </w:rPr>
        <w:t xml:space="preserve">all interstitials arriving </w:t>
      </w:r>
      <w:r w:rsidR="006559E6" w:rsidRPr="002E19A8">
        <w:rPr>
          <w:rFonts w:ascii="Times New Roman" w:eastAsia="Times New Roman" w:hAnsi="Times New Roman" w:cs="Times New Roman"/>
          <w:color w:val="000000" w:themeColor="text1"/>
          <w:sz w:val="24"/>
          <w:szCs w:val="24"/>
        </w:rPr>
        <w:t xml:space="preserve">at </w:t>
      </w:r>
      <w:r w:rsidR="00EB1886" w:rsidRPr="002E19A8">
        <w:rPr>
          <w:rFonts w:ascii="Times New Roman" w:eastAsia="Times New Roman" w:hAnsi="Times New Roman" w:cs="Times New Roman"/>
          <w:color w:val="000000" w:themeColor="text1"/>
          <w:sz w:val="24"/>
          <w:szCs w:val="24"/>
        </w:rPr>
        <w:t>gas bubbles are emitted and the interstitial</w:t>
      </w:r>
      <w:r w:rsidR="006559E6" w:rsidRPr="002E19A8">
        <w:rPr>
          <w:rFonts w:ascii="Times New Roman" w:eastAsia="Times New Roman" w:hAnsi="Times New Roman" w:cs="Times New Roman"/>
          <w:color w:val="000000" w:themeColor="text1"/>
          <w:sz w:val="24"/>
          <w:szCs w:val="24"/>
        </w:rPr>
        <w:t>s</w:t>
      </w:r>
      <w:r w:rsidR="00EB1886" w:rsidRPr="002E19A8">
        <w:rPr>
          <w:rFonts w:ascii="Times New Roman" w:eastAsia="Times New Roman" w:hAnsi="Times New Roman" w:cs="Times New Roman"/>
          <w:color w:val="000000" w:themeColor="text1"/>
          <w:sz w:val="24"/>
          <w:szCs w:val="24"/>
        </w:rPr>
        <w:t xml:space="preserve"> ha</w:t>
      </w:r>
      <w:r w:rsidR="006559E6" w:rsidRPr="002E19A8">
        <w:rPr>
          <w:rFonts w:ascii="Times New Roman" w:eastAsia="Times New Roman" w:hAnsi="Times New Roman" w:cs="Times New Roman"/>
          <w:color w:val="000000" w:themeColor="text1"/>
          <w:sz w:val="24"/>
          <w:szCs w:val="24"/>
        </w:rPr>
        <w:t>ve</w:t>
      </w:r>
      <w:r w:rsidR="00EB1886" w:rsidRPr="002E19A8">
        <w:rPr>
          <w:rFonts w:ascii="Times New Roman" w:eastAsia="Times New Roman" w:hAnsi="Times New Roman" w:cs="Times New Roman"/>
          <w:color w:val="000000" w:themeColor="text1"/>
          <w:sz w:val="24"/>
          <w:szCs w:val="24"/>
        </w:rPr>
        <w:t xml:space="preserve"> an equilibrium concentration near the gas bubbles.  The results show that for </w:t>
      </w:r>
      <w:r w:rsidR="006559E6" w:rsidRPr="002E19A8">
        <w:rPr>
          <w:rFonts w:ascii="Times New Roman" w:eastAsia="Times New Roman" w:hAnsi="Times New Roman" w:cs="Times New Roman"/>
          <w:color w:val="000000" w:themeColor="text1"/>
          <w:sz w:val="24"/>
          <w:szCs w:val="24"/>
        </w:rPr>
        <w:t xml:space="preserve">the </w:t>
      </w:r>
      <w:r w:rsidR="00EB1886" w:rsidRPr="002E19A8">
        <w:rPr>
          <w:rFonts w:ascii="Times New Roman" w:eastAsia="Times New Roman" w:hAnsi="Times New Roman" w:cs="Times New Roman"/>
          <w:color w:val="000000" w:themeColor="text1"/>
          <w:sz w:val="24"/>
          <w:szCs w:val="24"/>
        </w:rPr>
        <w:t xml:space="preserve">given model parameters listed in </w:t>
      </w:r>
      <w:r w:rsidR="00D6005D" w:rsidRPr="002E19A8">
        <w:rPr>
          <w:rFonts w:ascii="Times New Roman" w:eastAsia="Times New Roman" w:hAnsi="Times New Roman" w:cs="Times New Roman"/>
          <w:color w:val="000000" w:themeColor="text1"/>
          <w:sz w:val="24"/>
          <w:szCs w:val="24"/>
        </w:rPr>
        <w:t xml:space="preserve">the </w:t>
      </w:r>
      <w:r w:rsidR="00EB1886" w:rsidRPr="002E19A8">
        <w:rPr>
          <w:rFonts w:ascii="Times New Roman" w:eastAsia="Times New Roman" w:hAnsi="Times New Roman" w:cs="Times New Roman"/>
          <w:color w:val="000000" w:themeColor="text1"/>
          <w:sz w:val="24"/>
          <w:szCs w:val="24"/>
        </w:rPr>
        <w:t xml:space="preserve">second row </w:t>
      </w:r>
      <w:r w:rsidR="00D6005D" w:rsidRPr="002E19A8">
        <w:rPr>
          <w:rFonts w:ascii="Times New Roman" w:eastAsia="Times New Roman" w:hAnsi="Times New Roman" w:cs="Times New Roman"/>
          <w:color w:val="000000" w:themeColor="text1"/>
          <w:sz w:val="24"/>
          <w:szCs w:val="24"/>
        </w:rPr>
        <w:t xml:space="preserve">in Table 3 </w:t>
      </w:r>
      <w:r w:rsidR="007B619F">
        <w:rPr>
          <w:rFonts w:ascii="Times New Roman" w:eastAsia="Times New Roman" w:hAnsi="Times New Roman" w:cs="Times New Roman"/>
          <w:color w:val="000000" w:themeColor="text1"/>
          <w:sz w:val="24"/>
          <w:szCs w:val="24"/>
        </w:rPr>
        <w:t xml:space="preserve">increasing the interstitial emission rate on gas bubble interface couldn’t produce the measured swelling kinetics. </w:t>
      </w:r>
    </w:p>
    <w:p w14:paraId="4DAD349E" w14:textId="4A4C73C1" w:rsidR="00FC0083" w:rsidRPr="002E19A8" w:rsidRDefault="00E85F98" w:rsidP="00970D46">
      <w:pPr>
        <w:jc w:val="center"/>
        <w:rPr>
          <w:rFonts w:eastAsia="Times New Roman"/>
          <w:color w:val="000000" w:themeColor="text1"/>
          <w:sz w:val="24"/>
        </w:rPr>
      </w:pPr>
      <w:r w:rsidRPr="00E85F98">
        <w:rPr>
          <w:noProof/>
        </w:rPr>
        <w:lastRenderedPageBreak/>
        <w:t xml:space="preserve"> </w:t>
      </w:r>
      <w:r w:rsidR="003C7DD9" w:rsidRPr="003C7DD9">
        <w:rPr>
          <w:noProof/>
        </w:rPr>
        <w:drawing>
          <wp:inline distT="0" distB="0" distL="0" distR="0" wp14:anchorId="72018622" wp14:editId="192AABA3">
            <wp:extent cx="4257801" cy="3262343"/>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3288" cy="3274209"/>
                    </a:xfrm>
                    <a:prstGeom prst="rect">
                      <a:avLst/>
                    </a:prstGeom>
                  </pic:spPr>
                </pic:pic>
              </a:graphicData>
            </a:graphic>
          </wp:inline>
        </w:drawing>
      </w:r>
    </w:p>
    <w:p w14:paraId="067C7F24" w14:textId="63074402" w:rsidR="004960DA" w:rsidRPr="002E19A8" w:rsidRDefault="00B82303" w:rsidP="004960DA">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8F2EDD">
        <w:rPr>
          <w:rFonts w:ascii="Times New Roman" w:eastAsia="Times New Roman" w:hAnsi="Times New Roman" w:cs="Times New Roman"/>
          <w:color w:val="000000" w:themeColor="text1"/>
          <w:sz w:val="24"/>
        </w:rPr>
        <w:t>5</w:t>
      </w:r>
      <w:r w:rsidR="00D6005D" w:rsidRPr="002E19A8">
        <w:rPr>
          <w:rFonts w:ascii="Times New Roman" w:eastAsia="Times New Roman" w:hAnsi="Times New Roman" w:cs="Times New Roman"/>
          <w:color w:val="000000" w:themeColor="text1"/>
          <w:sz w:val="24"/>
        </w:rPr>
        <w:t>.</w:t>
      </w:r>
      <w:r w:rsidRPr="002E19A8">
        <w:rPr>
          <w:rFonts w:ascii="Times New Roman" w:eastAsia="Times New Roman" w:hAnsi="Times New Roman" w:cs="Times New Roman"/>
          <w:color w:val="000000" w:themeColor="text1"/>
          <w:sz w:val="24"/>
        </w:rPr>
        <w:t xml:space="preserve"> </w:t>
      </w:r>
      <w:r w:rsidR="004960DA" w:rsidRPr="002E19A8">
        <w:rPr>
          <w:rFonts w:ascii="Times New Roman" w:eastAsia="Times New Roman" w:hAnsi="Times New Roman" w:cs="Times New Roman"/>
          <w:color w:val="000000" w:themeColor="text1"/>
          <w:sz w:val="24"/>
        </w:rPr>
        <w:t>Effect of interstitial emission rate from gas bubbles on gas bubble swelling.</w:t>
      </w:r>
    </w:p>
    <w:p w14:paraId="259E353A" w14:textId="77777777" w:rsidR="00214D16" w:rsidRPr="002E19A8" w:rsidRDefault="00214D16" w:rsidP="00214D16">
      <w:pPr>
        <w:rPr>
          <w:rFonts w:eastAsia="Times New Roman"/>
          <w:color w:val="000000" w:themeColor="text1"/>
          <w:sz w:val="24"/>
        </w:rPr>
      </w:pPr>
    </w:p>
    <w:p w14:paraId="29A9893A" w14:textId="4C9774E9" w:rsidR="0015558B" w:rsidRPr="002E19A8" w:rsidRDefault="0015558B" w:rsidP="001370DC">
      <w:pPr>
        <w:pStyle w:val="Heading2"/>
        <w:jc w:val="left"/>
        <w:rPr>
          <w:color w:val="000000" w:themeColor="text1"/>
        </w:rPr>
      </w:pPr>
      <w:r w:rsidRPr="002E19A8">
        <w:rPr>
          <w:color w:val="000000" w:themeColor="text1"/>
        </w:rPr>
        <w:t xml:space="preserve">Effect of </w:t>
      </w:r>
      <w:r w:rsidR="00FB0FB5" w:rsidRPr="002E19A8">
        <w:rPr>
          <w:color w:val="000000" w:themeColor="text1"/>
        </w:rPr>
        <w:t>interstitial</w:t>
      </w:r>
      <w:r w:rsidR="009C40E7" w:rsidRPr="002E19A8">
        <w:rPr>
          <w:color w:val="000000" w:themeColor="text1"/>
        </w:rPr>
        <w:t xml:space="preserve"> and vacancy</w:t>
      </w:r>
      <w:r w:rsidR="00FB0FB5" w:rsidRPr="002E19A8">
        <w:rPr>
          <w:color w:val="000000" w:themeColor="text1"/>
        </w:rPr>
        <w:t xml:space="preserve"> </w:t>
      </w:r>
      <w:r w:rsidRPr="002E19A8">
        <w:rPr>
          <w:color w:val="000000" w:themeColor="text1"/>
        </w:rPr>
        <w:t>sink rate</w:t>
      </w:r>
      <w:r w:rsidR="009C40E7" w:rsidRPr="002E19A8">
        <w:rPr>
          <w:color w:val="000000" w:themeColor="text1"/>
        </w:rPr>
        <w:t>s</w:t>
      </w:r>
      <w:r w:rsidRPr="002E19A8">
        <w:rPr>
          <w:color w:val="000000" w:themeColor="text1"/>
        </w:rPr>
        <w:t xml:space="preserve"> on gas bubble swelling</w:t>
      </w:r>
    </w:p>
    <w:p w14:paraId="12E6805C" w14:textId="482277F1" w:rsidR="004960DA" w:rsidRPr="002E19A8" w:rsidRDefault="00A91EB9" w:rsidP="009C40E7">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In</w:t>
      </w:r>
      <w:r w:rsidR="00FB0FB5" w:rsidRPr="002E19A8">
        <w:rPr>
          <w:rFonts w:ascii="Times New Roman" w:eastAsia="Times New Roman" w:hAnsi="Times New Roman" w:cs="Times New Roman"/>
          <w:color w:val="000000" w:themeColor="text1"/>
          <w:sz w:val="24"/>
          <w:szCs w:val="24"/>
        </w:rPr>
        <w:t xml:space="preserve">terstitial and vacancy sink to grain boundaries. </w:t>
      </w:r>
      <w:r w:rsidR="00D6005D" w:rsidRPr="002E19A8">
        <w:rPr>
          <w:rFonts w:ascii="Times New Roman" w:eastAsia="Times New Roman" w:hAnsi="Times New Roman" w:cs="Times New Roman"/>
          <w:color w:val="000000" w:themeColor="text1"/>
          <w:sz w:val="24"/>
          <w:szCs w:val="24"/>
        </w:rPr>
        <w:t>The sink rate is calculated by</w:t>
      </w:r>
    </w:p>
    <w:p w14:paraId="27B5A0DE" w14:textId="104D5959" w:rsidR="004960DA" w:rsidRPr="002E19A8" w:rsidRDefault="00D6005D" w:rsidP="009C40E7">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i,def</m:t>
            </m:r>
          </m:sub>
        </m:sSub>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num>
          <m:den>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D</m:t>
                </m:r>
              </m:e>
              <m:sub>
                <m:r>
                  <w:rPr>
                    <w:rFonts w:ascii="Cambria Math" w:hAnsi="Cambria Math" w:cs="Times New Roman"/>
                    <w:color w:val="000000" w:themeColor="text1"/>
                    <w:sz w:val="24"/>
                    <w:szCs w:val="24"/>
                  </w:rPr>
                  <m:t>0</m:t>
                </m:r>
              </m:sub>
            </m:sSub>
          </m:den>
        </m:f>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def</m:t>
                    </m:r>
                  </m:sub>
                </m:sSub>
              </m:sub>
              <m:sup>
                <m:r>
                  <w:rPr>
                    <w:rFonts w:ascii="Cambria Math" w:hAnsi="Cambria Math" w:cs="Times New Roman"/>
                    <w:color w:val="000000" w:themeColor="text1"/>
                    <w:kern w:val="24"/>
                    <w:sz w:val="24"/>
                    <w:szCs w:val="24"/>
                  </w:rPr>
                  <m:t>eq1</m:t>
                </m:r>
              </m:sup>
            </m:sSubSup>
          </m:e>
        </m:d>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p>
    <w:p w14:paraId="689C339A" w14:textId="15D2421A" w:rsidR="004960DA" w:rsidRPr="002E19A8" w:rsidRDefault="004960DA" w:rsidP="00285EC3">
      <w:pPr>
        <w:jc w:val="right"/>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             =</m:t>
        </m:r>
        <m:f>
          <m:fPr>
            <m:ctrlPr>
              <w:rPr>
                <w:rFonts w:ascii="Cambria Math" w:eastAsia="Times New Roman" w:hAnsi="Cambria Math" w:cs="Times New Roman"/>
                <w:i/>
                <w:color w:val="000000" w:themeColor="text1"/>
                <w:sz w:val="24"/>
                <w:szCs w:val="24"/>
              </w:rPr>
            </m:ctrlPr>
          </m:fPr>
          <m:num>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num>
          <m:den>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den>
        </m:f>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def</m:t>
                    </m:r>
                  </m:sub>
                </m:sSub>
              </m:sub>
              <m:sup>
                <m:r>
                  <w:rPr>
                    <w:rFonts w:ascii="Cambria Math" w:hAnsi="Cambria Math" w:cs="Times New Roman"/>
                    <w:color w:val="000000" w:themeColor="text1"/>
                    <w:kern w:val="24"/>
                    <w:sz w:val="24"/>
                    <w:szCs w:val="24"/>
                  </w:rPr>
                  <m:t>eq1</m:t>
                </m:r>
              </m:sup>
            </m:sSubSup>
          </m:e>
        </m:d>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r>
          <w:rPr>
            <w:rFonts w:ascii="Cambria Math"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def</m:t>
                    </m:r>
                  </m:sub>
                </m:sSub>
              </m:sub>
              <m:sup>
                <m:r>
                  <w:rPr>
                    <w:rFonts w:ascii="Cambria Math" w:hAnsi="Cambria Math" w:cs="Times New Roman"/>
                    <w:color w:val="000000" w:themeColor="text1"/>
                    <w:kern w:val="24"/>
                    <w:sz w:val="24"/>
                    <w:szCs w:val="24"/>
                  </w:rPr>
                  <m:t>eq1</m:t>
                </m:r>
              </m:sup>
            </m:sSubSup>
          </m:e>
        </m:d>
        <m:r>
          <w:rPr>
            <w:rFonts w:ascii="Cambria Math" w:hAnsi="Cambria Math" w:cs="Times New Roman"/>
            <w:color w:val="000000" w:themeColor="text1"/>
            <w:sz w:val="24"/>
            <w:szCs w:val="24"/>
          </w:rPr>
          <m:t>θ</m:t>
        </m:r>
        <m:d>
          <m:dPr>
            <m:ctrlPr>
              <w:rPr>
                <w:rFonts w:ascii="Cambria Math" w:hAnsi="Cambria Math" w:cs="Times New Roman"/>
                <w:i/>
                <w:color w:val="000000" w:themeColor="text1"/>
                <w:sz w:val="24"/>
                <w:szCs w:val="24"/>
              </w:rPr>
            </m:ctrlPr>
          </m:dPr>
          <m:e>
            <m:sSub>
              <m:sSubPr>
                <m:ctrlPr>
                  <w:rPr>
                    <w:rFonts w:ascii="Cambria Math" w:eastAsia="SimSun" w:hAnsi="Cambria Math" w:cs="Times New Roman"/>
                    <w:i/>
                    <w:color w:val="000000" w:themeColor="text1"/>
                    <w:sz w:val="24"/>
                    <w:szCs w:val="24"/>
                    <w:lang w:val="en-GB"/>
                  </w:rPr>
                </m:ctrlPr>
              </m:sSubPr>
              <m:e>
                <m:r>
                  <w:rPr>
                    <w:rFonts w:ascii="Cambria Math" w:hAnsi="Cambria Math" w:cs="Times New Roman"/>
                    <w:color w:val="000000" w:themeColor="text1"/>
                    <w:sz w:val="24"/>
                    <w:szCs w:val="24"/>
                  </w:rPr>
                  <m:t>η</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,χ</m:t>
            </m:r>
          </m:e>
        </m:d>
      </m:oMath>
      <w:r w:rsidR="00285EC3" w:rsidRPr="002E19A8">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   (</w:t>
      </w:r>
      <w:r w:rsidR="00285EC3" w:rsidRPr="002E19A8">
        <w:rPr>
          <w:rFonts w:ascii="Times New Roman" w:eastAsia="Times New Roman" w:hAnsi="Times New Roman" w:cs="Times New Roman"/>
          <w:color w:val="000000" w:themeColor="text1"/>
          <w:sz w:val="24"/>
          <w:szCs w:val="24"/>
        </w:rPr>
        <w:t>16)</w:t>
      </w:r>
    </w:p>
    <w:p w14:paraId="4CD3BF86" w14:textId="39C2B9E6" w:rsidR="00C57E72" w:rsidRDefault="004960DA" w:rsidP="009C40E7">
      <w:pPr>
        <w:rPr>
          <w:ins w:id="86" w:author="Ben Beeler" w:date="2019-12-13T15:52:00Z"/>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where</w:t>
      </w:r>
      <w:r w:rsidR="00D6005D" w:rsidRPr="002E19A8">
        <w:rPr>
          <w:rFonts w:ascii="Times New Roman" w:eastAsia="Times New Roman" w:hAnsi="Times New Roman" w:cs="Times New Roman"/>
          <w:color w:val="000000" w:themeColor="text1"/>
          <w:sz w:val="24"/>
          <w:szCs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a</m:t>
            </m:r>
          </m:e>
          <m:sup>
            <m:r>
              <w:rPr>
                <w:rFonts w:ascii="Cambria Math" w:eastAsia="Times New Roman" w:hAnsi="Cambria Math" w:cs="Times New Roman"/>
                <w:color w:val="000000" w:themeColor="text1"/>
                <w:sz w:val="24"/>
                <w:szCs w:val="24"/>
              </w:rPr>
              <m:t>2</m:t>
            </m:r>
          </m:sup>
        </m:sSup>
      </m:oMath>
      <w:r w:rsidR="00D6005D" w:rsidRPr="002E19A8">
        <w:rPr>
          <w:rFonts w:ascii="Times New Roman" w:eastAsia="Times New Roman" w:hAnsi="Times New Roman" w:cs="Times New Roman"/>
          <w:color w:val="000000" w:themeColor="text1"/>
          <w:sz w:val="24"/>
          <w:szCs w:val="24"/>
        </w:rPr>
        <w:t xml:space="preserve"> is the normalized </w:t>
      </w:r>
      <w:r w:rsidR="0093627B">
        <w:rPr>
          <w:rFonts w:ascii="Times New Roman" w:eastAsia="Times New Roman" w:hAnsi="Times New Roman" w:cs="Times New Roman"/>
          <w:color w:val="000000" w:themeColor="text1"/>
          <w:sz w:val="24"/>
          <w:szCs w:val="24"/>
        </w:rPr>
        <w:t>sink rate coefficient</w:t>
      </w:r>
      <w:r w:rsidR="00397415">
        <w:rPr>
          <w:rFonts w:ascii="Times New Roman" w:eastAsia="Times New Roman" w:hAnsi="Times New Roman" w:cs="Times New Roman"/>
          <w:color w:val="000000" w:themeColor="text1"/>
          <w:sz w:val="24"/>
          <w:szCs w:val="24"/>
        </w:rPr>
        <w:t xml:space="preserve">, and </w:t>
      </w:r>
      <m:oMath>
        <m:r>
          <w:rPr>
            <w:rFonts w:ascii="Cambria Math" w:eastAsia="Times New Roman" w:hAnsi="Cambria Math" w:cs="Times New Roman"/>
            <w:color w:val="000000" w:themeColor="text1"/>
            <w:sz w:val="24"/>
            <w:szCs w:val="24"/>
          </w:rPr>
          <m:t>def=gb</m:t>
        </m:r>
      </m:oMath>
      <w:r w:rsidR="00397415">
        <w:rPr>
          <w:rFonts w:ascii="Times New Roman" w:eastAsia="Times New Roman" w:hAnsi="Times New Roman" w:cs="Times New Roman"/>
          <w:color w:val="000000" w:themeColor="text1"/>
          <w:sz w:val="24"/>
          <w:szCs w:val="24"/>
        </w:rPr>
        <w:t xml:space="preserve"> which means grain boundaries. </w:t>
      </w:r>
      <w:r w:rsidR="009C40E7" w:rsidRPr="002E19A8">
        <w:rPr>
          <w:rFonts w:ascii="Times New Roman" w:eastAsia="Times New Roman" w:hAnsi="Times New Roman" w:cs="Times New Roman"/>
          <w:color w:val="000000" w:themeColor="text1"/>
          <w:sz w:val="24"/>
          <w:szCs w:val="24"/>
        </w:rPr>
        <w:t xml:space="preserve">Figure </w:t>
      </w:r>
      <w:r w:rsidR="008F2EDD">
        <w:rPr>
          <w:rFonts w:ascii="Times New Roman" w:eastAsia="Times New Roman" w:hAnsi="Times New Roman" w:cs="Times New Roman"/>
          <w:color w:val="000000" w:themeColor="text1"/>
          <w:sz w:val="24"/>
          <w:szCs w:val="24"/>
        </w:rPr>
        <w:t>6</w:t>
      </w:r>
      <w:r w:rsidR="009C40E7" w:rsidRPr="002E19A8">
        <w:rPr>
          <w:rFonts w:ascii="Times New Roman" w:eastAsia="Times New Roman" w:hAnsi="Times New Roman" w:cs="Times New Roman"/>
          <w:color w:val="000000" w:themeColor="text1"/>
          <w:sz w:val="24"/>
          <w:szCs w:val="24"/>
        </w:rPr>
        <w:t xml:space="preserve"> shows the effect of sink rate at grain boundaries on gas bubble swelling. </w:t>
      </w:r>
      <w:r w:rsidR="008F2EDD">
        <w:rPr>
          <w:rFonts w:ascii="Times New Roman" w:eastAsia="Times New Roman" w:hAnsi="Times New Roman" w:cs="Times New Roman"/>
          <w:color w:val="000000" w:themeColor="text1"/>
          <w:sz w:val="24"/>
          <w:szCs w:val="24"/>
        </w:rPr>
        <w:t xml:space="preserve">It is interesting to find that </w:t>
      </w:r>
      <w:r w:rsidR="009C40E7" w:rsidRPr="002E19A8">
        <w:rPr>
          <w:rFonts w:ascii="Times New Roman" w:eastAsia="Times New Roman" w:hAnsi="Times New Roman" w:cs="Times New Roman"/>
          <w:color w:val="000000" w:themeColor="text1"/>
          <w:sz w:val="24"/>
          <w:szCs w:val="24"/>
        </w:rPr>
        <w:t>that</w:t>
      </w:r>
      <w:r w:rsidR="00A509FE" w:rsidRPr="002E19A8">
        <w:rPr>
          <w:rFonts w:ascii="Times New Roman" w:eastAsia="Times New Roman" w:hAnsi="Times New Roman" w:cs="Times New Roman"/>
          <w:color w:val="000000" w:themeColor="text1"/>
          <w:sz w:val="24"/>
          <w:szCs w:val="24"/>
        </w:rPr>
        <w:t xml:space="preserve"> </w:t>
      </w:r>
      <w:r w:rsidR="00054FB2">
        <w:rPr>
          <w:rFonts w:ascii="Times New Roman" w:eastAsia="Times New Roman" w:hAnsi="Times New Roman" w:cs="Times New Roman"/>
          <w:color w:val="000000" w:themeColor="text1"/>
          <w:sz w:val="24"/>
          <w:szCs w:val="24"/>
        </w:rPr>
        <w:t xml:space="preserve">when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 xml:space="preserve">&lt;1.0 </m:t>
        </m:r>
      </m:oMath>
      <w:r w:rsidR="00054FB2">
        <w:rPr>
          <w:rFonts w:ascii="Times New Roman" w:eastAsia="Times New Roman" w:hAnsi="Times New Roman" w:cs="Times New Roman"/>
          <w:color w:val="000000" w:themeColor="text1"/>
          <w:sz w:val="24"/>
          <w:szCs w:val="24"/>
        </w:rPr>
        <w:t xml:space="preserve"> the gas bubble swelling kinetics is independent of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oMath>
      <w:r w:rsidR="00054FB2">
        <w:rPr>
          <w:rFonts w:ascii="Times New Roman" w:eastAsia="Times New Roman" w:hAnsi="Times New Roman" w:cs="Times New Roman"/>
          <w:color w:val="000000" w:themeColor="text1"/>
          <w:sz w:val="24"/>
          <w:szCs w:val="24"/>
        </w:rPr>
        <w:t xml:space="preserve">. But </w:t>
      </w:r>
      <w:r w:rsidR="00A509FE" w:rsidRPr="002E19A8">
        <w:rPr>
          <w:rFonts w:ascii="Times New Roman" w:eastAsia="Times New Roman" w:hAnsi="Times New Roman" w:cs="Times New Roman"/>
          <w:color w:val="000000" w:themeColor="text1"/>
          <w:sz w:val="24"/>
          <w:szCs w:val="24"/>
        </w:rPr>
        <w:t xml:space="preserve">the gas bubble swelling kinetics </w:t>
      </w:r>
      <w:r w:rsidR="007B619F">
        <w:rPr>
          <w:rFonts w:ascii="Times New Roman" w:eastAsia="Times New Roman" w:hAnsi="Times New Roman" w:cs="Times New Roman"/>
          <w:color w:val="000000" w:themeColor="text1"/>
          <w:sz w:val="24"/>
          <w:szCs w:val="24"/>
        </w:rPr>
        <w:t>deviate</w:t>
      </w:r>
      <w:del w:id="87" w:author="Ben Beeler" w:date="2019-12-13T15:52:00Z">
        <w:r w:rsidR="007B619F" w:rsidDel="004A3497">
          <w:rPr>
            <w:rFonts w:ascii="Times New Roman" w:eastAsia="Times New Roman" w:hAnsi="Times New Roman" w:cs="Times New Roman"/>
            <w:color w:val="000000" w:themeColor="text1"/>
            <w:sz w:val="24"/>
            <w:szCs w:val="24"/>
          </w:rPr>
          <w:delText>s</w:delText>
        </w:r>
      </w:del>
      <w:r w:rsidR="007B619F">
        <w:rPr>
          <w:rFonts w:ascii="Times New Roman" w:eastAsia="Times New Roman" w:hAnsi="Times New Roman" w:cs="Times New Roman"/>
          <w:color w:val="000000" w:themeColor="text1"/>
          <w:sz w:val="24"/>
          <w:szCs w:val="24"/>
        </w:rPr>
        <w:t xml:space="preserve"> from measured swelling kinetics with the increase of </w:t>
      </w:r>
      <w:r w:rsidR="004C761D">
        <w:rPr>
          <w:rFonts w:ascii="Times New Roman" w:eastAsia="Times New Roman" w:hAnsi="Times New Roman" w:cs="Times New Roman"/>
          <w:color w:val="000000" w:themeColor="text1"/>
          <w:sz w:val="24"/>
          <w:szCs w:val="24"/>
        </w:rPr>
        <w:t xml:space="preserve">the sink rate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oMath>
      <w:r w:rsidR="00054FB2">
        <w:rPr>
          <w:rFonts w:ascii="Times New Roman" w:eastAsia="Times New Roman" w:hAnsi="Times New Roman" w:cs="Times New Roman"/>
          <w:color w:val="000000" w:themeColor="text1"/>
          <w:sz w:val="24"/>
          <w:szCs w:val="24"/>
        </w:rPr>
        <w:t>.</w:t>
      </w:r>
      <w:r w:rsidR="00EC7BBC">
        <w:rPr>
          <w:rFonts w:ascii="Times New Roman" w:eastAsia="Times New Roman" w:hAnsi="Times New Roman" w:cs="Times New Roman"/>
          <w:color w:val="000000" w:themeColor="text1"/>
          <w:sz w:val="24"/>
          <w:szCs w:val="24"/>
        </w:rPr>
        <w:t xml:space="preserve"> </w:t>
      </w:r>
      <w:r w:rsidR="00130294">
        <w:rPr>
          <w:rFonts w:ascii="Times New Roman" w:eastAsia="Times New Roman" w:hAnsi="Times New Roman" w:cs="Times New Roman"/>
          <w:color w:val="000000" w:themeColor="text1"/>
          <w:sz w:val="24"/>
          <w:szCs w:val="24"/>
        </w:rPr>
        <w:t>Therefore, adjusting the sink rate on grain boundaries couldn’t produce the measured gas bubble swelling kinetics.</w:t>
      </w:r>
    </w:p>
    <w:p w14:paraId="7E6276CE" w14:textId="77777777" w:rsidR="00B07448" w:rsidRDefault="00B07448" w:rsidP="009C40E7">
      <w:pPr>
        <w:rPr>
          <w:rFonts w:ascii="Times New Roman" w:eastAsia="Times New Roman" w:hAnsi="Times New Roman" w:cs="Times New Roman"/>
          <w:color w:val="000000" w:themeColor="text1"/>
          <w:sz w:val="24"/>
          <w:szCs w:val="24"/>
        </w:rPr>
      </w:pPr>
    </w:p>
    <w:p w14:paraId="27DE1E5C" w14:textId="5B108B82" w:rsidR="00397415" w:rsidRDefault="00EC7BBC" w:rsidP="009C40E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Interstitials and vacancies sink</w:t>
      </w:r>
      <w:r w:rsidR="00C57E72">
        <w:rPr>
          <w:rFonts w:ascii="Times New Roman" w:eastAsia="Times New Roman" w:hAnsi="Times New Roman" w:cs="Times New Roman"/>
          <w:color w:val="000000" w:themeColor="text1"/>
          <w:sz w:val="24"/>
          <w:szCs w:val="24"/>
        </w:rPr>
        <w:t>ing</w:t>
      </w:r>
      <w:r>
        <w:rPr>
          <w:rFonts w:ascii="Times New Roman" w:eastAsia="Times New Roman" w:hAnsi="Times New Roman" w:cs="Times New Roman"/>
          <w:color w:val="000000" w:themeColor="text1"/>
          <w:sz w:val="24"/>
          <w:szCs w:val="24"/>
        </w:rPr>
        <w:t xml:space="preserve"> to grain boundaries change </w:t>
      </w:r>
      <w:r w:rsidR="00130294">
        <w:rPr>
          <w:rFonts w:ascii="Times New Roman" w:eastAsia="Times New Roman" w:hAnsi="Times New Roman" w:cs="Times New Roman"/>
          <w:color w:val="000000" w:themeColor="text1"/>
          <w:sz w:val="24"/>
          <w:szCs w:val="24"/>
        </w:rPr>
        <w:t>their</w:t>
      </w:r>
      <w:r>
        <w:rPr>
          <w:rFonts w:ascii="Times New Roman" w:eastAsia="Times New Roman" w:hAnsi="Times New Roman" w:cs="Times New Roman"/>
          <w:color w:val="000000" w:themeColor="text1"/>
          <w:sz w:val="24"/>
          <w:szCs w:val="24"/>
        </w:rPr>
        <w:t xml:space="preserve"> concentration</w:t>
      </w:r>
      <w:r w:rsidR="00130294">
        <w:rPr>
          <w:rFonts w:ascii="Times New Roman" w:eastAsia="Times New Roman" w:hAnsi="Times New Roman" w:cs="Times New Roman"/>
          <w:color w:val="000000" w:themeColor="text1"/>
          <w:sz w:val="24"/>
          <w:szCs w:val="24"/>
        </w:rPr>
        <w:t>s on grain boundaries as well as in matrix</w:t>
      </w:r>
      <w:r>
        <w:rPr>
          <w:rFonts w:ascii="Times New Roman" w:eastAsia="Times New Roman" w:hAnsi="Times New Roman" w:cs="Times New Roman"/>
          <w:color w:val="000000" w:themeColor="text1"/>
          <w:sz w:val="24"/>
          <w:szCs w:val="24"/>
        </w:rPr>
        <w:t xml:space="preserve">. </w:t>
      </w:r>
      <w:ins w:id="88" w:author="Ben Beeler" w:date="2019-12-13T15:53:00Z">
        <w:r w:rsidR="00B07448">
          <w:rPr>
            <w:rFonts w:ascii="Times New Roman" w:eastAsia="Times New Roman" w:hAnsi="Times New Roman" w:cs="Times New Roman"/>
            <w:color w:val="000000" w:themeColor="text1"/>
            <w:sz w:val="24"/>
            <w:szCs w:val="24"/>
          </w:rPr>
          <w:t>We a</w:t>
        </w:r>
      </w:ins>
      <w:del w:id="89" w:author="Ben Beeler" w:date="2019-12-13T15:53:00Z">
        <w:r w:rsidR="00661DC9" w:rsidDel="00B07448">
          <w:rPr>
            <w:rFonts w:ascii="Times New Roman" w:eastAsia="Times New Roman" w:hAnsi="Times New Roman" w:cs="Times New Roman"/>
            <w:color w:val="000000" w:themeColor="text1"/>
            <w:sz w:val="24"/>
            <w:szCs w:val="24"/>
          </w:rPr>
          <w:delText>A</w:delText>
        </w:r>
      </w:del>
      <w:r w:rsidR="00661DC9">
        <w:rPr>
          <w:rFonts w:ascii="Times New Roman" w:eastAsia="Times New Roman" w:hAnsi="Times New Roman" w:cs="Times New Roman"/>
          <w:color w:val="000000" w:themeColor="text1"/>
          <w:sz w:val="24"/>
          <w:szCs w:val="24"/>
        </w:rPr>
        <w:t xml:space="preserve">ssume that interstitials and vacancies on grain boundaries recombine immediately. Thus, </w:t>
      </w:r>
      <w:ins w:id="90" w:author="Ben Beeler" w:date="2019-12-13T15:53:00Z">
        <w:r w:rsidR="00B07448">
          <w:rPr>
            <w:rFonts w:ascii="Times New Roman" w:eastAsia="Times New Roman" w:hAnsi="Times New Roman" w:cs="Times New Roman"/>
            <w:color w:val="000000" w:themeColor="text1"/>
            <w:sz w:val="24"/>
            <w:szCs w:val="24"/>
          </w:rPr>
          <w:t xml:space="preserve">if </w:t>
        </w:r>
      </w:ins>
      <w:r w:rsidR="00661DC9">
        <w:rPr>
          <w:rFonts w:ascii="Times New Roman" w:eastAsia="Times New Roman" w:hAnsi="Times New Roman" w:cs="Times New Roman"/>
          <w:color w:val="000000" w:themeColor="text1"/>
          <w:sz w:val="24"/>
          <w:szCs w:val="24"/>
        </w:rPr>
        <w:t>m</w:t>
      </w:r>
      <w:r>
        <w:rPr>
          <w:rFonts w:ascii="Times New Roman" w:eastAsia="Times New Roman" w:hAnsi="Times New Roman" w:cs="Times New Roman"/>
          <w:color w:val="000000" w:themeColor="text1"/>
          <w:sz w:val="24"/>
          <w:szCs w:val="24"/>
        </w:rPr>
        <w:t xml:space="preserve">ore interstitials </w:t>
      </w:r>
      <w:r w:rsidR="00CA77FB">
        <w:rPr>
          <w:rFonts w:ascii="Times New Roman" w:eastAsia="Times New Roman" w:hAnsi="Times New Roman" w:cs="Times New Roman"/>
          <w:color w:val="000000" w:themeColor="text1"/>
          <w:sz w:val="24"/>
          <w:szCs w:val="24"/>
        </w:rPr>
        <w:t xml:space="preserve">than vacancies </w:t>
      </w:r>
      <w:r>
        <w:rPr>
          <w:rFonts w:ascii="Times New Roman" w:eastAsia="Times New Roman" w:hAnsi="Times New Roman" w:cs="Times New Roman"/>
          <w:color w:val="000000" w:themeColor="text1"/>
          <w:sz w:val="24"/>
          <w:szCs w:val="24"/>
        </w:rPr>
        <w:t>are absorbed by grain boundaries</w:t>
      </w:r>
      <w:ins w:id="91" w:author="Ben Beeler" w:date="2019-12-13T15:53:00Z">
        <w:r w:rsidR="00B07448">
          <w:rPr>
            <w:rFonts w:ascii="Times New Roman" w:eastAsia="Times New Roman" w:hAnsi="Times New Roman" w:cs="Times New Roman"/>
            <w:color w:val="000000" w:themeColor="text1"/>
            <w:sz w:val="24"/>
            <w:szCs w:val="24"/>
          </w:rPr>
          <w:t>, it lea</w:t>
        </w:r>
      </w:ins>
      <w:ins w:id="92" w:author="Ben Beeler" w:date="2019-12-13T15:54:00Z">
        <w:r w:rsidR="00B07448">
          <w:rPr>
            <w:rFonts w:ascii="Times New Roman" w:eastAsia="Times New Roman" w:hAnsi="Times New Roman" w:cs="Times New Roman"/>
            <w:color w:val="000000" w:themeColor="text1"/>
            <w:sz w:val="24"/>
            <w:szCs w:val="24"/>
          </w:rPr>
          <w:t>ds to</w:t>
        </w:r>
      </w:ins>
      <w:del w:id="93" w:author="Ben Beeler" w:date="2019-12-13T15:54:00Z">
        <w:r w:rsidR="00661DC9" w:rsidDel="00B07448">
          <w:rPr>
            <w:rFonts w:ascii="Times New Roman" w:eastAsia="Times New Roman" w:hAnsi="Times New Roman" w:cs="Times New Roman"/>
            <w:color w:val="000000" w:themeColor="text1"/>
            <w:sz w:val="24"/>
            <w:szCs w:val="24"/>
          </w:rPr>
          <w:delText xml:space="preserve"> </w:delText>
        </w:r>
        <w:r w:rsidR="00C57E72" w:rsidDel="00B07448">
          <w:rPr>
            <w:rFonts w:ascii="Times New Roman" w:eastAsia="Times New Roman" w:hAnsi="Times New Roman" w:cs="Times New Roman"/>
            <w:color w:val="000000" w:themeColor="text1"/>
            <w:sz w:val="24"/>
            <w:szCs w:val="24"/>
          </w:rPr>
          <w:delText>that causes</w:delText>
        </w:r>
      </w:del>
      <w:r w:rsidR="00C57E72">
        <w:rPr>
          <w:rFonts w:ascii="Times New Roman" w:eastAsia="Times New Roman" w:hAnsi="Times New Roman" w:cs="Times New Roman"/>
          <w:color w:val="000000" w:themeColor="text1"/>
          <w:sz w:val="24"/>
          <w:szCs w:val="24"/>
        </w:rPr>
        <w:t xml:space="preserve"> </w:t>
      </w:r>
      <w:r w:rsidR="00CA77FB">
        <w:rPr>
          <w:rFonts w:ascii="Times New Roman" w:eastAsia="Times New Roman" w:hAnsi="Times New Roman" w:cs="Times New Roman"/>
          <w:color w:val="000000" w:themeColor="text1"/>
          <w:sz w:val="24"/>
          <w:szCs w:val="24"/>
        </w:rPr>
        <w:t>grain growth</w:t>
      </w:r>
      <w:r>
        <w:rPr>
          <w:rFonts w:ascii="Times New Roman" w:eastAsia="Times New Roman" w:hAnsi="Times New Roman" w:cs="Times New Roman"/>
          <w:color w:val="000000" w:themeColor="text1"/>
          <w:sz w:val="24"/>
          <w:szCs w:val="24"/>
        </w:rPr>
        <w:t>.</w:t>
      </w:r>
      <w:r w:rsidR="00661DC9">
        <w:rPr>
          <w:rFonts w:ascii="Times New Roman" w:eastAsia="Times New Roman" w:hAnsi="Times New Roman" w:cs="Times New Roman"/>
          <w:color w:val="000000" w:themeColor="text1"/>
          <w:sz w:val="24"/>
          <w:szCs w:val="24"/>
        </w:rPr>
        <w:t xml:space="preserve"> </w:t>
      </w:r>
      <w:r w:rsidR="00C57E72">
        <w:rPr>
          <w:rFonts w:ascii="Times New Roman" w:eastAsia="Times New Roman" w:hAnsi="Times New Roman" w:cs="Times New Roman"/>
          <w:color w:val="000000" w:themeColor="text1"/>
          <w:sz w:val="24"/>
          <w:szCs w:val="24"/>
        </w:rPr>
        <w:t>In contrast</w:t>
      </w:r>
      <w:r w:rsidR="00397415">
        <w:rPr>
          <w:rFonts w:ascii="Times New Roman" w:eastAsia="Times New Roman" w:hAnsi="Times New Roman" w:cs="Times New Roman"/>
          <w:color w:val="000000" w:themeColor="text1"/>
          <w:sz w:val="24"/>
          <w:szCs w:val="24"/>
        </w:rPr>
        <w:t xml:space="preserve">, </w:t>
      </w:r>
      <w:ins w:id="94" w:author="Ben Beeler" w:date="2019-12-13T15:54:00Z">
        <w:r w:rsidR="00B07448">
          <w:rPr>
            <w:rFonts w:ascii="Times New Roman" w:eastAsia="Times New Roman" w:hAnsi="Times New Roman" w:cs="Times New Roman"/>
            <w:color w:val="000000" w:themeColor="text1"/>
            <w:sz w:val="24"/>
            <w:szCs w:val="24"/>
          </w:rPr>
          <w:t xml:space="preserve">if </w:t>
        </w:r>
      </w:ins>
      <w:r w:rsidR="00397415">
        <w:rPr>
          <w:rFonts w:ascii="Times New Roman" w:eastAsia="Times New Roman" w:hAnsi="Times New Roman" w:cs="Times New Roman"/>
          <w:color w:val="000000" w:themeColor="text1"/>
          <w:sz w:val="24"/>
          <w:szCs w:val="24"/>
        </w:rPr>
        <w:t>more vacancies</w:t>
      </w:r>
      <w:r w:rsidR="00CA77FB">
        <w:rPr>
          <w:rFonts w:ascii="Times New Roman" w:eastAsia="Times New Roman" w:hAnsi="Times New Roman" w:cs="Times New Roman"/>
          <w:color w:val="000000" w:themeColor="text1"/>
          <w:sz w:val="24"/>
          <w:szCs w:val="24"/>
        </w:rPr>
        <w:t xml:space="preserve"> than interstitials</w:t>
      </w:r>
      <w:r w:rsidR="00397415">
        <w:rPr>
          <w:rFonts w:ascii="Times New Roman" w:eastAsia="Times New Roman" w:hAnsi="Times New Roman" w:cs="Times New Roman"/>
          <w:color w:val="000000" w:themeColor="text1"/>
          <w:sz w:val="24"/>
          <w:szCs w:val="24"/>
        </w:rPr>
        <w:t xml:space="preserve"> </w:t>
      </w:r>
      <w:r w:rsidR="00C57E72">
        <w:rPr>
          <w:rFonts w:ascii="Times New Roman" w:eastAsia="Times New Roman" w:hAnsi="Times New Roman" w:cs="Times New Roman"/>
          <w:color w:val="000000" w:themeColor="text1"/>
          <w:sz w:val="24"/>
          <w:szCs w:val="24"/>
        </w:rPr>
        <w:t xml:space="preserve">are </w:t>
      </w:r>
      <w:r w:rsidR="00397415">
        <w:rPr>
          <w:rFonts w:ascii="Times New Roman" w:eastAsia="Times New Roman" w:hAnsi="Times New Roman" w:cs="Times New Roman"/>
          <w:color w:val="000000" w:themeColor="text1"/>
          <w:sz w:val="24"/>
          <w:szCs w:val="24"/>
        </w:rPr>
        <w:t>absorbed by grain boundaries</w:t>
      </w:r>
      <w:r w:rsidR="00C57E72">
        <w:rPr>
          <w:rFonts w:ascii="Times New Roman" w:eastAsia="Times New Roman" w:hAnsi="Times New Roman" w:cs="Times New Roman"/>
          <w:color w:val="000000" w:themeColor="text1"/>
          <w:sz w:val="24"/>
          <w:szCs w:val="24"/>
        </w:rPr>
        <w:t xml:space="preserve">, that </w:t>
      </w:r>
      <w:r w:rsidR="00CC7EE5">
        <w:rPr>
          <w:rFonts w:ascii="Times New Roman" w:eastAsia="Times New Roman" w:hAnsi="Times New Roman" w:cs="Times New Roman"/>
          <w:color w:val="000000" w:themeColor="text1"/>
          <w:sz w:val="24"/>
          <w:szCs w:val="24"/>
        </w:rPr>
        <w:t xml:space="preserve">may result in </w:t>
      </w:r>
      <w:r w:rsidR="00CA77FB">
        <w:rPr>
          <w:rFonts w:ascii="Times New Roman" w:eastAsia="Times New Roman" w:hAnsi="Times New Roman" w:cs="Times New Roman"/>
          <w:color w:val="000000" w:themeColor="text1"/>
          <w:sz w:val="24"/>
          <w:szCs w:val="24"/>
        </w:rPr>
        <w:t>the formation of voids.</w:t>
      </w:r>
      <w:r w:rsidR="00C57E72">
        <w:rPr>
          <w:rFonts w:ascii="Times New Roman" w:eastAsia="Times New Roman" w:hAnsi="Times New Roman" w:cs="Times New Roman"/>
          <w:color w:val="000000" w:themeColor="text1"/>
          <w:sz w:val="24"/>
          <w:szCs w:val="24"/>
        </w:rPr>
        <w:t xml:space="preserve"> The </w:t>
      </w:r>
      <w:r w:rsidR="00CC7EE5">
        <w:rPr>
          <w:rFonts w:ascii="Times New Roman" w:eastAsia="Times New Roman" w:hAnsi="Times New Roman" w:cs="Times New Roman"/>
          <w:color w:val="000000" w:themeColor="text1"/>
          <w:sz w:val="24"/>
          <w:szCs w:val="24"/>
        </w:rPr>
        <w:t>defect</w:t>
      </w:r>
      <w:r w:rsidR="00C57E72">
        <w:rPr>
          <w:rFonts w:ascii="Times New Roman" w:eastAsia="Times New Roman" w:hAnsi="Times New Roman" w:cs="Times New Roman"/>
          <w:color w:val="000000" w:themeColor="text1"/>
          <w:sz w:val="24"/>
          <w:szCs w:val="24"/>
        </w:rPr>
        <w:t xml:space="preserve"> concentration</w:t>
      </w:r>
      <w:r w:rsidR="00397415">
        <w:rPr>
          <w:rFonts w:ascii="Times New Roman" w:eastAsia="Times New Roman" w:hAnsi="Times New Roman" w:cs="Times New Roman"/>
          <w:color w:val="000000" w:themeColor="text1"/>
          <w:sz w:val="24"/>
          <w:szCs w:val="24"/>
        </w:rPr>
        <w:t xml:space="preserve"> </w:t>
      </w:r>
      <w:r w:rsidR="00CA77FB">
        <w:rPr>
          <w:rFonts w:ascii="Times New Roman" w:eastAsia="Times New Roman" w:hAnsi="Times New Roman" w:cs="Times New Roman"/>
          <w:color w:val="000000" w:themeColor="text1"/>
          <w:sz w:val="24"/>
          <w:szCs w:val="24"/>
        </w:rPr>
        <w:t>absorbed by</w:t>
      </w:r>
      <w:r w:rsidR="00397415">
        <w:rPr>
          <w:rFonts w:ascii="Times New Roman" w:eastAsia="Times New Roman" w:hAnsi="Times New Roman" w:cs="Times New Roman"/>
          <w:color w:val="000000" w:themeColor="text1"/>
          <w:sz w:val="24"/>
          <w:szCs w:val="24"/>
        </w:rPr>
        <w:t xml:space="preserve"> grain boundaries </w:t>
      </w:r>
      <w:r w:rsidR="001328F3">
        <w:rPr>
          <w:rFonts w:ascii="Times New Roman" w:eastAsia="Times New Roman" w:hAnsi="Times New Roman" w:cs="Times New Roman"/>
          <w:color w:val="000000" w:themeColor="text1"/>
          <w:sz w:val="24"/>
          <w:szCs w:val="24"/>
        </w:rPr>
        <w:t>can be</w:t>
      </w:r>
      <w:r w:rsidR="00397415">
        <w:rPr>
          <w:rFonts w:ascii="Times New Roman" w:eastAsia="Times New Roman" w:hAnsi="Times New Roman" w:cs="Times New Roman"/>
          <w:color w:val="000000" w:themeColor="text1"/>
          <w:sz w:val="24"/>
          <w:szCs w:val="24"/>
        </w:rPr>
        <w:t xml:space="preserve"> calculated by</w:t>
      </w:r>
    </w:p>
    <w:p w14:paraId="329FCE38" w14:textId="025788D3" w:rsidR="00397415" w:rsidRDefault="00B523FD" w:rsidP="00913AD1">
      <w:pPr>
        <w:jc w:val="right"/>
        <w:rPr>
          <w:rFonts w:ascii="Times New Roman" w:eastAsia="Times New Roman" w:hAnsi="Times New Roman" w:cs="Times New Roman"/>
          <w:color w:val="000000" w:themeColor="text1"/>
          <w:sz w:val="24"/>
          <w:szCs w:val="24"/>
        </w:rPr>
      </w:p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r>
          <w:rPr>
            <w:rFonts w:ascii="Cambria Math" w:eastAsia="Times New Roman" w:hAnsi="Cambria Math" w:cs="Times New Roman"/>
            <w:color w:val="000000" w:themeColor="text1"/>
            <w:sz w:val="24"/>
            <w:szCs w:val="24"/>
          </w:rPr>
          <m:t>=</m:t>
        </m:r>
        <m:nary>
          <m:naryPr>
            <m:limLoc m:val="undOvr"/>
            <m:ctrlPr>
              <w:rPr>
                <w:rFonts w:ascii="Cambria Math" w:eastAsia="Times New Roman" w:hAnsi="Cambria Math" w:cs="Times New Roman"/>
                <w:i/>
                <w:color w:val="000000" w:themeColor="text1"/>
                <w:sz w:val="24"/>
                <w:szCs w:val="24"/>
              </w:rPr>
            </m:ctrlPr>
          </m:naryPr>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t</m:t>
            </m:r>
          </m:sup>
          <m:e>
            <m:d>
              <m:dPr>
                <m:begChr m:val="["/>
                <m:endChr m:val="]"/>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r>
                  <w:rPr>
                    <w:rFonts w:ascii="Cambria Math" w:eastAsia="Times New Roman" w:hAnsi="Cambria Math" w:cs="Times New Roman"/>
                    <w:color w:val="000000" w:themeColor="text1"/>
                    <w:sz w:val="24"/>
                    <w:szCs w:val="24"/>
                  </w:rPr>
                  <m:t>-</m:t>
                </m:r>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V,gb</m:t>
                    </m:r>
                  </m:sub>
                </m:sSub>
              </m:e>
            </m:d>
            <m:r>
              <w:rPr>
                <w:rFonts w:ascii="Cambria Math" w:eastAsia="Times New Roman" w:hAnsi="Cambria Math" w:cs="Times New Roman"/>
                <w:color w:val="000000" w:themeColor="text1"/>
                <w:sz w:val="24"/>
                <w:szCs w:val="24"/>
              </w:rPr>
              <m:t>dt</m:t>
            </m:r>
          </m:e>
        </m:nary>
      </m:oMath>
      <w:r w:rsidR="00913AD1">
        <w:rPr>
          <w:rFonts w:ascii="Times New Roman" w:eastAsia="Times New Roman" w:hAnsi="Times New Roman" w:cs="Times New Roman"/>
          <w:color w:val="000000" w:themeColor="text1"/>
          <w:sz w:val="24"/>
          <w:szCs w:val="24"/>
        </w:rPr>
        <w:t xml:space="preserve">                                                                     (17)</w:t>
      </w:r>
    </w:p>
    <w:p w14:paraId="3BB99C9F" w14:textId="5FD895F5" w:rsidR="006B449D" w:rsidRDefault="00C57E72" w:rsidP="009C40E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where </w:t>
      </w:r>
      <m:oMath>
        <m:r>
          <w:rPr>
            <w:rFonts w:ascii="Cambria Math" w:eastAsia="Times New Roman" w:hAnsi="Cambria Math" w:cs="Times New Roman"/>
            <w:color w:val="000000" w:themeColor="text1"/>
            <w:sz w:val="24"/>
            <w:szCs w:val="24"/>
          </w:rPr>
          <m:t>t</m:t>
        </m:r>
      </m:oMath>
      <w:r>
        <w:rPr>
          <w:rFonts w:ascii="Times New Roman" w:eastAsia="Times New Roman" w:hAnsi="Times New Roman" w:cs="Times New Roman"/>
          <w:color w:val="000000" w:themeColor="text1"/>
          <w:sz w:val="24"/>
          <w:szCs w:val="24"/>
        </w:rPr>
        <w:t xml:space="preserve"> is the time. </w:t>
      </w:r>
      <w:r w:rsidR="00913AD1">
        <w:rPr>
          <w:rFonts w:ascii="Times New Roman" w:eastAsia="Times New Roman" w:hAnsi="Times New Roman" w:cs="Times New Roman"/>
          <w:color w:val="000000" w:themeColor="text1"/>
          <w:sz w:val="24"/>
          <w:szCs w:val="24"/>
        </w:rPr>
        <w:t xml:space="preserve">Figure </w:t>
      </w:r>
      <w:r w:rsidR="00CA77FB">
        <w:rPr>
          <w:rFonts w:ascii="Times New Roman" w:eastAsia="Times New Roman" w:hAnsi="Times New Roman" w:cs="Times New Roman"/>
          <w:color w:val="000000" w:themeColor="text1"/>
          <w:sz w:val="24"/>
          <w:szCs w:val="24"/>
        </w:rPr>
        <w:t>7</w:t>
      </w:r>
      <w:r w:rsidR="00913AD1">
        <w:rPr>
          <w:rFonts w:ascii="Times New Roman" w:eastAsia="Times New Roman" w:hAnsi="Times New Roman" w:cs="Times New Roman"/>
          <w:color w:val="000000" w:themeColor="text1"/>
          <w:sz w:val="24"/>
          <w:szCs w:val="24"/>
        </w:rPr>
        <w:t>(a) show</w:t>
      </w:r>
      <w:r w:rsidR="00CC7EE5">
        <w:rPr>
          <w:rFonts w:ascii="Times New Roman" w:eastAsia="Times New Roman" w:hAnsi="Times New Roman" w:cs="Times New Roman"/>
          <w:color w:val="000000" w:themeColor="text1"/>
          <w:sz w:val="24"/>
          <w:szCs w:val="24"/>
        </w:rPr>
        <w:t>s</w:t>
      </w:r>
      <w:r w:rsidR="00913AD1">
        <w:rPr>
          <w:rFonts w:ascii="Times New Roman" w:eastAsia="Times New Roman" w:hAnsi="Times New Roman" w:cs="Times New Roman"/>
          <w:color w:val="000000" w:themeColor="text1"/>
          <w:sz w:val="24"/>
          <w:szCs w:val="24"/>
        </w:rPr>
        <w:t xml:space="preserve"> the</w:t>
      </w:r>
      <w:r w:rsidR="001328F3">
        <w:rPr>
          <w:rFonts w:ascii="Times New Roman" w:eastAsia="Times New Roman" w:hAnsi="Times New Roman" w:cs="Times New Roman"/>
          <w:color w:val="000000" w:themeColor="text1"/>
          <w:sz w:val="24"/>
          <w:szCs w:val="24"/>
        </w:rPr>
        <w:t xml:space="preserve"> distribution of</w:t>
      </w:r>
      <w:r w:rsidR="00913AD1">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913AD1">
        <w:rPr>
          <w:rFonts w:ascii="Times New Roman" w:eastAsia="Times New Roman" w:hAnsi="Times New Roman" w:cs="Times New Roman"/>
          <w:color w:val="000000" w:themeColor="text1"/>
          <w:sz w:val="24"/>
          <w:szCs w:val="24"/>
        </w:rPr>
        <w:t xml:space="preserve"> on the plane A for the case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i,gb</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=3.0</m:t>
        </m:r>
      </m:oMath>
      <w:r w:rsidR="00913AD1">
        <w:rPr>
          <w:rFonts w:ascii="Times New Roman" w:eastAsia="Times New Roman" w:hAnsi="Times New Roman" w:cs="Times New Roman"/>
          <w:color w:val="000000" w:themeColor="text1"/>
          <w:sz w:val="24"/>
          <w:szCs w:val="24"/>
        </w:rPr>
        <w:t xml:space="preserve"> at fission density</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BD09A2">
        <w:rPr>
          <w:rFonts w:ascii="Times New Roman" w:eastAsia="Times New Roman" w:hAnsi="Times New Roman" w:cs="Times New Roman"/>
          <w:color w:val="000000" w:themeColor="text1"/>
          <w:sz w:val="24"/>
        </w:rPr>
        <w:t>8.04</w:t>
      </w:r>
      <w:r w:rsidR="00BD09A2" w:rsidRPr="00E913CE">
        <w:rPr>
          <w:rFonts w:ascii="Times New Roman" w:eastAsia="Times New Roman" w:hAnsi="Times New Roman" w:cs="Times New Roman"/>
          <w:color w:val="000000" w:themeColor="text1"/>
          <w:sz w:val="24"/>
        </w:rPr>
        <w:t>E+27</w:t>
      </w:r>
      <w:r w:rsidR="00BD09A2" w:rsidRPr="002E19A8">
        <w:rPr>
          <w:rFonts w:ascii="Times New Roman" w:eastAsia="Times New Roman" w:hAnsi="Times New Roman" w:cs="Times New Roman"/>
          <w:color w:val="000000" w:themeColor="text1"/>
          <w:sz w:val="24"/>
          <w:szCs w:val="24"/>
        </w:rPr>
        <w:t>(fission/m</w:t>
      </w:r>
      <w:r w:rsidR="00BD09A2" w:rsidRPr="002E19A8">
        <w:rPr>
          <w:rFonts w:ascii="Times New Roman" w:eastAsia="Times New Roman" w:hAnsi="Times New Roman" w:cs="Times New Roman"/>
          <w:color w:val="000000" w:themeColor="text1"/>
          <w:sz w:val="24"/>
          <w:szCs w:val="24"/>
          <w:vertAlign w:val="superscript"/>
        </w:rPr>
        <w:t>3</w:t>
      </w:r>
      <w:r w:rsidR="00BD09A2" w:rsidRPr="002E19A8">
        <w:rPr>
          <w:rFonts w:ascii="Times New Roman" w:eastAsia="Times New Roman" w:hAnsi="Times New Roman" w:cs="Times New Roman"/>
          <w:color w:val="000000" w:themeColor="text1"/>
          <w:sz w:val="24"/>
          <w:szCs w:val="24"/>
        </w:rPr>
        <w:t>)</w:t>
      </w:r>
      <w:r w:rsidR="00BD09A2">
        <w:rPr>
          <w:rFonts w:ascii="Times New Roman" w:eastAsia="Times New Roman" w:hAnsi="Times New Roman" w:cs="Times New Roman"/>
          <w:color w:val="000000" w:themeColor="text1"/>
          <w:sz w:val="24"/>
          <w:szCs w:val="24"/>
        </w:rPr>
        <w:t xml:space="preserve">. </w:t>
      </w:r>
      <w:r w:rsidR="006B449D">
        <w:rPr>
          <w:rFonts w:ascii="Times New Roman" w:eastAsia="Times New Roman" w:hAnsi="Times New Roman" w:cs="Times New Roman"/>
          <w:color w:val="000000" w:themeColor="text1"/>
          <w:sz w:val="24"/>
          <w:szCs w:val="24"/>
        </w:rPr>
        <w:t xml:space="preserve">It can be seen that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6B449D">
        <w:rPr>
          <w:rFonts w:ascii="Times New Roman" w:eastAsia="Times New Roman" w:hAnsi="Times New Roman" w:cs="Times New Roman"/>
          <w:color w:val="000000" w:themeColor="text1"/>
          <w:sz w:val="24"/>
          <w:szCs w:val="24"/>
        </w:rPr>
        <w:t xml:space="preserve"> on grain </w:t>
      </w:r>
      <w:r w:rsidR="006B449D">
        <w:rPr>
          <w:rFonts w:ascii="Times New Roman" w:eastAsia="Times New Roman" w:hAnsi="Times New Roman" w:cs="Times New Roman"/>
          <w:color w:val="000000" w:themeColor="text1"/>
          <w:sz w:val="24"/>
          <w:szCs w:val="24"/>
        </w:rPr>
        <w:lastRenderedPageBreak/>
        <w:t>boundaries is larger than zero</w:t>
      </w:r>
      <w:r w:rsidR="001328F3">
        <w:rPr>
          <w:rFonts w:ascii="Times New Roman" w:eastAsia="Times New Roman" w:hAnsi="Times New Roman" w:cs="Times New Roman"/>
          <w:color w:val="000000" w:themeColor="text1"/>
          <w:sz w:val="24"/>
          <w:szCs w:val="24"/>
        </w:rPr>
        <w:t>.</w:t>
      </w:r>
      <w:r w:rsidR="006B449D">
        <w:rPr>
          <w:rFonts w:ascii="Times New Roman" w:eastAsia="Times New Roman" w:hAnsi="Times New Roman" w:cs="Times New Roman"/>
          <w:color w:val="000000" w:themeColor="text1"/>
          <w:sz w:val="24"/>
          <w:szCs w:val="24"/>
        </w:rPr>
        <w:t xml:space="preserve"> </w:t>
      </w:r>
      <w:r w:rsidR="00CA77FB">
        <w:rPr>
          <w:rFonts w:ascii="Times New Roman" w:eastAsia="Times New Roman" w:hAnsi="Times New Roman" w:cs="Times New Roman"/>
          <w:color w:val="000000" w:themeColor="text1"/>
          <w:sz w:val="24"/>
          <w:szCs w:val="24"/>
        </w:rPr>
        <w:t xml:space="preserve">A positive value of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CA77FB">
        <w:rPr>
          <w:rFonts w:ascii="Times New Roman" w:eastAsia="Times New Roman" w:hAnsi="Times New Roman" w:cs="Times New Roman"/>
          <w:color w:val="000000" w:themeColor="text1"/>
          <w:sz w:val="24"/>
          <w:szCs w:val="24"/>
        </w:rPr>
        <w:t xml:space="preserve"> </w:t>
      </w:r>
      <w:r w:rsidR="006B449D">
        <w:rPr>
          <w:rFonts w:ascii="Times New Roman" w:eastAsia="Times New Roman" w:hAnsi="Times New Roman" w:cs="Times New Roman"/>
          <w:color w:val="000000" w:themeColor="text1"/>
          <w:sz w:val="24"/>
          <w:szCs w:val="24"/>
        </w:rPr>
        <w:t xml:space="preserve">means </w:t>
      </w:r>
      <w:r w:rsidR="00CA77FB">
        <w:rPr>
          <w:rFonts w:ascii="Times New Roman" w:eastAsia="Times New Roman" w:hAnsi="Times New Roman" w:cs="Times New Roman"/>
          <w:color w:val="000000" w:themeColor="text1"/>
          <w:sz w:val="24"/>
          <w:szCs w:val="24"/>
        </w:rPr>
        <w:t xml:space="preserve">that more </w:t>
      </w:r>
      <w:r w:rsidR="006B449D">
        <w:rPr>
          <w:rFonts w:ascii="Times New Roman" w:eastAsia="Times New Roman" w:hAnsi="Times New Roman" w:cs="Times New Roman"/>
          <w:color w:val="000000" w:themeColor="text1"/>
          <w:sz w:val="24"/>
          <w:szCs w:val="24"/>
        </w:rPr>
        <w:t>interstitials</w:t>
      </w:r>
      <w:r w:rsidR="00CA77FB">
        <w:rPr>
          <w:rFonts w:ascii="Times New Roman" w:eastAsia="Times New Roman" w:hAnsi="Times New Roman" w:cs="Times New Roman"/>
          <w:color w:val="000000" w:themeColor="text1"/>
          <w:sz w:val="24"/>
          <w:szCs w:val="24"/>
        </w:rPr>
        <w:t xml:space="preserve"> than vacancies are absorbed by</w:t>
      </w:r>
      <w:r w:rsidR="006B449D">
        <w:rPr>
          <w:rFonts w:ascii="Times New Roman" w:eastAsia="Times New Roman" w:hAnsi="Times New Roman" w:cs="Times New Roman"/>
          <w:color w:val="000000" w:themeColor="text1"/>
          <w:sz w:val="24"/>
          <w:szCs w:val="24"/>
        </w:rPr>
        <w:t xml:space="preserve"> grain boundaries. </w:t>
      </w:r>
      <w:r w:rsidR="00EB7AFF">
        <w:rPr>
          <w:rFonts w:ascii="Times New Roman" w:eastAsia="Times New Roman" w:hAnsi="Times New Roman" w:cs="Times New Roman"/>
          <w:color w:val="000000" w:themeColor="text1"/>
          <w:sz w:val="24"/>
          <w:szCs w:val="24"/>
        </w:rPr>
        <w:t xml:space="preserve">The effect of sink rates 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CA77FB">
        <w:rPr>
          <w:rFonts w:ascii="Times New Roman" w:eastAsia="Times New Roman" w:hAnsi="Times New Roman" w:cs="Times New Roman"/>
          <w:color w:val="000000" w:themeColor="text1"/>
          <w:sz w:val="24"/>
          <w:szCs w:val="24"/>
        </w:rPr>
        <w:t xml:space="preserve"> </w:t>
      </w:r>
      <w:r w:rsidR="00CC7EE5">
        <w:rPr>
          <w:rFonts w:ascii="Times New Roman" w:eastAsia="Times New Roman" w:hAnsi="Times New Roman" w:cs="Times New Roman"/>
          <w:color w:val="000000" w:themeColor="text1"/>
          <w:sz w:val="24"/>
          <w:szCs w:val="24"/>
        </w:rPr>
        <w:t>along the line AA’</w:t>
      </w:r>
      <w:r w:rsidR="00CA77FB">
        <w:rPr>
          <w:rFonts w:ascii="Times New Roman" w:eastAsia="Times New Roman" w:hAnsi="Times New Roman" w:cs="Times New Roman"/>
          <w:color w:val="000000" w:themeColor="text1"/>
          <w:sz w:val="24"/>
          <w:szCs w:val="24"/>
        </w:rPr>
        <w:t xml:space="preserve"> </w:t>
      </w:r>
      <w:r w:rsidR="00CC7EE5">
        <w:rPr>
          <w:rFonts w:ascii="Times New Roman" w:eastAsia="Times New Roman" w:hAnsi="Times New Roman" w:cs="Times New Roman"/>
          <w:color w:val="000000" w:themeColor="text1"/>
          <w:sz w:val="24"/>
          <w:szCs w:val="24"/>
        </w:rPr>
        <w:t>on the plane A</w:t>
      </w:r>
      <w:r w:rsidR="00EB7AFF">
        <w:rPr>
          <w:rFonts w:ascii="Times New Roman" w:eastAsia="Times New Roman" w:hAnsi="Times New Roman" w:cs="Times New Roman"/>
          <w:color w:val="000000" w:themeColor="text1"/>
          <w:sz w:val="24"/>
          <w:szCs w:val="24"/>
        </w:rPr>
        <w:t xml:space="preserve"> are plotted in Figure </w:t>
      </w:r>
      <w:r w:rsidR="00CA77FB">
        <w:rPr>
          <w:rFonts w:ascii="Times New Roman" w:eastAsia="Times New Roman" w:hAnsi="Times New Roman" w:cs="Times New Roman"/>
          <w:color w:val="000000" w:themeColor="text1"/>
          <w:sz w:val="24"/>
          <w:szCs w:val="24"/>
        </w:rPr>
        <w:t>7</w:t>
      </w:r>
      <w:r w:rsidR="00EB7AFF">
        <w:rPr>
          <w:rFonts w:ascii="Times New Roman" w:eastAsia="Times New Roman" w:hAnsi="Times New Roman" w:cs="Times New Roman"/>
          <w:color w:val="000000" w:themeColor="text1"/>
          <w:sz w:val="24"/>
          <w:szCs w:val="24"/>
        </w:rPr>
        <w:t xml:space="preserve">(b). Since the sink rate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oMath>
      <w:r w:rsidR="00EB7AFF">
        <w:rPr>
          <w:rFonts w:ascii="Times New Roman" w:eastAsia="Times New Roman" w:hAnsi="Times New Roman" w:cs="Times New Roman"/>
          <w:color w:val="000000" w:themeColor="text1"/>
          <w:sz w:val="24"/>
          <w:szCs w:val="24"/>
        </w:rPr>
        <w:t xml:space="preserve">is proportional to the diffusivity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oMath>
      <w:r w:rsidR="00EB7AFF">
        <w:rPr>
          <w:rFonts w:ascii="Times New Roman" w:eastAsia="Times New Roman" w:hAnsi="Times New Roman" w:cs="Times New Roman"/>
          <w:color w:val="000000" w:themeColor="text1"/>
          <w:kern w:val="24"/>
          <w:sz w:val="24"/>
          <w:szCs w:val="24"/>
        </w:rPr>
        <w:t xml:space="preserve">, </w:t>
      </w:r>
      <w:r w:rsidR="00790E2C">
        <w:rPr>
          <w:rFonts w:ascii="Times New Roman" w:eastAsia="Times New Roman" w:hAnsi="Times New Roman" w:cs="Times New Roman"/>
          <w:color w:val="000000" w:themeColor="text1"/>
          <w:kern w:val="24"/>
          <w:sz w:val="24"/>
          <w:szCs w:val="24"/>
        </w:rPr>
        <w:t>it is understandable that</w:t>
      </w:r>
      <w:r w:rsidR="00F17FCD">
        <w:rPr>
          <w:rFonts w:ascii="Times New Roman" w:eastAsia="Times New Roman" w:hAnsi="Times New Roman" w:cs="Times New Roman"/>
          <w:color w:val="000000" w:themeColor="text1"/>
          <w:kern w:val="24"/>
          <w:sz w:val="24"/>
          <w:szCs w:val="24"/>
        </w:rPr>
        <w:t xml:space="preserve">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F17FCD">
        <w:rPr>
          <w:rFonts w:ascii="Times New Roman" w:eastAsia="Times New Roman" w:hAnsi="Times New Roman" w:cs="Times New Roman"/>
          <w:color w:val="000000" w:themeColor="text1"/>
          <w:sz w:val="24"/>
          <w:szCs w:val="24"/>
        </w:rPr>
        <w:t xml:space="preserve"> </w:t>
      </w:r>
      <w:r w:rsidR="00790E2C">
        <w:rPr>
          <w:rFonts w:ascii="Times New Roman" w:eastAsia="Times New Roman" w:hAnsi="Times New Roman" w:cs="Times New Roman"/>
          <w:color w:val="000000" w:themeColor="text1"/>
          <w:kern w:val="24"/>
          <w:sz w:val="24"/>
          <w:szCs w:val="24"/>
        </w:rPr>
        <w:t xml:space="preserve"> </w:t>
      </w:r>
      <w:r w:rsidR="00F17FCD">
        <w:rPr>
          <w:rFonts w:ascii="Times New Roman" w:eastAsia="Times New Roman" w:hAnsi="Times New Roman" w:cs="Times New Roman"/>
          <w:color w:val="000000" w:themeColor="text1"/>
          <w:kern w:val="24"/>
          <w:sz w:val="24"/>
          <w:szCs w:val="24"/>
        </w:rPr>
        <w:t>increases with the increase of</w:t>
      </w:r>
      <w:r w:rsidR="00F17FCD">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oMath>
      <w:proofErr w:type="spellStart"/>
      <w:proofErr w:type="gramStart"/>
      <w:r w:rsidR="00F17FCD">
        <w:rPr>
          <w:rFonts w:ascii="Times New Roman" w:eastAsia="Times New Roman" w:hAnsi="Times New Roman" w:cs="Times New Roman"/>
          <w:color w:val="000000" w:themeColor="text1"/>
          <w:sz w:val="24"/>
          <w:szCs w:val="24"/>
        </w:rPr>
        <w:t>i</w:t>
      </w:r>
      <w:proofErr w:type="spellEnd"/>
      <w:ins w:id="95" w:author="Ben Beeler" w:date="2019-12-13T15:55:00Z">
        <w:r w:rsidR="00B07448">
          <w:rPr>
            <w:rFonts w:ascii="Times New Roman" w:eastAsia="Times New Roman" w:hAnsi="Times New Roman" w:cs="Times New Roman"/>
            <w:color w:val="000000" w:themeColor="text1"/>
            <w:kern w:val="24"/>
            <w:sz w:val="24"/>
            <w:szCs w:val="24"/>
          </w:rPr>
          <w:t xml:space="preserve"> .</w:t>
        </w:r>
        <w:proofErr w:type="gramEnd"/>
        <w:r w:rsidR="00B07448">
          <w:rPr>
            <w:rFonts w:ascii="Times New Roman" w:eastAsia="Times New Roman" w:hAnsi="Times New Roman" w:cs="Times New Roman"/>
            <w:color w:val="000000" w:themeColor="text1"/>
            <w:kern w:val="24"/>
            <w:sz w:val="24"/>
            <w:szCs w:val="24"/>
          </w:rPr>
          <w:t xml:space="preserve"> As m</w:t>
        </w:r>
      </w:ins>
      <w:del w:id="96" w:author="Ben Beeler" w:date="2019-12-13T15:55:00Z">
        <w:r w:rsidR="00790E2C" w:rsidDel="00B07448">
          <w:rPr>
            <w:rFonts w:ascii="Times New Roman" w:eastAsia="Times New Roman" w:hAnsi="Times New Roman" w:cs="Times New Roman"/>
            <w:color w:val="000000" w:themeColor="text1"/>
            <w:kern w:val="24"/>
            <w:sz w:val="24"/>
            <w:szCs w:val="24"/>
          </w:rPr>
          <w:delText xml:space="preserve">. </w:delText>
        </w:r>
        <w:r w:rsidR="009A2B1E" w:rsidDel="00B07448">
          <w:rPr>
            <w:rFonts w:ascii="Times New Roman" w:eastAsia="Times New Roman" w:hAnsi="Times New Roman" w:cs="Times New Roman"/>
            <w:color w:val="000000" w:themeColor="text1"/>
            <w:kern w:val="24"/>
            <w:sz w:val="24"/>
            <w:szCs w:val="24"/>
          </w:rPr>
          <w:delText>M</w:delText>
        </w:r>
      </w:del>
      <w:r w:rsidR="009A2B1E">
        <w:rPr>
          <w:rFonts w:ascii="Times New Roman" w:eastAsia="Times New Roman" w:hAnsi="Times New Roman" w:cs="Times New Roman"/>
          <w:color w:val="000000" w:themeColor="text1"/>
          <w:kern w:val="24"/>
          <w:sz w:val="24"/>
          <w:szCs w:val="24"/>
        </w:rPr>
        <w:t xml:space="preserve">ore interstitials sink to dislocations and grain boundaries, it is expected that </w:t>
      </w:r>
      <w:del w:id="97" w:author="Ben Beeler" w:date="2019-12-13T15:55:00Z">
        <w:r w:rsidR="009A2B1E" w:rsidDel="00B07448">
          <w:rPr>
            <w:rFonts w:ascii="Times New Roman" w:eastAsia="Times New Roman" w:hAnsi="Times New Roman" w:cs="Times New Roman"/>
            <w:color w:val="000000" w:themeColor="text1"/>
            <w:kern w:val="24"/>
            <w:sz w:val="24"/>
            <w:szCs w:val="24"/>
          </w:rPr>
          <w:delText xml:space="preserve">the </w:delText>
        </w:r>
      </w:del>
      <w:r w:rsidR="009A2B1E">
        <w:rPr>
          <w:rFonts w:ascii="Times New Roman" w:eastAsia="Times New Roman" w:hAnsi="Times New Roman" w:cs="Times New Roman"/>
          <w:color w:val="000000" w:themeColor="text1"/>
          <w:kern w:val="24"/>
          <w:sz w:val="24"/>
          <w:szCs w:val="24"/>
        </w:rPr>
        <w:t>more vacancies are left in the matrix</w:t>
      </w:r>
      <w:r w:rsidR="00F17FCD">
        <w:rPr>
          <w:rFonts w:ascii="Times New Roman" w:eastAsia="Times New Roman" w:hAnsi="Times New Roman" w:cs="Times New Roman"/>
          <w:color w:val="000000" w:themeColor="text1"/>
          <w:kern w:val="24"/>
          <w:sz w:val="24"/>
          <w:szCs w:val="24"/>
        </w:rPr>
        <w:t>. A high vacancy concentration should</w:t>
      </w:r>
      <w:r w:rsidR="009A2B1E">
        <w:rPr>
          <w:rFonts w:ascii="Times New Roman" w:eastAsia="Times New Roman" w:hAnsi="Times New Roman" w:cs="Times New Roman"/>
          <w:color w:val="000000" w:themeColor="text1"/>
          <w:kern w:val="24"/>
          <w:sz w:val="24"/>
          <w:szCs w:val="24"/>
        </w:rPr>
        <w:t xml:space="preserve"> speed up the gas bubble swelling</w:t>
      </w:r>
      <w:r w:rsidR="00F17FCD">
        <w:rPr>
          <w:rFonts w:ascii="Times New Roman" w:eastAsia="Times New Roman" w:hAnsi="Times New Roman" w:cs="Times New Roman"/>
          <w:color w:val="000000" w:themeColor="text1"/>
          <w:kern w:val="24"/>
          <w:sz w:val="24"/>
          <w:szCs w:val="24"/>
        </w:rPr>
        <w:t>.</w:t>
      </w:r>
      <w:r w:rsidR="009A2B1E">
        <w:rPr>
          <w:rFonts w:ascii="Times New Roman" w:eastAsia="Times New Roman" w:hAnsi="Times New Roman" w:cs="Times New Roman"/>
          <w:color w:val="000000" w:themeColor="text1"/>
          <w:kern w:val="24"/>
          <w:sz w:val="24"/>
          <w:szCs w:val="24"/>
        </w:rPr>
        <w:t xml:space="preserve"> </w:t>
      </w:r>
      <w:r w:rsidR="00F17FCD">
        <w:rPr>
          <w:rFonts w:ascii="Times New Roman" w:eastAsia="Times New Roman" w:hAnsi="Times New Roman" w:cs="Times New Roman"/>
          <w:color w:val="000000" w:themeColor="text1"/>
          <w:kern w:val="24"/>
          <w:sz w:val="24"/>
          <w:szCs w:val="24"/>
        </w:rPr>
        <w:t>The results in Figure 6 show an opposite tendency</w:t>
      </w:r>
      <w:r w:rsidR="009A2B1E">
        <w:rPr>
          <w:rFonts w:ascii="Times New Roman" w:eastAsia="Times New Roman" w:hAnsi="Times New Roman" w:cs="Times New Roman"/>
          <w:color w:val="000000" w:themeColor="text1"/>
          <w:kern w:val="24"/>
          <w:sz w:val="24"/>
          <w:szCs w:val="24"/>
        </w:rPr>
        <w:t xml:space="preserve">. </w:t>
      </w:r>
      <w:r w:rsidR="00F17FCD">
        <w:rPr>
          <w:rFonts w:ascii="Times New Roman" w:eastAsia="Times New Roman" w:hAnsi="Times New Roman" w:cs="Times New Roman"/>
          <w:color w:val="000000" w:themeColor="text1"/>
          <w:kern w:val="24"/>
          <w:sz w:val="24"/>
          <w:szCs w:val="24"/>
        </w:rPr>
        <w:t>N</w:t>
      </w:r>
      <w:r w:rsidR="009A2B1E">
        <w:rPr>
          <w:rFonts w:ascii="Times New Roman" w:eastAsia="Times New Roman" w:hAnsi="Times New Roman" w:cs="Times New Roman"/>
          <w:color w:val="000000" w:themeColor="text1"/>
          <w:kern w:val="24"/>
          <w:sz w:val="24"/>
          <w:szCs w:val="24"/>
        </w:rPr>
        <w:t xml:space="preserve">otice </w:t>
      </w:r>
      <w:r w:rsidR="00F17FCD">
        <w:rPr>
          <w:rFonts w:ascii="Times New Roman" w:eastAsia="Times New Roman" w:hAnsi="Times New Roman" w:cs="Times New Roman"/>
          <w:color w:val="000000" w:themeColor="text1"/>
          <w:kern w:val="24"/>
          <w:sz w:val="24"/>
          <w:szCs w:val="24"/>
        </w:rPr>
        <w:t xml:space="preserve">the fact </w:t>
      </w:r>
      <w:r w:rsidR="009A2B1E">
        <w:rPr>
          <w:rFonts w:ascii="Times New Roman" w:eastAsia="Times New Roman" w:hAnsi="Times New Roman" w:cs="Times New Roman"/>
          <w:color w:val="000000" w:themeColor="text1"/>
          <w:kern w:val="24"/>
          <w:sz w:val="24"/>
          <w:szCs w:val="24"/>
        </w:rPr>
        <w:t xml:space="preserve">that </w:t>
      </w:r>
      <w:r w:rsidR="009A2B1E">
        <w:rPr>
          <w:rFonts w:ascii="Times New Roman" w:eastAsia="Times New Roman" w:hAnsi="Times New Roman" w:cs="Times New Roman"/>
          <w:color w:val="000000" w:themeColor="text1"/>
          <w:sz w:val="24"/>
          <w:szCs w:val="24"/>
        </w:rPr>
        <w:t xml:space="preserve">the sink rate </w:t>
      </w:r>
      <m:oMath>
        <m:sSub>
          <m:sSubPr>
            <m:ctrlPr>
              <w:rPr>
                <w:rFonts w:ascii="Cambria Math" w:eastAsia="Times New Roman" w:hAnsi="Cambria Math" w:cs="Times New Roman"/>
                <w:i/>
                <w:color w:val="000000" w:themeColor="text1"/>
                <w:sz w:val="24"/>
                <w:szCs w:val="24"/>
              </w:rPr>
            </m:ctrlPr>
          </m:sSubPr>
          <m:e>
            <m:acc>
              <m:accPr>
                <m:chr m:val="̇"/>
                <m:ctrlPr>
                  <w:rPr>
                    <w:rFonts w:ascii="Cambria Math" w:eastAsia="Times New Roman" w:hAnsi="Cambria Math" w:cs="Times New Roman"/>
                    <w:i/>
                    <w:color w:val="000000" w:themeColor="text1"/>
                    <w:sz w:val="24"/>
                    <w:szCs w:val="24"/>
                  </w:rPr>
                </m:ctrlPr>
              </m:accPr>
              <m:e>
                <m:r>
                  <w:rPr>
                    <w:rFonts w:ascii="Cambria Math" w:eastAsia="Times New Roman" w:hAnsi="Cambria Math" w:cs="Times New Roman"/>
                    <w:color w:val="000000" w:themeColor="text1"/>
                    <w:sz w:val="24"/>
                    <w:szCs w:val="24"/>
                  </w:rPr>
                  <m:t>S</m:t>
                </m:r>
              </m:e>
            </m:acc>
          </m:e>
          <m:sub>
            <m:r>
              <w:rPr>
                <w:rFonts w:ascii="Cambria Math" w:eastAsia="Times New Roman" w:hAnsi="Cambria Math" w:cs="Times New Roman"/>
                <w:color w:val="000000" w:themeColor="text1"/>
                <w:sz w:val="24"/>
                <w:szCs w:val="24"/>
              </w:rPr>
              <m:t>i,gb</m:t>
            </m:r>
          </m:sub>
        </m:sSub>
      </m:oMath>
      <w:r w:rsidR="009A2B1E">
        <w:rPr>
          <w:rFonts w:ascii="Times New Roman" w:eastAsia="Times New Roman" w:hAnsi="Times New Roman" w:cs="Times New Roman"/>
          <w:color w:val="000000" w:themeColor="text1"/>
          <w:sz w:val="24"/>
          <w:szCs w:val="24"/>
        </w:rPr>
        <w:t>is also proportional to</w:t>
      </w:r>
      <w:r w:rsidR="00790E2C">
        <w:rPr>
          <w:rFonts w:ascii="Times New Roman" w:eastAsia="Times New Roman" w:hAnsi="Times New Roman" w:cs="Times New Roman"/>
          <w:color w:val="000000" w:themeColor="text1"/>
          <w:sz w:val="24"/>
          <w:szCs w:val="24"/>
        </w:rPr>
        <w:t xml:space="preserve"> local defect concentration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m:t>
            </m:r>
          </m:sub>
        </m:sSub>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x,t</m:t>
            </m:r>
          </m:e>
        </m:d>
        <m:r>
          <w:rPr>
            <w:rFonts w:ascii="Cambria Math" w:eastAsia="Times New Roman" w:hAnsi="Cambria Math" w:cs="Times New Roman"/>
            <w:color w:val="000000" w:themeColor="text1"/>
            <w:sz w:val="24"/>
            <w:szCs w:val="24"/>
          </w:rPr>
          <m:t>-</m:t>
        </m:r>
        <m:sSubSup>
          <m:sSubSupPr>
            <m:ctrlPr>
              <w:rPr>
                <w:rFonts w:ascii="Cambria Math" w:hAnsi="Cambria Math" w:cs="Times New Roman"/>
                <w:i/>
                <w:color w:val="000000" w:themeColor="text1"/>
                <w:kern w:val="24"/>
                <w:sz w:val="24"/>
                <w:szCs w:val="24"/>
              </w:rPr>
            </m:ctrlPr>
          </m:sSubSupPr>
          <m:e>
            <m:r>
              <w:rPr>
                <w:rFonts w:ascii="Cambria Math" w:hAnsi="Cambria Math" w:cs="Times New Roman"/>
                <w:color w:val="000000" w:themeColor="text1"/>
                <w:kern w:val="24"/>
                <w:sz w:val="24"/>
                <w:szCs w:val="24"/>
              </w:rPr>
              <m:t>C</m:t>
            </m:r>
          </m:e>
          <m:sub>
            <m:sSub>
              <m:sSubPr>
                <m:ctrlPr>
                  <w:rPr>
                    <w:rFonts w:ascii="Cambria Math" w:eastAsia="Times New Roman" w:hAnsi="Cambria Math" w:cs="Times New Roman"/>
                    <w:i/>
                    <w:color w:val="000000" w:themeColor="text1"/>
                    <w:kern w:val="24"/>
                    <w:sz w:val="24"/>
                    <w:szCs w:val="24"/>
                  </w:rPr>
                </m:ctrlPr>
              </m:sSubPr>
              <m:e>
                <m:r>
                  <w:rPr>
                    <w:rFonts w:ascii="Cambria Math" w:hAnsi="Cambria Math" w:cs="Times New Roman"/>
                    <w:color w:val="000000" w:themeColor="text1"/>
                    <w:kern w:val="24"/>
                    <w:sz w:val="24"/>
                    <w:szCs w:val="24"/>
                  </w:rPr>
                  <m:t>i</m:t>
                </m:r>
              </m:e>
              <m:sub>
                <m:r>
                  <w:rPr>
                    <w:rFonts w:ascii="Cambria Math" w:hAnsi="Cambria Math" w:cs="Times New Roman"/>
                    <w:color w:val="000000" w:themeColor="text1"/>
                    <w:kern w:val="24"/>
                    <w:sz w:val="24"/>
                    <w:szCs w:val="24"/>
                  </w:rPr>
                  <m:t>gb</m:t>
                </m:r>
              </m:sub>
            </m:sSub>
          </m:sub>
          <m:sup>
            <m:r>
              <w:rPr>
                <w:rFonts w:ascii="Cambria Math" w:hAnsi="Cambria Math" w:cs="Times New Roman"/>
                <w:color w:val="000000" w:themeColor="text1"/>
                <w:kern w:val="24"/>
                <w:sz w:val="24"/>
                <w:szCs w:val="24"/>
              </w:rPr>
              <m:t>eq1</m:t>
            </m:r>
          </m:sup>
        </m:sSubSup>
      </m:oMath>
      <w:r w:rsidR="009A2B1E">
        <w:rPr>
          <w:rFonts w:ascii="Times New Roman" w:eastAsia="Times New Roman" w:hAnsi="Times New Roman" w:cs="Times New Roman"/>
          <w:color w:val="000000" w:themeColor="text1"/>
          <w:kern w:val="24"/>
          <w:sz w:val="24"/>
          <w:szCs w:val="24"/>
        </w:rPr>
        <w:t>. In the matrix</w:t>
      </w:r>
      <w:ins w:id="98" w:author="Ben Beeler" w:date="2019-12-13T15:55:00Z">
        <w:r w:rsidR="00B07448">
          <w:rPr>
            <w:rFonts w:ascii="Times New Roman" w:eastAsia="Times New Roman" w:hAnsi="Times New Roman" w:cs="Times New Roman"/>
            <w:color w:val="000000" w:themeColor="text1"/>
            <w:kern w:val="24"/>
            <w:sz w:val="24"/>
            <w:szCs w:val="24"/>
          </w:rPr>
          <w:t>,</w:t>
        </w:r>
      </w:ins>
      <w:r w:rsidR="009A2B1E">
        <w:rPr>
          <w:rFonts w:ascii="Times New Roman" w:eastAsia="Times New Roman" w:hAnsi="Times New Roman" w:cs="Times New Roman"/>
          <w:color w:val="000000" w:themeColor="text1"/>
          <w:kern w:val="24"/>
          <w:sz w:val="24"/>
          <w:szCs w:val="24"/>
        </w:rPr>
        <w:t xml:space="preserve"> vacancy concentration is much higher than that of interstitial</w:t>
      </w:r>
      <w:r w:rsidR="00823F93">
        <w:rPr>
          <w:rFonts w:ascii="Times New Roman" w:eastAsia="Times New Roman" w:hAnsi="Times New Roman" w:cs="Times New Roman"/>
          <w:color w:val="000000" w:themeColor="text1"/>
          <w:kern w:val="24"/>
          <w:sz w:val="24"/>
          <w:szCs w:val="24"/>
        </w:rPr>
        <w:t>s</w:t>
      </w:r>
      <w:r w:rsidR="009A2B1E">
        <w:rPr>
          <w:rFonts w:ascii="Times New Roman" w:eastAsia="Times New Roman" w:hAnsi="Times New Roman" w:cs="Times New Roman"/>
          <w:color w:val="000000" w:themeColor="text1"/>
          <w:kern w:val="24"/>
          <w:sz w:val="24"/>
          <w:szCs w:val="24"/>
        </w:rPr>
        <w:t xml:space="preserve">. Increasing </w:t>
      </w:r>
      <w:r w:rsidR="009A2B1E">
        <w:rPr>
          <w:rFonts w:ascii="Times New Roman" w:eastAsia="Times New Roman" w:hAnsi="Times New Roman" w:cs="Times New Roman"/>
          <w:color w:val="000000" w:themeColor="text1"/>
          <w:sz w:val="24"/>
          <w:szCs w:val="24"/>
        </w:rPr>
        <w:t xml:space="preserve">sink rate coefficient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i,gb</m:t>
            </m:r>
          </m:sub>
          <m:sup>
            <m:r>
              <w:rPr>
                <w:rFonts w:ascii="Cambria Math" w:eastAsia="Times New Roman" w:hAnsi="Cambria Math" w:cs="Times New Roman"/>
                <w:color w:val="000000" w:themeColor="text1"/>
                <w:sz w:val="24"/>
                <w:szCs w:val="24"/>
              </w:rPr>
              <m:t>S*</m:t>
            </m:r>
          </m:sup>
        </m:sSubSup>
      </m:oMath>
      <w:r w:rsidR="009A2B1E">
        <w:rPr>
          <w:rFonts w:ascii="Times New Roman" w:eastAsia="Times New Roman" w:hAnsi="Times New Roman" w:cs="Times New Roman"/>
          <w:color w:val="000000" w:themeColor="text1"/>
          <w:sz w:val="24"/>
          <w:szCs w:val="24"/>
        </w:rPr>
        <w:t xml:space="preserve"> also increase</w:t>
      </w:r>
      <w:ins w:id="99" w:author="Ben Beeler" w:date="2019-12-13T15:56:00Z">
        <w:r w:rsidR="00B07448">
          <w:rPr>
            <w:rFonts w:ascii="Times New Roman" w:eastAsia="Times New Roman" w:hAnsi="Times New Roman" w:cs="Times New Roman"/>
            <w:color w:val="000000" w:themeColor="text1"/>
            <w:sz w:val="24"/>
            <w:szCs w:val="24"/>
          </w:rPr>
          <w:t>s</w:t>
        </w:r>
      </w:ins>
      <w:r w:rsidR="009A2B1E">
        <w:rPr>
          <w:rFonts w:ascii="Times New Roman" w:eastAsia="Times New Roman" w:hAnsi="Times New Roman" w:cs="Times New Roman"/>
          <w:color w:val="000000" w:themeColor="text1"/>
          <w:sz w:val="24"/>
          <w:szCs w:val="24"/>
        </w:rPr>
        <w:t xml:space="preserve"> the sink strength of vacanc</w:t>
      </w:r>
      <w:r w:rsidR="00B17A6C">
        <w:rPr>
          <w:rFonts w:ascii="Times New Roman" w:eastAsia="Times New Roman" w:hAnsi="Times New Roman" w:cs="Times New Roman"/>
          <w:color w:val="000000" w:themeColor="text1"/>
          <w:sz w:val="24"/>
          <w:szCs w:val="24"/>
        </w:rPr>
        <w:t>ies</w:t>
      </w:r>
      <w:r w:rsidR="009A2B1E">
        <w:rPr>
          <w:rFonts w:ascii="Times New Roman" w:eastAsia="Times New Roman" w:hAnsi="Times New Roman" w:cs="Times New Roman"/>
          <w:color w:val="000000" w:themeColor="text1"/>
          <w:sz w:val="24"/>
          <w:szCs w:val="24"/>
        </w:rPr>
        <w:t xml:space="preserve"> on the grain boundaries. As a consequence, both interstitial and vacancy concentration</w:t>
      </w:r>
      <w:r w:rsidR="00AA4342">
        <w:rPr>
          <w:rFonts w:ascii="Times New Roman" w:eastAsia="Times New Roman" w:hAnsi="Times New Roman" w:cs="Times New Roman"/>
          <w:color w:val="000000" w:themeColor="text1"/>
          <w:sz w:val="24"/>
          <w:szCs w:val="24"/>
        </w:rPr>
        <w:t xml:space="preserve">s in the matrix decrease with the increase of sink rate coefficient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i,gb</m:t>
            </m:r>
          </m:sub>
          <m:sup>
            <m:r>
              <w:rPr>
                <w:rFonts w:ascii="Cambria Math" w:eastAsia="Times New Roman" w:hAnsi="Cambria Math" w:cs="Times New Roman"/>
                <w:color w:val="000000" w:themeColor="text1"/>
                <w:sz w:val="24"/>
                <w:szCs w:val="24"/>
              </w:rPr>
              <m:t>S*</m:t>
            </m:r>
          </m:sup>
        </m:sSubSup>
      </m:oMath>
      <w:r w:rsidR="00B17A6C">
        <w:rPr>
          <w:rFonts w:ascii="Times New Roman" w:eastAsia="Times New Roman" w:hAnsi="Times New Roman" w:cs="Times New Roman"/>
          <w:color w:val="000000" w:themeColor="text1"/>
          <w:sz w:val="24"/>
          <w:szCs w:val="24"/>
        </w:rPr>
        <w:t xml:space="preserve">. </w:t>
      </w:r>
      <w:r w:rsidR="007323AC">
        <w:rPr>
          <w:rFonts w:ascii="Times New Roman" w:eastAsia="Times New Roman" w:hAnsi="Times New Roman" w:cs="Times New Roman"/>
          <w:color w:val="000000" w:themeColor="text1"/>
          <w:sz w:val="24"/>
          <w:szCs w:val="24"/>
        </w:rPr>
        <w:t xml:space="preserve">The decrease of </w:t>
      </w:r>
      <w:r w:rsidR="00AA4342">
        <w:rPr>
          <w:rFonts w:ascii="Times New Roman" w:eastAsia="Times New Roman" w:hAnsi="Times New Roman" w:cs="Times New Roman"/>
          <w:color w:val="000000" w:themeColor="text1"/>
          <w:sz w:val="24"/>
          <w:szCs w:val="24"/>
        </w:rPr>
        <w:t>the gas bubble swelling kinetic</w:t>
      </w:r>
      <w:r w:rsidR="000F213B">
        <w:rPr>
          <w:rFonts w:ascii="Times New Roman" w:eastAsia="Times New Roman" w:hAnsi="Times New Roman" w:cs="Times New Roman"/>
          <w:color w:val="000000" w:themeColor="text1"/>
          <w:sz w:val="24"/>
          <w:szCs w:val="24"/>
        </w:rPr>
        <w:t>s</w:t>
      </w:r>
      <w:ins w:id="100" w:author="Ben Beeler" w:date="2019-12-13T15:56:00Z">
        <w:r w:rsidR="00B07448">
          <w:rPr>
            <w:rFonts w:ascii="Times New Roman" w:eastAsia="Times New Roman" w:hAnsi="Times New Roman" w:cs="Times New Roman"/>
            <w:color w:val="000000" w:themeColor="text1"/>
            <w:sz w:val="24"/>
            <w:szCs w:val="24"/>
          </w:rPr>
          <w:t xml:space="preserve"> </w:t>
        </w:r>
      </w:ins>
      <w:del w:id="101" w:author="Ben Beeler" w:date="2019-12-13T15:56:00Z">
        <w:r w:rsidR="00B51A0A" w:rsidDel="00B07448">
          <w:rPr>
            <w:rFonts w:ascii="Times New Roman" w:eastAsia="Times New Roman" w:hAnsi="Times New Roman" w:cs="Times New Roman"/>
            <w:color w:val="000000" w:themeColor="text1"/>
            <w:sz w:val="24"/>
            <w:szCs w:val="24"/>
          </w:rPr>
          <w:delText xml:space="preserve"> </w:delText>
        </w:r>
        <w:r w:rsidR="007323AC" w:rsidDel="00B07448">
          <w:rPr>
            <w:rFonts w:ascii="Times New Roman" w:eastAsia="Times New Roman" w:hAnsi="Times New Roman" w:cs="Times New Roman"/>
            <w:color w:val="000000" w:themeColor="text1"/>
            <w:sz w:val="24"/>
            <w:szCs w:val="24"/>
          </w:rPr>
          <w:delText xml:space="preserve">with the </w:delText>
        </w:r>
      </w:del>
      <w:r w:rsidR="00B51A0A">
        <w:rPr>
          <w:rFonts w:ascii="Times New Roman" w:eastAsia="Times New Roman" w:hAnsi="Times New Roman" w:cs="Times New Roman"/>
          <w:color w:val="000000" w:themeColor="text1"/>
          <w:sz w:val="24"/>
          <w:szCs w:val="24"/>
        </w:rPr>
        <w:t>shown in Figure 7</w:t>
      </w:r>
      <w:r w:rsidR="007323AC">
        <w:rPr>
          <w:rFonts w:ascii="Times New Roman" w:eastAsia="Times New Roman" w:hAnsi="Times New Roman" w:cs="Times New Roman"/>
          <w:color w:val="000000" w:themeColor="text1"/>
          <w:sz w:val="24"/>
          <w:szCs w:val="24"/>
        </w:rPr>
        <w:t xml:space="preserve"> is attributed to the decreasing vacancy concentration. </w:t>
      </w:r>
    </w:p>
    <w:p w14:paraId="3AA773A2" w14:textId="77777777" w:rsidR="006B449D" w:rsidRDefault="006B449D" w:rsidP="009C40E7">
      <w:pPr>
        <w:rPr>
          <w:rFonts w:ascii="Times New Roman" w:eastAsia="Times New Roman" w:hAnsi="Times New Roman" w:cs="Times New Roman"/>
          <w:color w:val="000000" w:themeColor="text1"/>
          <w:sz w:val="24"/>
          <w:szCs w:val="24"/>
        </w:rPr>
      </w:pPr>
    </w:p>
    <w:p w14:paraId="671045F4" w14:textId="0122987F" w:rsidR="00B17DDE" w:rsidRPr="002E19A8" w:rsidRDefault="00084244" w:rsidP="00B64F43">
      <w:pPr>
        <w:jc w:val="center"/>
        <w:rPr>
          <w:rFonts w:eastAsia="Times New Roman"/>
          <w:noProof/>
          <w:color w:val="000000" w:themeColor="text1"/>
          <w:sz w:val="24"/>
        </w:rPr>
      </w:pPr>
      <w:r w:rsidRPr="00084244">
        <w:rPr>
          <w:rFonts w:eastAsia="Times New Roman"/>
          <w:noProof/>
          <w:color w:val="000000" w:themeColor="text1"/>
          <w:sz w:val="24"/>
        </w:rPr>
        <w:drawing>
          <wp:inline distT="0" distB="0" distL="0" distR="0" wp14:anchorId="2740EEF8" wp14:editId="38E292B9">
            <wp:extent cx="4572655" cy="352388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695" cy="3538554"/>
                    </a:xfrm>
                    <a:prstGeom prst="rect">
                      <a:avLst/>
                    </a:prstGeom>
                  </pic:spPr>
                </pic:pic>
              </a:graphicData>
            </a:graphic>
          </wp:inline>
        </w:drawing>
      </w:r>
    </w:p>
    <w:p w14:paraId="0BA16281" w14:textId="128E7747" w:rsidR="001370DC" w:rsidRPr="002E19A8" w:rsidRDefault="00E85F98" w:rsidP="006477FC">
      <w:pPr>
        <w:jc w:val="center"/>
        <w:rPr>
          <w:rFonts w:eastAsia="Times New Roman"/>
          <w:color w:val="000000" w:themeColor="text1"/>
          <w:sz w:val="24"/>
        </w:rPr>
      </w:pPr>
      <w:r w:rsidRPr="00E85F98">
        <w:rPr>
          <w:noProof/>
        </w:rPr>
        <w:t xml:space="preserve"> </w:t>
      </w:r>
    </w:p>
    <w:p w14:paraId="7C6BCB0A" w14:textId="533AB7E3" w:rsidR="004960DA" w:rsidRDefault="009C40E7" w:rsidP="004960DA">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7323AC">
        <w:rPr>
          <w:rFonts w:ascii="Times New Roman" w:eastAsia="Times New Roman" w:hAnsi="Times New Roman" w:cs="Times New Roman"/>
          <w:color w:val="000000" w:themeColor="text1"/>
          <w:sz w:val="24"/>
        </w:rPr>
        <w:t>6</w:t>
      </w:r>
      <w:r w:rsidRPr="002E19A8">
        <w:rPr>
          <w:rFonts w:ascii="Times New Roman" w:eastAsia="Times New Roman" w:hAnsi="Times New Roman" w:cs="Times New Roman"/>
          <w:color w:val="000000" w:themeColor="text1"/>
          <w:sz w:val="24"/>
        </w:rPr>
        <w:t>.</w:t>
      </w:r>
      <w:r w:rsidR="004960DA" w:rsidRPr="002E19A8">
        <w:rPr>
          <w:rFonts w:ascii="Times New Roman" w:eastAsia="Times New Roman" w:hAnsi="Times New Roman" w:cs="Times New Roman"/>
          <w:color w:val="000000" w:themeColor="text1"/>
          <w:sz w:val="24"/>
        </w:rPr>
        <w:t xml:space="preserve"> Effect of interstitial and vacancy sink rate on grain boundaries on gas bubble swelling.</w:t>
      </w:r>
    </w:p>
    <w:p w14:paraId="6515D395" w14:textId="77777777" w:rsidR="004C761D" w:rsidRDefault="004C761D" w:rsidP="004960DA">
      <w:pPr>
        <w:rPr>
          <w:rFonts w:ascii="Times New Roman" w:eastAsia="Times New Roman" w:hAnsi="Times New Roman" w:cs="Times New Roman"/>
          <w:color w:val="000000" w:themeColor="text1"/>
          <w:sz w:val="24"/>
        </w:rPr>
      </w:pPr>
    </w:p>
    <w:p w14:paraId="67084ED6" w14:textId="74A24BB6" w:rsidR="004C761D" w:rsidRDefault="00970D46" w:rsidP="00B64F43">
      <w:pPr>
        <w:jc w:val="center"/>
        <w:rPr>
          <w:rFonts w:ascii="Times New Roman" w:eastAsia="Times New Roman" w:hAnsi="Times New Roman" w:cs="Times New Roman"/>
          <w:color w:val="000000" w:themeColor="text1"/>
          <w:sz w:val="24"/>
        </w:rPr>
      </w:pPr>
      <w:r w:rsidRPr="00970D46">
        <w:rPr>
          <w:rFonts w:ascii="Times New Roman" w:eastAsia="Times New Roman" w:hAnsi="Times New Roman" w:cs="Times New Roman"/>
          <w:noProof/>
          <w:color w:val="000000" w:themeColor="text1"/>
          <w:sz w:val="24"/>
        </w:rPr>
        <w:lastRenderedPageBreak/>
        <w:drawing>
          <wp:inline distT="0" distB="0" distL="0" distR="0" wp14:anchorId="113F85C6" wp14:editId="72258122">
            <wp:extent cx="5943600" cy="2259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59330"/>
                    </a:xfrm>
                    <a:prstGeom prst="rect">
                      <a:avLst/>
                    </a:prstGeom>
                  </pic:spPr>
                </pic:pic>
              </a:graphicData>
            </a:graphic>
          </wp:inline>
        </w:drawing>
      </w:r>
    </w:p>
    <w:p w14:paraId="0E208C9B" w14:textId="5E4EE4DB" w:rsidR="004C761D" w:rsidRPr="004C761D" w:rsidRDefault="00B17A6C" w:rsidP="004C761D">
      <w:pPr>
        <w:pStyle w:val="ListParagraph"/>
        <w:numPr>
          <w:ilvl w:val="0"/>
          <w:numId w:val="43"/>
        </w:numP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          </w:t>
      </w:r>
      <w:r w:rsidR="004C761D">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  </w:t>
      </w:r>
      <w:r w:rsidR="004C761D">
        <w:rPr>
          <w:rFonts w:ascii="Times New Roman" w:eastAsia="Times New Roman" w:hAnsi="Times New Roman" w:cs="Times New Roman"/>
          <w:color w:val="000000" w:themeColor="text1"/>
          <w:sz w:val="24"/>
        </w:rPr>
        <w:t xml:space="preserve">                       (b)</w:t>
      </w:r>
    </w:p>
    <w:p w14:paraId="4A107662" w14:textId="2AE8C39B" w:rsidR="004C761D" w:rsidRDefault="004C761D" w:rsidP="004C761D">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7323AC">
        <w:rPr>
          <w:rFonts w:ascii="Times New Roman" w:eastAsia="Times New Roman" w:hAnsi="Times New Roman" w:cs="Times New Roman"/>
          <w:color w:val="000000" w:themeColor="text1"/>
          <w:sz w:val="24"/>
        </w:rPr>
        <w:t>7</w:t>
      </w:r>
      <w:r w:rsidRPr="002E19A8">
        <w:rPr>
          <w:rFonts w:ascii="Times New Roman" w:eastAsia="Times New Roman" w:hAnsi="Times New Roman" w:cs="Times New Roman"/>
          <w:color w:val="000000" w:themeColor="text1"/>
          <w:sz w:val="24"/>
        </w:rPr>
        <w:t xml:space="preserve">. </w:t>
      </w:r>
      <w:r w:rsidR="000E0764">
        <w:rPr>
          <w:rFonts w:ascii="Times New Roman" w:eastAsia="Times New Roman" w:hAnsi="Times New Roman" w:cs="Times New Roman"/>
          <w:color w:val="000000" w:themeColor="text1"/>
          <w:sz w:val="24"/>
        </w:rPr>
        <w:t xml:space="preserve">(a) concentration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0E0764">
        <w:rPr>
          <w:rFonts w:ascii="Times New Roman" w:eastAsia="Times New Roman" w:hAnsi="Times New Roman" w:cs="Times New Roman"/>
          <w:color w:val="000000" w:themeColor="text1"/>
          <w:sz w:val="24"/>
        </w:rPr>
        <w:t xml:space="preserve"> of interstitial and vacancy absorbed on grain boundaries, and effect of sink rate coefficient on </w:t>
      </w: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IV,gb</m:t>
            </m:r>
          </m:sub>
        </m:sSub>
      </m:oMath>
      <w:r w:rsidR="000E0764">
        <w:rPr>
          <w:rFonts w:ascii="Times New Roman" w:eastAsia="Times New Roman" w:hAnsi="Times New Roman" w:cs="Times New Roman"/>
          <w:color w:val="000000" w:themeColor="text1"/>
          <w:sz w:val="24"/>
        </w:rPr>
        <w:t xml:space="preserve"> along the AA’ line shown in Figure </w:t>
      </w:r>
      <w:r w:rsidR="007323AC">
        <w:rPr>
          <w:rFonts w:ascii="Times New Roman" w:eastAsia="Times New Roman" w:hAnsi="Times New Roman" w:cs="Times New Roman"/>
          <w:color w:val="000000" w:themeColor="text1"/>
          <w:sz w:val="24"/>
        </w:rPr>
        <w:t>7</w:t>
      </w:r>
      <w:r w:rsidR="000E0764">
        <w:rPr>
          <w:rFonts w:ascii="Times New Roman" w:eastAsia="Times New Roman" w:hAnsi="Times New Roman" w:cs="Times New Roman"/>
          <w:color w:val="000000" w:themeColor="text1"/>
          <w:sz w:val="24"/>
        </w:rPr>
        <w:t>(a).</w:t>
      </w:r>
    </w:p>
    <w:p w14:paraId="348A51EA" w14:textId="77777777" w:rsidR="009C40E7" w:rsidRPr="002E19A8" w:rsidRDefault="009C40E7" w:rsidP="006477FC">
      <w:pPr>
        <w:jc w:val="center"/>
        <w:rPr>
          <w:rFonts w:eastAsia="Times New Roman"/>
          <w:color w:val="000000" w:themeColor="text1"/>
          <w:sz w:val="24"/>
        </w:rPr>
      </w:pPr>
    </w:p>
    <w:p w14:paraId="6D33B53A" w14:textId="77777777" w:rsidR="000439A3" w:rsidRPr="002E19A8" w:rsidRDefault="000439A3" w:rsidP="000439A3">
      <w:pPr>
        <w:pStyle w:val="Heading2"/>
        <w:jc w:val="left"/>
        <w:rPr>
          <w:color w:val="000000" w:themeColor="text1"/>
        </w:rPr>
      </w:pPr>
      <w:r w:rsidRPr="002E19A8">
        <w:rPr>
          <w:color w:val="000000" w:themeColor="text1"/>
        </w:rPr>
        <w:t>Effect of interstitial clustering on gas bubble swelling</w:t>
      </w:r>
    </w:p>
    <w:p w14:paraId="1B6836CD" w14:textId="6F314DE8" w:rsidR="004960DA" w:rsidRPr="002E19A8" w:rsidRDefault="000439A3" w:rsidP="000439A3">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szCs w:val="24"/>
        </w:rPr>
        <w:t>Interstitials and vacancies form clusters which reduces the concentrations of mobile vacanc</w:t>
      </w:r>
      <w:r w:rsidR="006559E6" w:rsidRPr="002E19A8">
        <w:rPr>
          <w:rFonts w:ascii="Times New Roman" w:eastAsia="Times New Roman" w:hAnsi="Times New Roman" w:cs="Times New Roman"/>
          <w:color w:val="000000" w:themeColor="text1"/>
          <w:sz w:val="24"/>
          <w:szCs w:val="24"/>
        </w:rPr>
        <w:t>ies</w:t>
      </w:r>
      <w:r w:rsidRPr="002E19A8">
        <w:rPr>
          <w:rFonts w:ascii="Times New Roman" w:eastAsia="Times New Roman" w:hAnsi="Times New Roman" w:cs="Times New Roman"/>
          <w:color w:val="000000" w:themeColor="text1"/>
          <w:sz w:val="24"/>
          <w:szCs w:val="24"/>
        </w:rPr>
        <w:t xml:space="preserve"> and interstitial</w:t>
      </w:r>
      <w:r w:rsidR="006559E6" w:rsidRPr="002E19A8">
        <w:rPr>
          <w:rFonts w:ascii="Times New Roman" w:eastAsia="Times New Roman" w:hAnsi="Times New Roman" w:cs="Times New Roman"/>
          <w:color w:val="000000" w:themeColor="text1"/>
          <w:sz w:val="24"/>
          <w:szCs w:val="24"/>
        </w:rPr>
        <w:t>s</w:t>
      </w:r>
      <w:r w:rsidRPr="002E19A8">
        <w:rPr>
          <w:rFonts w:ascii="Times New Roman" w:eastAsia="Times New Roman" w:hAnsi="Times New Roman" w:cs="Times New Roman"/>
          <w:color w:val="000000" w:themeColor="text1"/>
          <w:sz w:val="24"/>
          <w:szCs w:val="24"/>
        </w:rPr>
        <w:t xml:space="preserve"> in the matrix. As a result, the defect clustering affects the gas bubble nucleation and growth. </w:t>
      </w:r>
      <w:r w:rsidR="006F2B5C" w:rsidRPr="002E19A8">
        <w:rPr>
          <w:rFonts w:ascii="Times New Roman" w:eastAsia="Times New Roman" w:hAnsi="Times New Roman" w:cs="Times New Roman"/>
          <w:color w:val="000000" w:themeColor="text1"/>
          <w:sz w:val="24"/>
          <w:szCs w:val="24"/>
        </w:rPr>
        <w:t>T</w:t>
      </w:r>
      <w:r w:rsidRPr="002E19A8">
        <w:rPr>
          <w:rFonts w:ascii="Times New Roman" w:eastAsia="Times New Roman" w:hAnsi="Times New Roman" w:cs="Times New Roman"/>
          <w:color w:val="000000" w:themeColor="text1"/>
          <w:sz w:val="24"/>
          <w:szCs w:val="24"/>
        </w:rPr>
        <w:t>he capture coefficients of clusters depend on</w:t>
      </w:r>
      <w:r w:rsidR="006559E6" w:rsidRPr="002E19A8">
        <w:rPr>
          <w:rFonts w:ascii="Times New Roman" w:eastAsia="Times New Roman" w:hAnsi="Times New Roman" w:cs="Times New Roman"/>
          <w:color w:val="000000" w:themeColor="text1"/>
          <w:sz w:val="24"/>
          <w:szCs w:val="24"/>
        </w:rPr>
        <w:t xml:space="preserve"> the</w:t>
      </w:r>
      <w:r w:rsidRPr="002E19A8">
        <w:rPr>
          <w:rFonts w:ascii="Times New Roman" w:eastAsia="Times New Roman" w:hAnsi="Times New Roman" w:cs="Times New Roman"/>
          <w:color w:val="000000" w:themeColor="text1"/>
          <w:sz w:val="24"/>
          <w:szCs w:val="24"/>
        </w:rPr>
        <w:t xml:space="preserve"> </w:t>
      </w:r>
      <w:r w:rsidR="006F2B5C" w:rsidRPr="002E19A8">
        <w:rPr>
          <w:rFonts w:ascii="Times New Roman" w:eastAsia="Times New Roman" w:hAnsi="Times New Roman" w:cs="Times New Roman"/>
          <w:color w:val="000000" w:themeColor="text1"/>
          <w:sz w:val="24"/>
          <w:szCs w:val="24"/>
        </w:rPr>
        <w:t>interaction</w:t>
      </w:r>
      <w:r w:rsidRPr="002E19A8">
        <w:rPr>
          <w:rFonts w:ascii="Times New Roman" w:eastAsia="Times New Roman" w:hAnsi="Times New Roman" w:cs="Times New Roman"/>
          <w:color w:val="000000" w:themeColor="text1"/>
          <w:sz w:val="24"/>
          <w:szCs w:val="24"/>
        </w:rPr>
        <w:t xml:space="preserve"> energy between defect </w:t>
      </w:r>
      <m:oMath>
        <m:r>
          <w:rPr>
            <w:rFonts w:ascii="Cambria Math" w:eastAsia="Times New Roman" w:hAnsi="Cambria Math" w:cs="Times New Roman"/>
            <w:color w:val="000000" w:themeColor="text1"/>
            <w:sz w:val="24"/>
            <w:szCs w:val="24"/>
          </w:rPr>
          <m:t xml:space="preserve"> i</m:t>
        </m:r>
      </m:oMath>
      <w:r w:rsidRPr="002E19A8">
        <w:rPr>
          <w:rFonts w:ascii="Times New Roman" w:eastAsia="Times New Roman" w:hAnsi="Times New Roman" w:cs="Times New Roman"/>
          <w:noProof/>
          <w:color w:val="000000" w:themeColor="text1"/>
          <w:position w:val="-6"/>
          <w:sz w:val="24"/>
          <w:szCs w:val="24"/>
        </w:rPr>
        <w:t xml:space="preserve"> </w:t>
      </w:r>
      <w:r w:rsidRPr="002E19A8">
        <w:rPr>
          <w:rFonts w:ascii="Times New Roman" w:eastAsia="Times New Roman" w:hAnsi="Times New Roman" w:cs="Times New Roman"/>
          <w:color w:val="000000" w:themeColor="text1"/>
          <w:sz w:val="24"/>
          <w:szCs w:val="24"/>
        </w:rPr>
        <w:t xml:space="preserve"> </w:t>
      </w:r>
      <w:r w:rsidR="006559E6" w:rsidRPr="002E19A8">
        <w:rPr>
          <w:rFonts w:ascii="Times New Roman" w:eastAsia="Times New Roman" w:hAnsi="Times New Roman" w:cs="Times New Roman"/>
          <w:color w:val="000000" w:themeColor="text1"/>
          <w:sz w:val="24"/>
          <w:szCs w:val="24"/>
        </w:rPr>
        <w:t>and</w:t>
      </w:r>
      <w:r w:rsidRPr="002E19A8">
        <w:rPr>
          <w:rFonts w:ascii="Times New Roman" w:eastAsia="Times New Roman" w:hAnsi="Times New Roman" w:cs="Times New Roman"/>
          <w:color w:val="000000" w:themeColor="text1"/>
          <w:sz w:val="24"/>
          <w:szCs w:val="24"/>
        </w:rPr>
        <w:t xml:space="preserve"> defect cluster </w:t>
      </w:r>
      <m:oMath>
        <m:r>
          <w:rPr>
            <w:rFonts w:ascii="Cambria Math" w:eastAsia="Times New Roman" w:hAnsi="Cambria Math" w:cs="Times New Roman"/>
            <w:color w:val="000000" w:themeColor="text1"/>
            <w:sz w:val="24"/>
            <w:szCs w:val="24"/>
          </w:rPr>
          <m:t>lj</m:t>
        </m:r>
      </m:oMath>
      <w:r w:rsidR="006F2B5C" w:rsidRPr="002E19A8">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The normalized capture coefficient of mobile defect </w:t>
      </w:r>
      <m:oMath>
        <m:r>
          <w:rPr>
            <w:rFonts w:ascii="Cambria Math" w:eastAsia="Times New Roman" w:hAnsi="Cambria Math" w:cs="Times New Roman"/>
            <w:color w:val="000000" w:themeColor="text1"/>
            <w:sz w:val="24"/>
            <w:szCs w:val="24"/>
          </w:rPr>
          <m:t xml:space="preserve"> i</m:t>
        </m:r>
      </m:oMath>
      <w:r w:rsidRPr="002E19A8">
        <w:rPr>
          <w:rFonts w:ascii="Times New Roman" w:eastAsia="Times New Roman" w:hAnsi="Times New Roman" w:cs="Times New Roman"/>
          <w:noProof/>
          <w:color w:val="000000" w:themeColor="text1"/>
          <w:position w:val="-6"/>
          <w:sz w:val="24"/>
          <w:szCs w:val="24"/>
        </w:rPr>
        <w:t xml:space="preserve"> </w:t>
      </w:r>
      <w:r w:rsidRPr="002E19A8">
        <w:rPr>
          <w:rFonts w:ascii="Times New Roman" w:eastAsia="Times New Roman" w:hAnsi="Times New Roman" w:cs="Times New Roman"/>
          <w:color w:val="000000" w:themeColor="text1"/>
          <w:sz w:val="24"/>
          <w:szCs w:val="24"/>
        </w:rPr>
        <w:t xml:space="preserve"> by defect cluster </w:t>
      </w:r>
      <m:oMath>
        <m:r>
          <w:rPr>
            <w:rFonts w:ascii="Cambria Math" w:eastAsia="Times New Roman" w:hAnsi="Cambria Math" w:cs="Times New Roman"/>
            <w:color w:val="000000" w:themeColor="text1"/>
            <w:sz w:val="24"/>
            <w:szCs w:val="24"/>
          </w:rPr>
          <m:t xml:space="preserve"> lj</m:t>
        </m:r>
      </m:oMath>
      <w:r w:rsidRPr="002E19A8">
        <w:rPr>
          <w:rFonts w:ascii="Times New Roman" w:eastAsia="Times New Roman" w:hAnsi="Times New Roman" w:cs="Times New Roman"/>
          <w:color w:val="000000" w:themeColor="text1"/>
          <w:sz w:val="24"/>
        </w:rPr>
        <w:t xml:space="preserve">  is calculated by</w:t>
      </w:r>
    </w:p>
    <w:p w14:paraId="2ABA5EC1" w14:textId="5EC55846" w:rsidR="004960DA" w:rsidRPr="002E19A8" w:rsidRDefault="000439A3" w:rsidP="00285EC3">
      <w:pPr>
        <w:jc w:val="right"/>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rPr>
        <w:t xml:space="preserve">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K</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lj*</m:t>
            </m:r>
          </m:sup>
        </m:sSubSup>
        <m:d>
          <m:dPr>
            <m:ctrlPr>
              <w:rPr>
                <w:rFonts w:ascii="Cambria Math" w:eastAsia="Times New Roman" w:hAnsi="Cambria Math" w:cs="Times New Roman"/>
                <w:i/>
                <w:color w:val="000000" w:themeColor="text1"/>
                <w:sz w:val="24"/>
                <w:szCs w:val="24"/>
              </w:rPr>
            </m:ctrlPr>
          </m:dPr>
          <m:e>
            <m:r>
              <w:rPr>
                <w:rFonts w:ascii="Cambria Math" w:eastAsia="Times New Roman" w:hAnsi="Cambria Math" w:cs="Times New Roman"/>
                <w:color w:val="000000" w:themeColor="text1"/>
                <w:sz w:val="24"/>
                <w:szCs w:val="24"/>
              </w:rPr>
              <m:t>m</m:t>
            </m:r>
          </m:e>
        </m:d>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4πr</m:t>
                </m:r>
              </m:e>
              <m:sub>
                <m:r>
                  <w:rPr>
                    <w:rFonts w:ascii="Cambria Math" w:eastAsia="Times New Roman" w:hAnsi="Cambria Math" w:cs="Times New Roman"/>
                    <w:color w:val="000000" w:themeColor="text1"/>
                    <w:sz w:val="24"/>
                    <w:szCs w:val="24"/>
                  </w:rPr>
                  <m:t>at</m:t>
                </m:r>
              </m:sub>
            </m:sSub>
            <m:sSubSup>
              <m:sSubSupPr>
                <m:ctrlPr>
                  <w:rPr>
                    <w:rFonts w:ascii="Cambria Math" w:eastAsia="Times New Roman" w:hAnsi="Cambria Math" w:cs="Times New Roman"/>
                    <w:color w:val="000000" w:themeColor="text1"/>
                    <w:sz w:val="24"/>
                    <w:szCs w:val="24"/>
                  </w:rPr>
                </m:ctrlPr>
              </m:sSubSupPr>
              <m:e>
                <m:r>
                  <m:rPr>
                    <m:sty m:val="p"/>
                  </m:rP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Sub>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ctrlPr>
              <w:rPr>
                <w:rFonts w:ascii="Cambria Math" w:eastAsia="Times New Roman" w:hAnsi="Cambria Math" w:cs="Times New Roman"/>
                <w:color w:val="000000" w:themeColor="text1"/>
                <w:sz w:val="24"/>
                <w:szCs w:val="24"/>
              </w:rPr>
            </m:ctrlPr>
          </m:num>
          <m:den>
            <m:r>
              <m:rPr>
                <m:sty m:val="p"/>
              </m:rPr>
              <w:rPr>
                <w:rFonts w:ascii="Cambria Math" w:eastAsia="Times New Roman" w:hAnsi="Cambria Math" w:cs="Times New Roman"/>
                <w:color w:val="000000" w:themeColor="text1"/>
                <w:sz w:val="24"/>
                <w:szCs w:val="24"/>
              </w:rPr>
              <m:t>Ω</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0</m:t>
                </m:r>
              </m:sub>
            </m:sSub>
          </m:den>
        </m:f>
        <m:d>
          <m:dPr>
            <m:begChr m:val="["/>
            <m:endChr m:val="]"/>
            <m:ctrlPr>
              <w:rPr>
                <w:rFonts w:ascii="Cambria Math" w:eastAsia="Times New Roman" w:hAnsi="Cambria Math" w:cs="Times New Roman"/>
                <w:i/>
                <w:color w:val="000000" w:themeColor="text1"/>
                <w:sz w:val="24"/>
                <w:szCs w:val="24"/>
              </w:rPr>
            </m:ctrlPr>
          </m:dPr>
          <m:e>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e>
                </m:d>
              </m:e>
              <m:sup>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3</m:t>
                    </m:r>
                  </m:den>
                </m:f>
              </m:sup>
            </m:sSup>
            <m:r>
              <w:rPr>
                <w:rFonts w:ascii="Cambria Math" w:eastAsia="Times New Roman" w:hAnsi="Cambria Math" w:cs="Times New Roman"/>
                <w:color w:val="000000" w:themeColor="text1"/>
                <w:sz w:val="24"/>
                <w:szCs w:val="24"/>
              </w:rPr>
              <m:t>+1</m:t>
            </m:r>
          </m:e>
        </m:d>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4πr</m:t>
                </m:r>
              </m:e>
              <m:sub>
                <m:r>
                  <w:rPr>
                    <w:rFonts w:ascii="Cambria Math" w:eastAsia="Times New Roman" w:hAnsi="Cambria Math" w:cs="Times New Roman"/>
                    <w:color w:val="000000" w:themeColor="text1"/>
                    <w:sz w:val="24"/>
                    <w:szCs w:val="24"/>
                  </w:rPr>
                  <m:t>at</m:t>
                </m:r>
              </m:sub>
            </m:sSub>
            <m:sSubSup>
              <m:sSubSupPr>
                <m:ctrlPr>
                  <w:rPr>
                    <w:rFonts w:ascii="Cambria Math" w:eastAsia="Times New Roman" w:hAnsi="Cambria Math" w:cs="Times New Roman"/>
                    <w:color w:val="000000" w:themeColor="text1"/>
                    <w:sz w:val="24"/>
                    <w:szCs w:val="24"/>
                  </w:rPr>
                </m:ctrlPr>
              </m:sSubSupPr>
              <m:e>
                <m:r>
                  <m:rPr>
                    <m:sty m:val="p"/>
                  </m:rP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ctrlPr>
              <w:rPr>
                <w:rFonts w:ascii="Cambria Math" w:eastAsia="Times New Roman" w:hAnsi="Cambria Math" w:cs="Times New Roman"/>
                <w:color w:val="000000" w:themeColor="text1"/>
                <w:sz w:val="24"/>
                <w:szCs w:val="24"/>
              </w:rPr>
            </m:ctrlPr>
          </m:num>
          <m:den>
            <m:r>
              <m:rPr>
                <m:sty m:val="p"/>
              </m:rPr>
              <w:rPr>
                <w:rFonts w:ascii="Cambria Math" w:eastAsia="Times New Roman" w:hAnsi="Cambria Math" w:cs="Times New Roman"/>
                <w:color w:val="000000" w:themeColor="text1"/>
                <w:sz w:val="24"/>
                <w:szCs w:val="24"/>
              </w:rPr>
              <m:t>Ω</m:t>
            </m:r>
          </m:den>
        </m:f>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begChr m:val="["/>
            <m:endChr m:val="]"/>
            <m:ctrlPr>
              <w:rPr>
                <w:rFonts w:ascii="Cambria Math" w:eastAsia="Times New Roman" w:hAnsi="Cambria Math" w:cs="Times New Roman"/>
                <w:i/>
                <w:color w:val="000000" w:themeColor="text1"/>
                <w:sz w:val="24"/>
                <w:szCs w:val="24"/>
              </w:rPr>
            </m:ctrlPr>
          </m:dPr>
          <m:e>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e>
                </m:d>
              </m:e>
              <m:sup>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3</m:t>
                    </m:r>
                  </m:den>
                </m:f>
              </m:sup>
            </m:sSup>
            <m:r>
              <w:rPr>
                <w:rFonts w:ascii="Cambria Math" w:eastAsia="Times New Roman" w:hAnsi="Cambria Math" w:cs="Times New Roman"/>
                <w:color w:val="000000" w:themeColor="text1"/>
                <w:sz w:val="24"/>
                <w:szCs w:val="24"/>
              </w:rPr>
              <m:t>+1</m:t>
            </m:r>
          </m:e>
        </m:d>
        <m:r>
          <w:rPr>
            <w:rFonts w:ascii="Cambria Math" w:eastAsia="Times New Roman" w:hAnsi="Cambria Math" w:cs="Times New Roman"/>
            <w:color w:val="000000" w:themeColor="text1"/>
            <w:sz w:val="24"/>
            <w:szCs w:val="24"/>
          </w:rPr>
          <m:t>=</m:t>
        </m:r>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i</m:t>
            </m:r>
          </m:sub>
          <m:sup>
            <m:r>
              <w:rPr>
                <w:rFonts w:ascii="Cambria Math" w:eastAsia="Times New Roman" w:hAnsi="Cambria Math" w:cs="Times New Roman"/>
                <w:color w:val="000000" w:themeColor="text1"/>
                <w:sz w:val="24"/>
                <w:szCs w:val="24"/>
              </w:rPr>
              <m:t>*</m:t>
            </m:r>
          </m:sup>
        </m:sSubSup>
        <m:d>
          <m:dPr>
            <m:begChr m:val="["/>
            <m:endChr m:val="]"/>
            <m:ctrlPr>
              <w:rPr>
                <w:rFonts w:ascii="Cambria Math" w:eastAsia="Times New Roman" w:hAnsi="Cambria Math" w:cs="Times New Roman"/>
                <w:i/>
                <w:color w:val="000000" w:themeColor="text1"/>
                <w:sz w:val="24"/>
                <w:szCs w:val="24"/>
              </w:rPr>
            </m:ctrlPr>
          </m:dPr>
          <m:e>
            <m:sSup>
              <m:sSupPr>
                <m:ctrlPr>
                  <w:rPr>
                    <w:rFonts w:ascii="Cambria Math" w:eastAsia="Times New Roman" w:hAnsi="Cambria Math" w:cs="Times New Roman"/>
                    <w:i/>
                    <w:color w:val="000000" w:themeColor="text1"/>
                    <w:sz w:val="24"/>
                    <w:szCs w:val="24"/>
                  </w:rPr>
                </m:ctrlPr>
              </m:sSupPr>
              <m:e>
                <m:d>
                  <m:dPr>
                    <m:ctrlPr>
                      <w:rPr>
                        <w:rFonts w:ascii="Cambria Math" w:eastAsia="Times New Roman" w:hAnsi="Cambria Math" w:cs="Times New Roman"/>
                        <w:i/>
                        <w:color w:val="000000" w:themeColor="text1"/>
                        <w:sz w:val="24"/>
                        <w:szCs w:val="24"/>
                      </w:rPr>
                    </m:ctrlPr>
                  </m:dPr>
                  <m:e>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n</m:t>
                        </m:r>
                      </m:e>
                      <m:sub>
                        <m:r>
                          <w:rPr>
                            <w:rFonts w:ascii="Cambria Math" w:eastAsia="Times New Roman" w:hAnsi="Cambria Math" w:cs="Times New Roman"/>
                            <w:color w:val="000000" w:themeColor="text1"/>
                            <w:sz w:val="24"/>
                            <w:szCs w:val="24"/>
                          </w:rPr>
                          <m:t>lj</m:t>
                        </m:r>
                      </m:sub>
                    </m:sSub>
                  </m:e>
                </m:d>
              </m:e>
              <m:sup>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3</m:t>
                    </m:r>
                  </m:den>
                </m:f>
              </m:sup>
            </m:sSup>
            <m:r>
              <w:rPr>
                <w:rFonts w:ascii="Cambria Math" w:eastAsia="Times New Roman" w:hAnsi="Cambria Math" w:cs="Times New Roman"/>
                <w:color w:val="000000" w:themeColor="text1"/>
                <w:sz w:val="24"/>
                <w:szCs w:val="24"/>
              </w:rPr>
              <m:t>+1</m:t>
            </m:r>
          </m:e>
        </m:d>
      </m:oMath>
      <w:r w:rsidR="00285EC3" w:rsidRPr="002E19A8">
        <w:rPr>
          <w:rFonts w:ascii="Times New Roman" w:eastAsia="Times New Roman" w:hAnsi="Times New Roman" w:cs="Times New Roman"/>
          <w:color w:val="000000" w:themeColor="text1"/>
          <w:sz w:val="24"/>
          <w:szCs w:val="24"/>
        </w:rPr>
        <w:t xml:space="preserve">      (1</w:t>
      </w:r>
      <w:r w:rsidR="00676311">
        <w:rPr>
          <w:rFonts w:ascii="Times New Roman" w:eastAsia="Times New Roman" w:hAnsi="Times New Roman" w:cs="Times New Roman"/>
          <w:color w:val="000000" w:themeColor="text1"/>
          <w:sz w:val="24"/>
          <w:szCs w:val="24"/>
        </w:rPr>
        <w:t>8</w:t>
      </w:r>
      <w:r w:rsidR="00285EC3" w:rsidRPr="002E19A8">
        <w:rPr>
          <w:rFonts w:ascii="Times New Roman" w:eastAsia="Times New Roman" w:hAnsi="Times New Roman" w:cs="Times New Roman"/>
          <w:color w:val="000000" w:themeColor="text1"/>
          <w:sz w:val="24"/>
          <w:szCs w:val="24"/>
        </w:rPr>
        <w:t>)</w:t>
      </w:r>
    </w:p>
    <w:p w14:paraId="44050133" w14:textId="12FDD1C4" w:rsidR="000439A3" w:rsidRDefault="004960DA" w:rsidP="00827972">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where</w:t>
      </w:r>
      <w:r w:rsidR="000439A3" w:rsidRPr="002E19A8">
        <w:rPr>
          <w:rFonts w:ascii="Times New Roman" w:eastAsia="Times New Roman" w:hAnsi="Times New Roman" w:cs="Times New Roman"/>
          <w:color w:val="000000" w:themeColor="text1"/>
          <w:sz w:val="24"/>
          <w:szCs w:val="24"/>
        </w:rPr>
        <w:t xml:space="preserve"> </w:t>
      </w:r>
      <w:bookmarkStart w:id="102" w:name="OLE_LINK1"/>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m:t>
        </m:r>
        <w:bookmarkEnd w:id="102"/>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4πr</m:t>
            </m:r>
          </m:e>
          <m:sub>
            <m:r>
              <w:rPr>
                <w:rFonts w:ascii="Cambria Math" w:eastAsia="Times New Roman" w:hAnsi="Cambria Math" w:cs="Times New Roman"/>
                <w:color w:val="000000" w:themeColor="text1"/>
                <w:sz w:val="24"/>
                <w:szCs w:val="24"/>
              </w:rPr>
              <m:t>at</m:t>
            </m:r>
          </m:sub>
        </m:sSub>
        <m:sSubSup>
          <m:sSubSupPr>
            <m:ctrlPr>
              <w:rPr>
                <w:rFonts w:ascii="Cambria Math" w:eastAsia="Times New Roman" w:hAnsi="Cambria Math" w:cs="Times New Roman"/>
                <w:color w:val="000000" w:themeColor="text1"/>
                <w:sz w:val="24"/>
                <w:szCs w:val="24"/>
              </w:rPr>
            </m:ctrlPr>
          </m:sSubSupPr>
          <m:e>
            <m:r>
              <m:rPr>
                <m:sty m:val="p"/>
              </m:rP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up>
            <m:r>
              <w:rPr>
                <w:rFonts w:ascii="Cambria Math" w:eastAsia="Times New Roman" w:hAnsi="Cambria Math" w:cs="Times New Roman"/>
                <w:color w:val="000000" w:themeColor="text1"/>
                <w:sz w:val="24"/>
                <w:szCs w:val="24"/>
              </w:rPr>
              <m:t>2</m:t>
            </m:r>
          </m:sup>
        </m:sSubSup>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Ω</m:t>
        </m:r>
      </m:oMath>
      <w:r w:rsidR="006F2B5C" w:rsidRPr="002E19A8">
        <w:rPr>
          <w:rFonts w:ascii="Times New Roman" w:eastAsia="Times New Roman" w:hAnsi="Times New Roman" w:cs="Times New Roman"/>
          <w:color w:val="000000" w:themeColor="text1"/>
          <w:sz w:val="24"/>
          <w:szCs w:val="24"/>
        </w:rPr>
        <w:t xml:space="preserve"> is a normalized </w:t>
      </w:r>
      <w:proofErr w:type="gramStart"/>
      <w:r w:rsidR="006F2B5C" w:rsidRPr="002E19A8">
        <w:rPr>
          <w:rFonts w:ascii="Times New Roman" w:eastAsia="Times New Roman" w:hAnsi="Times New Roman" w:cs="Times New Roman"/>
          <w:color w:val="000000" w:themeColor="text1"/>
          <w:sz w:val="24"/>
          <w:szCs w:val="24"/>
        </w:rPr>
        <w:t>parameter.</w:t>
      </w:r>
      <w:proofErr w:type="gramEnd"/>
      <w:r w:rsidR="006F2B5C" w:rsidRPr="002E19A8">
        <w:rPr>
          <w:rFonts w:ascii="Times New Roman" w:eastAsia="Times New Roman" w:hAnsi="Times New Roman" w:cs="Times New Roman"/>
          <w:color w:val="000000" w:themeColor="text1"/>
          <w:sz w:val="24"/>
          <w:szCs w:val="24"/>
        </w:rPr>
        <w:t xml:space="preserve"> </w:t>
      </w:r>
      <w:r w:rsidR="00823F93">
        <w:rPr>
          <w:rFonts w:ascii="Times New Roman" w:eastAsia="Times New Roman" w:hAnsi="Times New Roman" w:cs="Times New Roman"/>
          <w:color w:val="000000" w:themeColor="text1"/>
          <w:sz w:val="24"/>
          <w:szCs w:val="24"/>
        </w:rPr>
        <w:t>T</w:t>
      </w:r>
      <w:r w:rsidR="00317F48" w:rsidRPr="002E19A8">
        <w:rPr>
          <w:rFonts w:ascii="Times New Roman" w:eastAsia="Times New Roman" w:hAnsi="Times New Roman" w:cs="Times New Roman"/>
          <w:color w:val="000000" w:themeColor="text1"/>
          <w:sz w:val="24"/>
          <w:szCs w:val="24"/>
        </w:rPr>
        <w:t>he effect of capture coefficient of clustering on swelling kinetics</w:t>
      </w:r>
      <w:r w:rsidR="00823F93">
        <w:rPr>
          <w:rFonts w:ascii="Times New Roman" w:eastAsia="Times New Roman" w:hAnsi="Times New Roman" w:cs="Times New Roman"/>
          <w:color w:val="000000" w:themeColor="text1"/>
          <w:sz w:val="24"/>
          <w:szCs w:val="24"/>
        </w:rPr>
        <w:t xml:space="preserve"> is plotted in Figure </w:t>
      </w:r>
      <w:r w:rsidR="007323AC">
        <w:rPr>
          <w:rFonts w:ascii="Times New Roman" w:eastAsia="Times New Roman" w:hAnsi="Times New Roman" w:cs="Times New Roman"/>
          <w:color w:val="000000" w:themeColor="text1"/>
          <w:sz w:val="24"/>
          <w:szCs w:val="24"/>
        </w:rPr>
        <w:t>8</w:t>
      </w:r>
      <w:r w:rsidR="00317F48" w:rsidRPr="002E19A8">
        <w:rPr>
          <w:rFonts w:ascii="Times New Roman" w:eastAsia="Times New Roman" w:hAnsi="Times New Roman" w:cs="Times New Roman"/>
          <w:color w:val="000000" w:themeColor="text1"/>
          <w:sz w:val="24"/>
          <w:szCs w:val="24"/>
        </w:rPr>
        <w:t xml:space="preserve">. </w:t>
      </w:r>
      <w:r w:rsidR="007323AC">
        <w:rPr>
          <w:rFonts w:ascii="Times New Roman" w:eastAsia="Times New Roman" w:hAnsi="Times New Roman" w:cs="Times New Roman"/>
          <w:color w:val="000000" w:themeColor="text1"/>
          <w:sz w:val="24"/>
          <w:szCs w:val="24"/>
        </w:rPr>
        <w:t>It can be seen that</w:t>
      </w:r>
      <w:r w:rsidR="00317F48" w:rsidRPr="002E19A8">
        <w:rPr>
          <w:rFonts w:ascii="Times New Roman" w:eastAsia="Times New Roman" w:hAnsi="Times New Roman" w:cs="Times New Roman"/>
          <w:color w:val="000000" w:themeColor="text1"/>
          <w:sz w:val="24"/>
          <w:szCs w:val="24"/>
        </w:rPr>
        <w:t xml:space="preserve"> </w:t>
      </w:r>
      <w:r w:rsidR="007323AC" w:rsidRPr="002E19A8">
        <w:rPr>
          <w:rFonts w:ascii="Times New Roman" w:eastAsia="Times New Roman" w:hAnsi="Times New Roman" w:cs="Times New Roman"/>
          <w:color w:val="000000" w:themeColor="text1"/>
          <w:sz w:val="24"/>
          <w:szCs w:val="24"/>
        </w:rPr>
        <w:t xml:space="preserve">with the increase of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oMath>
      <w:r w:rsidR="007323AC">
        <w:rPr>
          <w:rFonts w:ascii="Times New Roman" w:eastAsia="Times New Roman" w:hAnsi="Times New Roman" w:cs="Times New Roman"/>
          <w:color w:val="000000" w:themeColor="text1"/>
          <w:sz w:val="24"/>
          <w:szCs w:val="24"/>
        </w:rPr>
        <w:t xml:space="preserve"> </w:t>
      </w:r>
      <w:r w:rsidR="00317F48" w:rsidRPr="002E19A8">
        <w:rPr>
          <w:rFonts w:ascii="Times New Roman" w:eastAsia="Times New Roman" w:hAnsi="Times New Roman" w:cs="Times New Roman"/>
          <w:color w:val="000000" w:themeColor="text1"/>
          <w:sz w:val="24"/>
          <w:szCs w:val="24"/>
        </w:rPr>
        <w:t>the gas bubble swelling kinetics increase</w:t>
      </w:r>
      <w:r w:rsidR="007323AC">
        <w:rPr>
          <w:rFonts w:ascii="Times New Roman" w:eastAsia="Times New Roman" w:hAnsi="Times New Roman" w:cs="Times New Roman"/>
          <w:color w:val="000000" w:themeColor="text1"/>
          <w:sz w:val="24"/>
          <w:szCs w:val="24"/>
        </w:rPr>
        <w:t>s</w:t>
      </w:r>
      <w:r w:rsidR="00317F48" w:rsidRPr="002E19A8">
        <w:rPr>
          <w:rFonts w:ascii="Times New Roman" w:eastAsia="Times New Roman" w:hAnsi="Times New Roman" w:cs="Times New Roman"/>
          <w:color w:val="000000" w:themeColor="text1"/>
          <w:sz w:val="24"/>
          <w:szCs w:val="24"/>
        </w:rPr>
        <w:t xml:space="preserve"> </w:t>
      </w:r>
      <w:r w:rsidR="007323AC">
        <w:rPr>
          <w:rFonts w:ascii="Times New Roman" w:eastAsia="Times New Roman" w:hAnsi="Times New Roman" w:cs="Times New Roman"/>
          <w:color w:val="000000" w:themeColor="text1"/>
          <w:sz w:val="24"/>
          <w:szCs w:val="24"/>
        </w:rPr>
        <w:t xml:space="preserve">and converges to measured </w:t>
      </w:r>
      <w:r w:rsidR="00721917">
        <w:rPr>
          <w:rFonts w:ascii="Times New Roman" w:eastAsia="Times New Roman" w:hAnsi="Times New Roman" w:cs="Times New Roman"/>
          <w:color w:val="000000" w:themeColor="text1"/>
          <w:sz w:val="24"/>
          <w:szCs w:val="24"/>
        </w:rPr>
        <w:t xml:space="preserve">swelling kinetics. </w:t>
      </w:r>
      <w:r w:rsidR="007323AC">
        <w:rPr>
          <w:rFonts w:ascii="Times New Roman" w:eastAsia="Times New Roman" w:hAnsi="Times New Roman" w:cs="Times New Roman"/>
          <w:color w:val="000000" w:themeColor="text1"/>
          <w:sz w:val="24"/>
          <w:szCs w:val="24"/>
        </w:rPr>
        <w:t xml:space="preserve"> </w:t>
      </w:r>
      <w:r w:rsidR="00721917">
        <w:rPr>
          <w:rFonts w:ascii="Times New Roman" w:eastAsia="Times New Roman" w:hAnsi="Times New Roman" w:cs="Times New Roman"/>
          <w:color w:val="000000" w:themeColor="text1"/>
          <w:sz w:val="24"/>
          <w:szCs w:val="24"/>
        </w:rPr>
        <w:t>If the interstitial clusters have a large clustering rate or growth rate, the predicted gas bubble swelling kinetics i</w:t>
      </w:r>
      <w:ins w:id="103" w:author="Ben Beeler" w:date="2019-12-13T15:59:00Z">
        <w:r w:rsidR="00B07448">
          <w:rPr>
            <w:rFonts w:ascii="Times New Roman" w:eastAsia="Times New Roman" w:hAnsi="Times New Roman" w:cs="Times New Roman"/>
            <w:color w:val="000000" w:themeColor="text1"/>
            <w:sz w:val="24"/>
            <w:szCs w:val="24"/>
          </w:rPr>
          <w:t>s</w:t>
        </w:r>
      </w:ins>
      <w:del w:id="104" w:author="Ben Beeler" w:date="2019-12-13T15:59:00Z">
        <w:r w:rsidR="00721917" w:rsidDel="00B07448">
          <w:rPr>
            <w:rFonts w:ascii="Times New Roman" w:eastAsia="Times New Roman" w:hAnsi="Times New Roman" w:cs="Times New Roman"/>
            <w:color w:val="000000" w:themeColor="text1"/>
            <w:sz w:val="24"/>
            <w:szCs w:val="24"/>
          </w:rPr>
          <w:delText>n</w:delText>
        </w:r>
      </w:del>
      <w:r w:rsidR="00721917">
        <w:rPr>
          <w:rFonts w:ascii="Times New Roman" w:eastAsia="Times New Roman" w:hAnsi="Times New Roman" w:cs="Times New Roman"/>
          <w:color w:val="000000" w:themeColor="text1"/>
          <w:sz w:val="24"/>
          <w:szCs w:val="24"/>
        </w:rPr>
        <w:t xml:space="preserve"> in agreement with the measured swelling kinetics. </w:t>
      </w:r>
      <w:r w:rsidR="004D615A">
        <w:rPr>
          <w:rFonts w:ascii="Times New Roman" w:eastAsia="Times New Roman" w:hAnsi="Times New Roman" w:cs="Times New Roman"/>
          <w:color w:val="000000" w:themeColor="text1"/>
          <w:sz w:val="24"/>
          <w:szCs w:val="24"/>
        </w:rPr>
        <w:t>Compared the effect of other thermodynamic and kinetic properties on the swelling kinetics, we conclude that the defect clustering plays an important role in fast gas bubble swelling kinetics in recrystalli</w:t>
      </w:r>
      <w:r w:rsidR="00AE6210">
        <w:rPr>
          <w:rFonts w:ascii="Times New Roman" w:eastAsia="Times New Roman" w:hAnsi="Times New Roman" w:cs="Times New Roman"/>
          <w:color w:val="000000" w:themeColor="text1"/>
          <w:sz w:val="24"/>
          <w:szCs w:val="24"/>
        </w:rPr>
        <w:t>zation zone in UMo fuels.</w:t>
      </w:r>
    </w:p>
    <w:p w14:paraId="40E49B60" w14:textId="2DA79A99" w:rsidR="00CB5170" w:rsidRPr="0036491E" w:rsidRDefault="00487F08" w:rsidP="00B64F43">
      <w:pPr>
        <w:jc w:val="center"/>
        <w:rPr>
          <w:rFonts w:ascii="Times New Roman" w:eastAsia="Times New Roman" w:hAnsi="Times New Roman" w:cs="Times New Roman"/>
          <w:color w:val="000000" w:themeColor="text1"/>
          <w:sz w:val="24"/>
          <w:szCs w:val="24"/>
        </w:rPr>
      </w:pPr>
      <w:r w:rsidRPr="00487F08">
        <w:rPr>
          <w:rFonts w:ascii="Times New Roman" w:eastAsia="Times New Roman" w:hAnsi="Times New Roman" w:cs="Times New Roman"/>
          <w:noProof/>
          <w:color w:val="000000" w:themeColor="text1"/>
          <w:sz w:val="24"/>
          <w:szCs w:val="24"/>
        </w:rPr>
        <w:lastRenderedPageBreak/>
        <w:drawing>
          <wp:inline distT="0" distB="0" distL="0" distR="0" wp14:anchorId="11E2A9D7" wp14:editId="728A7E0A">
            <wp:extent cx="3641845" cy="2790395"/>
            <wp:effectExtent l="0" t="0" r="317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1562" cy="2797841"/>
                    </a:xfrm>
                    <a:prstGeom prst="rect">
                      <a:avLst/>
                    </a:prstGeom>
                  </pic:spPr>
                </pic:pic>
              </a:graphicData>
            </a:graphic>
          </wp:inline>
        </w:drawing>
      </w:r>
    </w:p>
    <w:p w14:paraId="182F3CE2" w14:textId="44B7BC07" w:rsidR="00050420" w:rsidRDefault="00050420" w:rsidP="00050420">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t xml:space="preserve">Figure </w:t>
      </w:r>
      <w:r w:rsidR="007323AC">
        <w:rPr>
          <w:rFonts w:ascii="Times New Roman" w:eastAsia="Times New Roman" w:hAnsi="Times New Roman" w:cs="Times New Roman"/>
          <w:color w:val="000000" w:themeColor="text1"/>
          <w:sz w:val="24"/>
        </w:rPr>
        <w:t>8</w:t>
      </w:r>
      <w:r w:rsidRPr="002E19A8">
        <w:rPr>
          <w:rFonts w:ascii="Times New Roman" w:eastAsia="Times New Roman" w:hAnsi="Times New Roman" w:cs="Times New Roman"/>
          <w:color w:val="000000" w:themeColor="text1"/>
          <w:sz w:val="24"/>
        </w:rPr>
        <w:t xml:space="preserve">. Effect of interstitial and vacancy clustering </w:t>
      </w:r>
      <w:r w:rsidR="0059198C">
        <w:rPr>
          <w:rFonts w:ascii="Times New Roman" w:eastAsia="Times New Roman" w:hAnsi="Times New Roman" w:cs="Times New Roman"/>
          <w:color w:val="000000" w:themeColor="text1"/>
          <w:sz w:val="24"/>
        </w:rPr>
        <w:t xml:space="preserve">rate </w:t>
      </w:r>
      <w:r w:rsidRPr="002E19A8">
        <w:rPr>
          <w:rFonts w:ascii="Times New Roman" w:eastAsia="Times New Roman" w:hAnsi="Times New Roman" w:cs="Times New Roman"/>
          <w:color w:val="000000" w:themeColor="text1"/>
          <w:sz w:val="24"/>
        </w:rPr>
        <w:t>on gas bubble swelling.</w:t>
      </w:r>
    </w:p>
    <w:p w14:paraId="2EBAF60F" w14:textId="7A56C4E3" w:rsidR="00487F08" w:rsidRDefault="00487F08" w:rsidP="00050420">
      <w:pPr>
        <w:rPr>
          <w:rFonts w:ascii="Times New Roman" w:eastAsia="Times New Roman" w:hAnsi="Times New Roman" w:cs="Times New Roman"/>
          <w:color w:val="000000" w:themeColor="text1"/>
          <w:sz w:val="24"/>
        </w:rPr>
      </w:pPr>
    </w:p>
    <w:p w14:paraId="4FB4FDB6" w14:textId="5EB39D5F" w:rsidR="00487F08" w:rsidRDefault="00487F08" w:rsidP="00487F08">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rPr>
        <w:t xml:space="preserve">Figure </w:t>
      </w:r>
      <w:r w:rsidR="00AE6210">
        <w:rPr>
          <w:rFonts w:ascii="Times New Roman" w:eastAsia="Times New Roman" w:hAnsi="Times New Roman" w:cs="Times New Roman"/>
          <w:color w:val="000000" w:themeColor="text1"/>
          <w:sz w:val="24"/>
        </w:rPr>
        <w:t>9</w:t>
      </w:r>
      <w:r>
        <w:rPr>
          <w:rFonts w:ascii="Times New Roman" w:eastAsia="Times New Roman" w:hAnsi="Times New Roman" w:cs="Times New Roman"/>
          <w:color w:val="000000" w:themeColor="text1"/>
          <w:sz w:val="24"/>
        </w:rPr>
        <w:t>(a, b, c) show the temporal evolution of gas bubble structures</w:t>
      </w:r>
      <w:r w:rsidR="008A5DD3">
        <w:rPr>
          <w:rFonts w:ascii="Times New Roman" w:eastAsia="Times New Roman" w:hAnsi="Times New Roman" w:cs="Times New Roman"/>
          <w:color w:val="000000" w:themeColor="text1"/>
          <w:sz w:val="24"/>
        </w:rPr>
        <w:t xml:space="preserve"> including </w:t>
      </w:r>
      <w:r>
        <w:rPr>
          <w:rFonts w:ascii="Times New Roman" w:eastAsia="Times New Roman" w:hAnsi="Times New Roman" w:cs="Times New Roman"/>
          <w:color w:val="000000" w:themeColor="text1"/>
          <w:sz w:val="24"/>
        </w:rPr>
        <w:t xml:space="preserve">gas bubble density, average gas bubble size, and average ratio of Xe and vacancy inside the gas bubbles, respectively.  </w:t>
      </w:r>
      <w:r w:rsidR="00942F73">
        <w:rPr>
          <w:rFonts w:ascii="Times New Roman" w:eastAsia="Times New Roman" w:hAnsi="Times New Roman" w:cs="Times New Roman"/>
          <w:color w:val="000000" w:themeColor="text1"/>
          <w:sz w:val="24"/>
        </w:rPr>
        <w:t>In Figure 9a, i</w:t>
      </w:r>
      <w:r>
        <w:rPr>
          <w:rFonts w:ascii="Times New Roman" w:eastAsia="Times New Roman" w:hAnsi="Times New Roman" w:cs="Times New Roman"/>
          <w:color w:val="000000" w:themeColor="text1"/>
          <w:sz w:val="24"/>
        </w:rPr>
        <w:t xml:space="preserve">t can be seen that the gas bubble density increases due to the gas bubble nucleation, and then decreases with gas bubble coalescence </w:t>
      </w:r>
      <w:r w:rsidR="00942F73">
        <w:rPr>
          <w:rFonts w:ascii="Times New Roman" w:eastAsia="Times New Roman" w:hAnsi="Times New Roman" w:cs="Times New Roman"/>
          <w:color w:val="000000" w:themeColor="text1"/>
          <w:sz w:val="24"/>
        </w:rPr>
        <w:t>as the</w:t>
      </w:r>
      <w:r w:rsidR="008A5DD3">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fission density</w:t>
      </w:r>
      <w:r w:rsidR="00942F73">
        <w:rPr>
          <w:rFonts w:ascii="Times New Roman" w:eastAsia="Times New Roman" w:hAnsi="Times New Roman" w:cs="Times New Roman"/>
          <w:color w:val="000000" w:themeColor="text1"/>
          <w:sz w:val="24"/>
        </w:rPr>
        <w:t xml:space="preserve"> increases</w:t>
      </w:r>
      <w:r>
        <w:rPr>
          <w:rFonts w:ascii="Times New Roman" w:eastAsia="Times New Roman" w:hAnsi="Times New Roman" w:cs="Times New Roman"/>
          <w:color w:val="000000" w:themeColor="text1"/>
          <w:sz w:val="24"/>
        </w:rPr>
        <w:t xml:space="preserve">. Experiments do show a </w:t>
      </w:r>
      <w:r w:rsidR="001D1474">
        <w:rPr>
          <w:rFonts w:ascii="Times New Roman" w:eastAsia="Times New Roman" w:hAnsi="Times New Roman" w:cs="Times New Roman"/>
          <w:color w:val="000000" w:themeColor="text1"/>
          <w:sz w:val="24"/>
        </w:rPr>
        <w:t>wide distribution of</w:t>
      </w:r>
      <w:r>
        <w:rPr>
          <w:rFonts w:ascii="Times New Roman" w:eastAsia="Times New Roman" w:hAnsi="Times New Roman" w:cs="Times New Roman"/>
          <w:color w:val="000000" w:themeColor="text1"/>
          <w:sz w:val="24"/>
        </w:rPr>
        <w:t xml:space="preserve"> gas bubble size (100nm ~ 300nm)</w:t>
      </w:r>
      <w:r>
        <w:rPr>
          <w:rFonts w:ascii="Times New Roman" w:eastAsia="Times New Roman" w:hAnsi="Times New Roman" w:cs="Times New Roman"/>
          <w:color w:val="000000" w:themeColor="text1"/>
          <w:sz w:val="24"/>
        </w:rPr>
        <w:fldChar w:fldCharType="begin"/>
      </w:r>
      <w:r w:rsidR="00BC2DD1">
        <w:rPr>
          <w:rFonts w:ascii="Times New Roman" w:eastAsia="Times New Roman" w:hAnsi="Times New Roman" w:cs="Times New Roman"/>
          <w:color w:val="000000" w:themeColor="text1"/>
          <w:sz w:val="24"/>
        </w:rPr>
        <w:instrText xml:space="preserve"> ADDIN EN.CITE &lt;EndNote&gt;&lt;Cite&gt;&lt;Author&gt;Rest&lt;/Author&gt;&lt;Year&gt;2010&lt;/Year&gt;&lt;RecNum&gt;18&lt;/RecNum&gt;&lt;DisplayText&gt;&lt;style face="superscript"&gt;2&lt;/style&gt;&lt;/DisplayText&gt;&lt;record&gt;&lt;rec-number&gt;18&lt;/rec-number&gt;&lt;foreign-keys&gt;&lt;key app="EN" db-id="z2dws5pr0dxws8exxvxpxp2u05s5ps9w2rtz" timestamp="0"&gt;18&lt;/key&gt;&lt;/foreign-keys&gt;&lt;ref-type name="Journal Article"&gt;17&lt;/ref-type&gt;&lt;contributors&gt;&lt;authors&gt;&lt;author&gt;Rest, J.&lt;/author&gt;&lt;/authors&gt;&lt;/contributors&gt;&lt;auth-address&gt;Rest, J&amp;#xD;Argonne Natl Lab, 9700 S Cass Ave, Argonne, IL 60439 USA&amp;#xD;Argonne Natl Lab, 9700 S Cass Ave, Argonne, IL 60439 USA&amp;#xD;Argonne Natl Lab, Argonne, IL 60439 USA&lt;/auth-address&gt;&lt;titles&gt;&lt;title&gt;Evolution of fission-gas-bubble-size distribution in recrystallized U-10Mo nuclear fuel&lt;/title&gt;&lt;secondary-title&gt;J. Nucl. Mater.&lt;/secondary-title&gt;&lt;alt-title&gt;J Nucl Mater&lt;/alt-title&gt;&lt;/titles&gt;&lt;alt-periodical&gt;&lt;full-title&gt;Journal of Nuclear Materials&lt;/full-title&gt;&lt;abbr-1&gt;J Nucl Mater&lt;/abbr-1&gt;&lt;/alt-periodical&gt;&lt;pages&gt;55-58&lt;/pages&gt;&lt;volume&gt;407&lt;/volume&gt;&lt;number&gt;1&lt;/number&gt;&lt;keywords&gt;&lt;keyword&gt;uo2&lt;/keyword&gt;&lt;/keywords&gt;&lt;dates&gt;&lt;year&gt;2010&lt;/year&gt;&lt;pub-dates&gt;&lt;date&gt;Dec 1&lt;/date&gt;&lt;/pub-dates&gt;&lt;/dates&gt;&lt;isbn&gt;0022-3115&lt;/isbn&gt;&lt;accession-num&gt;ISI:000285234600009&lt;/accession-num&gt;&lt;urls&gt;&lt;related-urls&gt;&lt;url&gt;&amp;lt;Go to ISI&amp;gt;://000285234600009&lt;/url&gt;&lt;/related-urls&gt;&lt;/urls&gt;&lt;electronic-resource-num&gt;DOI 10.1016/j.jnucmat.2010.07.009&lt;/electronic-resource-num&gt;&lt;language&gt;English&lt;/language&gt;&lt;/record&gt;&lt;/Cite&gt;&lt;/EndNote&gt;</w:instrText>
      </w:r>
      <w:r>
        <w:rPr>
          <w:rFonts w:ascii="Times New Roman" w:eastAsia="Times New Roman" w:hAnsi="Times New Roman" w:cs="Times New Roman"/>
          <w:color w:val="000000" w:themeColor="text1"/>
          <w:sz w:val="24"/>
        </w:rPr>
        <w:fldChar w:fldCharType="separate"/>
      </w:r>
      <w:r w:rsidR="00BC2DD1" w:rsidRPr="00BC2DD1">
        <w:rPr>
          <w:rFonts w:ascii="Times New Roman" w:eastAsia="Times New Roman" w:hAnsi="Times New Roman" w:cs="Times New Roman"/>
          <w:noProof/>
          <w:color w:val="000000" w:themeColor="text1"/>
          <w:sz w:val="24"/>
          <w:vertAlign w:val="superscript"/>
        </w:rPr>
        <w:t>2</w:t>
      </w:r>
      <w:r>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This implies gas bubble nucleation and coalescence take place. </w:t>
      </w:r>
      <w:r w:rsidR="00942F73">
        <w:rPr>
          <w:rFonts w:ascii="Times New Roman" w:eastAsia="Times New Roman" w:hAnsi="Times New Roman" w:cs="Times New Roman"/>
          <w:color w:val="000000" w:themeColor="text1"/>
          <w:sz w:val="24"/>
        </w:rPr>
        <w:t>Figure 9b shows that t</w:t>
      </w:r>
      <w:r>
        <w:rPr>
          <w:rFonts w:ascii="Times New Roman" w:eastAsia="Times New Roman" w:hAnsi="Times New Roman" w:cs="Times New Roman"/>
          <w:color w:val="000000" w:themeColor="text1"/>
          <w:sz w:val="24"/>
        </w:rPr>
        <w:t>he average gas bubble size increases with the fission density increase. The drop of average gas bubble size</w:t>
      </w:r>
      <w:r w:rsidR="00942F73">
        <w:rPr>
          <w:rFonts w:ascii="Times New Roman" w:eastAsia="Times New Roman" w:hAnsi="Times New Roman" w:cs="Times New Roman"/>
          <w:color w:val="000000" w:themeColor="text1"/>
          <w:sz w:val="24"/>
        </w:rPr>
        <w:t xml:space="preserve"> around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942F73">
        <w:rPr>
          <w:rFonts w:ascii="Times New Roman" w:eastAsia="Times New Roman" w:hAnsi="Times New Roman" w:cs="Times New Roman"/>
          <w:color w:val="000000" w:themeColor="text1"/>
          <w:sz w:val="24"/>
        </w:rPr>
        <w:t>3.0</w:t>
      </w:r>
      <w:r w:rsidR="00942F73" w:rsidRPr="00E913CE">
        <w:rPr>
          <w:rFonts w:ascii="Times New Roman" w:eastAsia="Times New Roman" w:hAnsi="Times New Roman" w:cs="Times New Roman"/>
          <w:color w:val="000000" w:themeColor="text1"/>
          <w:sz w:val="24"/>
        </w:rPr>
        <w:t>E+27</w:t>
      </w:r>
      <w:r w:rsidR="00942F73" w:rsidRPr="002E19A8">
        <w:rPr>
          <w:rFonts w:ascii="Times New Roman" w:eastAsia="Times New Roman" w:hAnsi="Times New Roman" w:cs="Times New Roman"/>
          <w:color w:val="000000" w:themeColor="text1"/>
          <w:sz w:val="24"/>
          <w:szCs w:val="24"/>
        </w:rPr>
        <w:t>(fission/m</w:t>
      </w:r>
      <w:r w:rsidR="00942F73" w:rsidRPr="002E19A8">
        <w:rPr>
          <w:rFonts w:ascii="Times New Roman" w:eastAsia="Times New Roman" w:hAnsi="Times New Roman" w:cs="Times New Roman"/>
          <w:color w:val="000000" w:themeColor="text1"/>
          <w:sz w:val="24"/>
          <w:szCs w:val="24"/>
          <w:vertAlign w:val="superscript"/>
        </w:rPr>
        <w:t>3</w:t>
      </w:r>
      <w:r w:rsidR="00942F73" w:rsidRPr="002E19A8">
        <w:rPr>
          <w:rFonts w:ascii="Times New Roman" w:eastAsia="Times New Roman" w:hAnsi="Times New Roman" w:cs="Times New Roman"/>
          <w:color w:val="000000" w:themeColor="text1"/>
          <w:sz w:val="24"/>
          <w:szCs w:val="24"/>
        </w:rPr>
        <w:t>)</w:t>
      </w:r>
      <w:r w:rsidR="00942F73">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is </w:t>
      </w:r>
      <w:r w:rsidR="00942F73">
        <w:rPr>
          <w:rFonts w:ascii="Times New Roman" w:eastAsia="Times New Roman" w:hAnsi="Times New Roman" w:cs="Times New Roman"/>
          <w:color w:val="000000" w:themeColor="text1"/>
          <w:sz w:val="24"/>
        </w:rPr>
        <w:t>because of rapid increase of gas bubble density associated with gas bubble nucleation</w:t>
      </w:r>
      <w:r>
        <w:rPr>
          <w:rFonts w:ascii="Times New Roman" w:eastAsia="Times New Roman" w:hAnsi="Times New Roman" w:cs="Times New Roman"/>
          <w:color w:val="000000" w:themeColor="text1"/>
          <w:sz w:val="24"/>
        </w:rPr>
        <w:t xml:space="preserve">. </w:t>
      </w:r>
      <w:r w:rsidR="00942F73">
        <w:rPr>
          <w:rFonts w:ascii="Times New Roman" w:eastAsia="Times New Roman" w:hAnsi="Times New Roman" w:cs="Times New Roman"/>
          <w:color w:val="000000" w:themeColor="text1"/>
          <w:sz w:val="24"/>
        </w:rPr>
        <w:t xml:space="preserve">For different defect clustering </w:t>
      </w:r>
      <w:del w:id="105" w:author="Ben Beeler" w:date="2019-12-13T16:00:00Z">
        <w:r w:rsidR="00942F73" w:rsidDel="00B07448">
          <w:rPr>
            <w:rFonts w:ascii="Times New Roman" w:eastAsia="Times New Roman" w:hAnsi="Times New Roman" w:cs="Times New Roman"/>
            <w:color w:val="000000" w:themeColor="text1"/>
            <w:sz w:val="24"/>
          </w:rPr>
          <w:delText>rates</w:delText>
        </w:r>
      </w:del>
      <w:ins w:id="106" w:author="Ben Beeler" w:date="2019-12-13T16:00:00Z">
        <w:r w:rsidR="00B07448">
          <w:rPr>
            <w:rFonts w:ascii="Times New Roman" w:eastAsia="Times New Roman" w:hAnsi="Times New Roman" w:cs="Times New Roman"/>
            <w:color w:val="000000" w:themeColor="text1"/>
            <w:sz w:val="24"/>
          </w:rPr>
          <w:t>rates,</w:t>
        </w:r>
      </w:ins>
      <w:r w:rsidR="00942F73">
        <w:rPr>
          <w:rFonts w:ascii="Times New Roman" w:eastAsia="Times New Roman" w:hAnsi="Times New Roman" w:cs="Times New Roman"/>
          <w:color w:val="000000" w:themeColor="text1"/>
          <w:sz w:val="24"/>
        </w:rPr>
        <w:t xml:space="preserve"> t</w:t>
      </w:r>
      <w:r>
        <w:rPr>
          <w:rFonts w:ascii="Times New Roman" w:eastAsia="Times New Roman" w:hAnsi="Times New Roman" w:cs="Times New Roman"/>
          <w:color w:val="000000" w:themeColor="text1"/>
          <w:sz w:val="24"/>
        </w:rPr>
        <w:t xml:space="preserve">he average gas bubble size </w:t>
      </w:r>
      <w:r w:rsidR="00A9714B">
        <w:rPr>
          <w:rFonts w:ascii="Times New Roman" w:eastAsia="Times New Roman" w:hAnsi="Times New Roman" w:cs="Times New Roman"/>
          <w:color w:val="000000" w:themeColor="text1"/>
          <w:sz w:val="24"/>
        </w:rPr>
        <w:t xml:space="preserve">at high fission density has </w:t>
      </w:r>
      <w:ins w:id="107" w:author="Ben Beeler" w:date="2019-12-13T16:00:00Z">
        <w:r w:rsidR="00B07448">
          <w:rPr>
            <w:rFonts w:ascii="Times New Roman" w:eastAsia="Times New Roman" w:hAnsi="Times New Roman" w:cs="Times New Roman"/>
            <w:color w:val="000000" w:themeColor="text1"/>
            <w:sz w:val="24"/>
          </w:rPr>
          <w:t xml:space="preserve">a </w:t>
        </w:r>
      </w:ins>
      <w:r w:rsidR="00A9714B">
        <w:rPr>
          <w:rFonts w:ascii="Times New Roman" w:eastAsia="Times New Roman" w:hAnsi="Times New Roman" w:cs="Times New Roman"/>
          <w:color w:val="000000" w:themeColor="text1"/>
          <w:sz w:val="24"/>
        </w:rPr>
        <w:t>slight difference</w:t>
      </w:r>
      <w:r w:rsidR="00942F73">
        <w:rPr>
          <w:rFonts w:ascii="Times New Roman" w:eastAsia="Times New Roman" w:hAnsi="Times New Roman" w:cs="Times New Roman"/>
          <w:color w:val="000000" w:themeColor="text1"/>
          <w:sz w:val="24"/>
        </w:rPr>
        <w:t xml:space="preserve">. </w:t>
      </w:r>
      <w:r w:rsidR="00A9714B">
        <w:rPr>
          <w:rFonts w:ascii="Times New Roman" w:eastAsia="Times New Roman" w:hAnsi="Times New Roman" w:cs="Times New Roman"/>
          <w:color w:val="000000" w:themeColor="text1"/>
          <w:sz w:val="24"/>
          <w:szCs w:val="24"/>
        </w:rPr>
        <w:t>The predicted average gas bubble sizes</w:t>
      </w:r>
      <w:ins w:id="108" w:author="Ben Beeler" w:date="2019-12-13T16:00:00Z">
        <w:r w:rsidR="00B07448">
          <w:rPr>
            <w:rFonts w:ascii="Times New Roman" w:eastAsia="Times New Roman" w:hAnsi="Times New Roman" w:cs="Times New Roman"/>
            <w:color w:val="000000" w:themeColor="text1"/>
            <w:sz w:val="24"/>
            <w:szCs w:val="24"/>
          </w:rPr>
          <w:t xml:space="preserve">, </w:t>
        </w:r>
      </w:ins>
      <w:r w:rsidR="00A9714B">
        <w:rPr>
          <w:rFonts w:ascii="Times New Roman" w:eastAsia="Times New Roman" w:hAnsi="Times New Roman" w:cs="Times New Roman"/>
          <w:color w:val="000000" w:themeColor="text1"/>
          <w:sz w:val="24"/>
          <w:szCs w:val="24"/>
        </w:rPr>
        <w:t xml:space="preserve"> </w:t>
      </w:r>
      <w:r w:rsidR="00942F73">
        <w:rPr>
          <w:rFonts w:ascii="Times New Roman" w:eastAsia="Times New Roman" w:hAnsi="Times New Roman" w:cs="Times New Roman"/>
          <w:color w:val="000000" w:themeColor="text1"/>
          <w:sz w:val="24"/>
        </w:rPr>
        <w:t>about</w:t>
      </w:r>
      <w:ins w:id="109" w:author="Ben Beeler" w:date="2019-12-13T16:00:00Z">
        <w:r w:rsidR="00B07448">
          <w:rPr>
            <w:rFonts w:ascii="Times New Roman" w:eastAsia="Times New Roman" w:hAnsi="Times New Roman" w:cs="Times New Roman"/>
            <w:color w:val="000000" w:themeColor="text1"/>
            <w:sz w:val="24"/>
          </w:rPr>
          <w:t xml:space="preserve"> </w:t>
        </w:r>
      </w:ins>
      <w:r w:rsidR="00942F73">
        <w:rPr>
          <w:rFonts w:ascii="Times New Roman" w:eastAsia="Times New Roman" w:hAnsi="Times New Roman" w:cs="Times New Roman"/>
          <w:color w:val="000000" w:themeColor="text1"/>
          <w:sz w:val="24"/>
        </w:rPr>
        <w:t xml:space="preserve">160nm at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942F73">
        <w:rPr>
          <w:rFonts w:ascii="Times New Roman" w:eastAsia="Times New Roman" w:hAnsi="Times New Roman" w:cs="Times New Roman"/>
          <w:color w:val="000000" w:themeColor="text1"/>
          <w:sz w:val="24"/>
        </w:rPr>
        <w:t>7.0</w:t>
      </w:r>
      <w:r w:rsidR="00942F73" w:rsidRPr="00E913CE">
        <w:rPr>
          <w:rFonts w:ascii="Times New Roman" w:eastAsia="Times New Roman" w:hAnsi="Times New Roman" w:cs="Times New Roman"/>
          <w:color w:val="000000" w:themeColor="text1"/>
          <w:sz w:val="24"/>
        </w:rPr>
        <w:t>E+27</w:t>
      </w:r>
      <w:r w:rsidR="00942F73" w:rsidRPr="002E19A8">
        <w:rPr>
          <w:rFonts w:ascii="Times New Roman" w:eastAsia="Times New Roman" w:hAnsi="Times New Roman" w:cs="Times New Roman"/>
          <w:color w:val="000000" w:themeColor="text1"/>
          <w:sz w:val="24"/>
          <w:szCs w:val="24"/>
        </w:rPr>
        <w:t>(fission/m</w:t>
      </w:r>
      <w:r w:rsidR="00942F73" w:rsidRPr="002E19A8">
        <w:rPr>
          <w:rFonts w:ascii="Times New Roman" w:eastAsia="Times New Roman" w:hAnsi="Times New Roman" w:cs="Times New Roman"/>
          <w:color w:val="000000" w:themeColor="text1"/>
          <w:sz w:val="24"/>
          <w:szCs w:val="24"/>
          <w:vertAlign w:val="superscript"/>
        </w:rPr>
        <w:t>3</w:t>
      </w:r>
      <w:r w:rsidR="00942F73" w:rsidRPr="002E19A8">
        <w:rPr>
          <w:rFonts w:ascii="Times New Roman" w:eastAsia="Times New Roman" w:hAnsi="Times New Roman" w:cs="Times New Roman"/>
          <w:color w:val="000000" w:themeColor="text1"/>
          <w:sz w:val="24"/>
          <w:szCs w:val="24"/>
        </w:rPr>
        <w:t>)</w:t>
      </w:r>
      <w:ins w:id="110" w:author="Ben Beeler" w:date="2019-12-13T16:00:00Z">
        <w:r w:rsidR="00B07448">
          <w:rPr>
            <w:rFonts w:ascii="Times New Roman" w:eastAsia="Times New Roman" w:hAnsi="Times New Roman" w:cs="Times New Roman"/>
            <w:color w:val="000000" w:themeColor="text1"/>
            <w:sz w:val="24"/>
            <w:szCs w:val="24"/>
          </w:rPr>
          <w:t>,</w:t>
        </w:r>
      </w:ins>
      <w:r w:rsidR="00942F73">
        <w:rPr>
          <w:rFonts w:ascii="Times New Roman" w:eastAsia="Times New Roman" w:hAnsi="Times New Roman" w:cs="Times New Roman"/>
          <w:color w:val="000000" w:themeColor="text1"/>
          <w:sz w:val="24"/>
          <w:szCs w:val="24"/>
        </w:rPr>
        <w:t xml:space="preserve"> is</w:t>
      </w:r>
      <w:r w:rsidR="00A9714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in reasonable agreement with the average intergranular gas bubble size</w:t>
      </w:r>
      <w:r>
        <w:rPr>
          <w:rFonts w:ascii="Times New Roman" w:eastAsia="Times New Roman" w:hAnsi="Times New Roman" w:cs="Times New Roman"/>
          <w:color w:val="000000" w:themeColor="text1"/>
          <w:sz w:val="24"/>
          <w:szCs w:val="24"/>
        </w:rPr>
        <w:fldChar w:fldCharType="begin"/>
      </w:r>
      <w:r w:rsidR="00BC2DD1">
        <w:rPr>
          <w:rFonts w:ascii="Times New Roman" w:eastAsia="Times New Roman" w:hAnsi="Times New Roman" w:cs="Times New Roman"/>
          <w:color w:val="000000" w:themeColor="text1"/>
          <w:sz w:val="24"/>
          <w:szCs w:val="24"/>
        </w:rPr>
        <w:instrText xml:space="preserve"> ADDIN EN.CITE &lt;EndNote&gt;&lt;Cite&gt;&lt;Author&gt;Rest&lt;/Author&gt;&lt;Year&gt;2010&lt;/Year&gt;&lt;RecNum&gt;18&lt;/RecNum&gt;&lt;DisplayText&gt;&lt;style face="superscript"&gt;2&lt;/style&gt;&lt;/DisplayText&gt;&lt;record&gt;&lt;rec-number&gt;18&lt;/rec-number&gt;&lt;foreign-keys&gt;&lt;key app="EN" db-id="z2dws5pr0dxws8exxvxpxp2u05s5ps9w2rtz" timestamp="0"&gt;18&lt;/key&gt;&lt;/foreign-keys&gt;&lt;ref-type name="Journal Article"&gt;17&lt;/ref-type&gt;&lt;contributors&gt;&lt;authors&gt;&lt;author&gt;Rest, J.&lt;/author&gt;&lt;/authors&gt;&lt;/contributors&gt;&lt;auth-address&gt;Rest, J&amp;#xD;Argonne Natl Lab, 9700 S Cass Ave, Argonne, IL 60439 USA&amp;#xD;Argonne Natl Lab, 9700 S Cass Ave, Argonne, IL 60439 USA&amp;#xD;Argonne Natl Lab, Argonne, IL 60439 USA&lt;/auth-address&gt;&lt;titles&gt;&lt;title&gt;Evolution of fission-gas-bubble-size distribution in recrystallized U-10Mo nuclear fuel&lt;/title&gt;&lt;secondary-title&gt;J. Nucl. Mater.&lt;/secondary-title&gt;&lt;alt-title&gt;J Nucl Mater&lt;/alt-title&gt;&lt;/titles&gt;&lt;alt-periodical&gt;&lt;full-title&gt;Journal of Nuclear Materials&lt;/full-title&gt;&lt;abbr-1&gt;J Nucl Mater&lt;/abbr-1&gt;&lt;/alt-periodical&gt;&lt;pages&gt;55-58&lt;/pages&gt;&lt;volume&gt;407&lt;/volume&gt;&lt;number&gt;1&lt;/number&gt;&lt;keywords&gt;&lt;keyword&gt;uo2&lt;/keyword&gt;&lt;/keywords&gt;&lt;dates&gt;&lt;year&gt;2010&lt;/year&gt;&lt;pub-dates&gt;&lt;date&gt;Dec 1&lt;/date&gt;&lt;/pub-dates&gt;&lt;/dates&gt;&lt;isbn&gt;0022-3115&lt;/isbn&gt;&lt;accession-num&gt;ISI:000285234600009&lt;/accession-num&gt;&lt;urls&gt;&lt;related-urls&gt;&lt;url&gt;&amp;lt;Go to ISI&amp;gt;://000285234600009&lt;/url&gt;&lt;/related-urls&gt;&lt;/urls&gt;&lt;electronic-resource-num&gt;DOI 10.1016/j.jnucmat.2010.07.009&lt;/electronic-resource-num&gt;&lt;language&gt;English&lt;/language&gt;&lt;/record&gt;&lt;/Cite&gt;&lt;/EndNote&gt;</w:instrText>
      </w:r>
      <w:r>
        <w:rPr>
          <w:rFonts w:ascii="Times New Roman" w:eastAsia="Times New Roman" w:hAnsi="Times New Roman" w:cs="Times New Roman"/>
          <w:color w:val="000000" w:themeColor="text1"/>
          <w:sz w:val="24"/>
          <w:szCs w:val="24"/>
        </w:rPr>
        <w:fldChar w:fldCharType="separate"/>
      </w:r>
      <w:r w:rsidR="00BC2DD1" w:rsidRPr="00BC2DD1">
        <w:rPr>
          <w:rFonts w:ascii="Times New Roman" w:eastAsia="Times New Roman" w:hAnsi="Times New Roman" w:cs="Times New Roman"/>
          <w:noProof/>
          <w:color w:val="000000" w:themeColor="text1"/>
          <w:sz w:val="24"/>
          <w:szCs w:val="24"/>
          <w:vertAlign w:val="superscript"/>
        </w:rPr>
        <w:t>2</w:t>
      </w:r>
      <w:r>
        <w:rPr>
          <w:rFonts w:ascii="Times New Roman" w:eastAsia="Times New Roman" w:hAnsi="Times New Roman" w:cs="Times New Roman"/>
          <w:color w:val="000000" w:themeColor="text1"/>
          <w:sz w:val="24"/>
          <w:szCs w:val="24"/>
        </w:rPr>
        <w:fldChar w:fldCharType="end"/>
      </w:r>
      <w:r>
        <w:rPr>
          <w:rFonts w:ascii="Times New Roman" w:eastAsia="Times New Roman" w:hAnsi="Times New Roman" w:cs="Times New Roman"/>
          <w:color w:val="000000" w:themeColor="text1"/>
          <w:sz w:val="24"/>
          <w:szCs w:val="24"/>
        </w:rPr>
        <w:t xml:space="preserve">. Figure </w:t>
      </w:r>
      <w:r w:rsidR="00A9714B">
        <w:rPr>
          <w:rFonts w:ascii="Times New Roman" w:eastAsia="Times New Roman" w:hAnsi="Times New Roman" w:cs="Times New Roman"/>
          <w:color w:val="000000" w:themeColor="text1"/>
          <w:sz w:val="24"/>
          <w:szCs w:val="24"/>
        </w:rPr>
        <w:t>9</w:t>
      </w:r>
      <w:r>
        <w:rPr>
          <w:rFonts w:ascii="Times New Roman" w:eastAsia="Times New Roman" w:hAnsi="Times New Roman" w:cs="Times New Roman"/>
          <w:color w:val="000000" w:themeColor="text1"/>
          <w:sz w:val="24"/>
          <w:szCs w:val="24"/>
        </w:rPr>
        <w:t>c show</w:t>
      </w:r>
      <w:r w:rsidR="00F0227D">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the average Xe concentration inside the gas bubbles.</w:t>
      </w:r>
      <w:r w:rsidR="00F0227D">
        <w:rPr>
          <w:rFonts w:ascii="Times New Roman" w:eastAsia="Times New Roman" w:hAnsi="Times New Roman" w:cs="Times New Roman"/>
          <w:color w:val="000000" w:themeColor="text1"/>
          <w:sz w:val="24"/>
          <w:szCs w:val="24"/>
        </w:rPr>
        <w:t xml:space="preserve"> The Xe concentration is the same as the ratio of Xe and vacancy inside the gas bubbles.</w:t>
      </w:r>
      <w:r>
        <w:rPr>
          <w:rFonts w:ascii="Times New Roman" w:eastAsia="Times New Roman" w:hAnsi="Times New Roman" w:cs="Times New Roman"/>
          <w:color w:val="000000" w:themeColor="text1"/>
          <w:sz w:val="24"/>
          <w:szCs w:val="24"/>
        </w:rPr>
        <w:t xml:space="preserve"> It is clear that average Xe concentration inside the gas bubble is much lower than the equilibrium value (0.45), and decreases with the</w:t>
      </w:r>
      <w:r w:rsidR="00F0227D">
        <w:rPr>
          <w:rFonts w:ascii="Times New Roman" w:eastAsia="Times New Roman" w:hAnsi="Times New Roman" w:cs="Times New Roman"/>
          <w:color w:val="000000" w:themeColor="text1"/>
          <w:sz w:val="24"/>
          <w:szCs w:val="24"/>
        </w:rPr>
        <w:t xml:space="preserve"> increase of</w:t>
      </w:r>
      <w:r>
        <w:rPr>
          <w:rFonts w:ascii="Times New Roman" w:eastAsia="Times New Roman" w:hAnsi="Times New Roman" w:cs="Times New Roman"/>
          <w:color w:val="000000" w:themeColor="text1"/>
          <w:sz w:val="24"/>
          <w:szCs w:val="24"/>
        </w:rPr>
        <w:t xml:space="preserve"> fission density as well as the</w:t>
      </w:r>
      <w:r w:rsidR="00F0227D">
        <w:rPr>
          <w:rFonts w:ascii="Times New Roman" w:eastAsia="Times New Roman" w:hAnsi="Times New Roman" w:cs="Times New Roman"/>
          <w:color w:val="000000" w:themeColor="text1"/>
          <w:sz w:val="24"/>
          <w:szCs w:val="24"/>
        </w:rPr>
        <w:t xml:space="preserve"> increase of clustering rate</w:t>
      </w:r>
      <w:r>
        <w:rPr>
          <w:rFonts w:ascii="Times New Roman" w:eastAsia="Times New Roman" w:hAnsi="Times New Roman" w:cs="Times New Roman"/>
          <w:color w:val="000000" w:themeColor="text1"/>
          <w:sz w:val="24"/>
          <w:szCs w:val="24"/>
        </w:rPr>
        <w:t xml:space="preserve">. </w:t>
      </w:r>
      <w:r w:rsidR="00A9714B">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 xml:space="preserve">he </w:t>
      </w:r>
      <w:r w:rsidR="00F0227D">
        <w:rPr>
          <w:rFonts w:ascii="Times New Roman" w:eastAsia="Times New Roman" w:hAnsi="Times New Roman" w:cs="Times New Roman"/>
          <w:color w:val="000000" w:themeColor="text1"/>
          <w:sz w:val="24"/>
          <w:szCs w:val="24"/>
        </w:rPr>
        <w:t xml:space="preserve">average </w:t>
      </w:r>
      <w:r>
        <w:rPr>
          <w:rFonts w:ascii="Times New Roman" w:eastAsia="Times New Roman" w:hAnsi="Times New Roman" w:cs="Times New Roman"/>
          <w:color w:val="000000" w:themeColor="text1"/>
          <w:sz w:val="24"/>
          <w:szCs w:val="24"/>
        </w:rPr>
        <w:t>ratio of Xe and vacancy inside gas bubble</w:t>
      </w:r>
      <w:r w:rsidR="00F0227D">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is about 1:10 at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3D0116">
        <w:rPr>
          <w:rFonts w:ascii="Times New Roman" w:eastAsia="Times New Roman" w:hAnsi="Times New Roman" w:cs="Times New Roman"/>
          <w:color w:val="000000" w:themeColor="text1"/>
          <w:sz w:val="24"/>
        </w:rPr>
        <w:t>7.0</w:t>
      </w:r>
      <w:r w:rsidR="003D0116" w:rsidRPr="00E913CE">
        <w:rPr>
          <w:rFonts w:ascii="Times New Roman" w:eastAsia="Times New Roman" w:hAnsi="Times New Roman" w:cs="Times New Roman"/>
          <w:color w:val="000000" w:themeColor="text1"/>
          <w:sz w:val="24"/>
        </w:rPr>
        <w:t>E+27</w:t>
      </w:r>
      <w:r w:rsidR="003D0116" w:rsidRPr="002E19A8">
        <w:rPr>
          <w:rFonts w:ascii="Times New Roman" w:eastAsia="Times New Roman" w:hAnsi="Times New Roman" w:cs="Times New Roman"/>
          <w:color w:val="000000" w:themeColor="text1"/>
          <w:sz w:val="24"/>
          <w:szCs w:val="24"/>
        </w:rPr>
        <w:t>(fission/m</w:t>
      </w:r>
      <w:r w:rsidR="003D0116" w:rsidRPr="002E19A8">
        <w:rPr>
          <w:rFonts w:ascii="Times New Roman" w:eastAsia="Times New Roman" w:hAnsi="Times New Roman" w:cs="Times New Roman"/>
          <w:color w:val="000000" w:themeColor="text1"/>
          <w:sz w:val="24"/>
          <w:szCs w:val="24"/>
          <w:vertAlign w:val="superscript"/>
        </w:rPr>
        <w:t>3</w:t>
      </w:r>
      <w:r w:rsidR="003D0116" w:rsidRPr="002E19A8">
        <w:rPr>
          <w:rFonts w:ascii="Times New Roman" w:eastAsia="Times New Roman" w:hAnsi="Times New Roman" w:cs="Times New Roman"/>
          <w:color w:val="000000" w:themeColor="text1"/>
          <w:sz w:val="24"/>
          <w:szCs w:val="24"/>
        </w:rPr>
        <w:t>)</w:t>
      </w:r>
      <w:r w:rsidR="003D0116">
        <w:rPr>
          <w:rFonts w:ascii="Times New Roman" w:eastAsia="Times New Roman" w:hAnsi="Times New Roman" w:cs="Times New Roman"/>
          <w:color w:val="000000" w:themeColor="text1"/>
          <w:sz w:val="24"/>
          <w:szCs w:val="24"/>
        </w:rPr>
        <w:t xml:space="preserve">. </w:t>
      </w:r>
      <w:r w:rsidR="00F0227D">
        <w:rPr>
          <w:rFonts w:ascii="Times New Roman" w:eastAsia="Times New Roman" w:hAnsi="Times New Roman" w:cs="Times New Roman"/>
          <w:color w:val="000000" w:themeColor="text1"/>
          <w:sz w:val="24"/>
          <w:szCs w:val="24"/>
        </w:rPr>
        <w:t>It implies that t</w:t>
      </w:r>
      <w:r>
        <w:rPr>
          <w:rFonts w:ascii="Times New Roman" w:eastAsia="Times New Roman" w:hAnsi="Times New Roman" w:cs="Times New Roman"/>
          <w:color w:val="000000" w:themeColor="text1"/>
          <w:sz w:val="24"/>
          <w:szCs w:val="24"/>
        </w:rPr>
        <w:t>he gas bubble</w:t>
      </w:r>
      <w:r w:rsidR="000B0683">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become void</w:t>
      </w:r>
      <w:r w:rsidR="000B0683">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w:t>
      </w:r>
      <w:r w:rsidR="00F0227D">
        <w:rPr>
          <w:rFonts w:ascii="Times New Roman" w:eastAsia="Times New Roman" w:hAnsi="Times New Roman" w:cs="Times New Roman"/>
          <w:color w:val="000000" w:themeColor="text1"/>
          <w:sz w:val="24"/>
          <w:szCs w:val="24"/>
        </w:rPr>
        <w:t>All the information of gas bubble structure evolution can be extracted from the simulations. However, systematic experimental results of gas bubble structure</w:t>
      </w:r>
      <w:r w:rsidR="00C056ED">
        <w:rPr>
          <w:rFonts w:ascii="Times New Roman" w:eastAsia="Times New Roman" w:hAnsi="Times New Roman" w:cs="Times New Roman"/>
          <w:color w:val="000000" w:themeColor="text1"/>
          <w:sz w:val="24"/>
          <w:szCs w:val="24"/>
        </w:rPr>
        <w:t xml:space="preserve"> evolution</w:t>
      </w:r>
      <w:r w:rsidR="00F0227D">
        <w:rPr>
          <w:rFonts w:ascii="Times New Roman" w:eastAsia="Times New Roman" w:hAnsi="Times New Roman" w:cs="Times New Roman"/>
          <w:color w:val="000000" w:themeColor="text1"/>
          <w:sz w:val="24"/>
          <w:szCs w:val="24"/>
        </w:rPr>
        <w:t xml:space="preserve"> are required to validate the model. </w:t>
      </w:r>
    </w:p>
    <w:p w14:paraId="0FC35320" w14:textId="77777777" w:rsidR="00A9714B" w:rsidRDefault="00A9714B" w:rsidP="00487F08">
      <w:pPr>
        <w:rPr>
          <w:rFonts w:ascii="Times New Roman" w:eastAsia="Times New Roman" w:hAnsi="Times New Roman" w:cs="Times New Roman"/>
          <w:color w:val="000000" w:themeColor="text1"/>
          <w:sz w:val="24"/>
        </w:rPr>
      </w:pPr>
    </w:p>
    <w:p w14:paraId="6DCC3FB5" w14:textId="064A55D7" w:rsidR="00487F08" w:rsidRDefault="00A9714B" w:rsidP="00050420">
      <w:pPr>
        <w:rPr>
          <w:rFonts w:ascii="Times New Roman" w:eastAsia="Times New Roman" w:hAnsi="Times New Roman" w:cs="Times New Roman"/>
          <w:color w:val="000000" w:themeColor="text1"/>
          <w:sz w:val="24"/>
        </w:rPr>
      </w:pPr>
      <w:r w:rsidRPr="00A9714B">
        <w:rPr>
          <w:rFonts w:ascii="Times New Roman" w:eastAsia="Times New Roman" w:hAnsi="Times New Roman" w:cs="Times New Roman"/>
          <w:noProof/>
          <w:color w:val="000000" w:themeColor="text1"/>
          <w:sz w:val="24"/>
        </w:rPr>
        <w:lastRenderedPageBreak/>
        <w:drawing>
          <wp:inline distT="0" distB="0" distL="0" distR="0" wp14:anchorId="6CCBC742" wp14:editId="5ED0F608">
            <wp:extent cx="5943600" cy="174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41805"/>
                    </a:xfrm>
                    <a:prstGeom prst="rect">
                      <a:avLst/>
                    </a:prstGeom>
                  </pic:spPr>
                </pic:pic>
              </a:graphicData>
            </a:graphic>
          </wp:inline>
        </w:drawing>
      </w:r>
    </w:p>
    <w:p w14:paraId="01D76A46" w14:textId="55CEDF56" w:rsidR="00487F08" w:rsidRPr="002E19A8" w:rsidRDefault="00487F08" w:rsidP="00487F08">
      <w:pPr>
        <w:rPr>
          <w:rFonts w:ascii="Times New Roman" w:eastAsia="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Figure </w:t>
      </w:r>
      <w:r w:rsidR="001D1474">
        <w:rPr>
          <w:rFonts w:ascii="Times New Roman" w:eastAsia="Times New Roman" w:hAnsi="Times New Roman" w:cs="Times New Roman"/>
          <w:color w:val="000000" w:themeColor="text1"/>
          <w:sz w:val="24"/>
          <w:szCs w:val="24"/>
        </w:rPr>
        <w:t>9</w:t>
      </w:r>
      <w:r w:rsidRPr="002E19A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Evolution of gas bubble structures for </w:t>
      </w:r>
      <w:r w:rsidR="001D1474">
        <w:rPr>
          <w:rFonts w:ascii="Times New Roman" w:eastAsia="Times New Roman" w:hAnsi="Times New Roman" w:cs="Times New Roman"/>
          <w:color w:val="000000" w:themeColor="text1"/>
          <w:sz w:val="24"/>
          <w:szCs w:val="24"/>
        </w:rPr>
        <w:t>different clustering rates</w:t>
      </w:r>
      <w:r>
        <w:rPr>
          <w:rFonts w:ascii="Times New Roman" w:eastAsia="Times New Roman" w:hAnsi="Times New Roman" w:cs="Times New Roman"/>
          <w:color w:val="000000" w:themeColor="text1"/>
          <w:sz w:val="24"/>
          <w:szCs w:val="24"/>
        </w:rPr>
        <w:t>.</w:t>
      </w:r>
      <w:r w:rsidRPr="002E19A8">
        <w:rPr>
          <w:rFonts w:ascii="Times New Roman" w:eastAsia="Times New Roman" w:hAnsi="Times New Roman" w:cs="Times New Roman"/>
          <w:color w:val="000000" w:themeColor="text1"/>
          <w:sz w:val="24"/>
          <w:szCs w:val="24"/>
        </w:rPr>
        <w:t xml:space="preserve"> (a) gas bubble</w:t>
      </w:r>
      <w:r>
        <w:rPr>
          <w:rFonts w:ascii="Times New Roman" w:eastAsia="Times New Roman" w:hAnsi="Times New Roman" w:cs="Times New Roman"/>
          <w:color w:val="000000" w:themeColor="text1"/>
          <w:sz w:val="24"/>
          <w:szCs w:val="24"/>
        </w:rPr>
        <w:t xml:space="preserve"> density, </w:t>
      </w:r>
      <w:r w:rsidRPr="002E19A8">
        <w:rPr>
          <w:rFonts w:ascii="Times New Roman" w:eastAsia="Times New Roman" w:hAnsi="Times New Roman" w:cs="Times New Roman"/>
          <w:color w:val="000000" w:themeColor="text1"/>
          <w:sz w:val="24"/>
          <w:szCs w:val="24"/>
        </w:rPr>
        <w:t xml:space="preserve">(b) </w:t>
      </w:r>
      <w:r>
        <w:rPr>
          <w:rFonts w:ascii="Times New Roman" w:eastAsia="Times New Roman" w:hAnsi="Times New Roman" w:cs="Times New Roman"/>
          <w:color w:val="000000" w:themeColor="text1"/>
          <w:sz w:val="24"/>
          <w:szCs w:val="24"/>
        </w:rPr>
        <w:t>average gas bubble size in diameter, and (c) the average ratio of Xe and vacancy inside the gas bubbles.</w:t>
      </w:r>
    </w:p>
    <w:p w14:paraId="31A9B04E" w14:textId="55DD7C0C" w:rsidR="00B17A6C" w:rsidRDefault="00B17A6C" w:rsidP="00050420">
      <w:pPr>
        <w:rPr>
          <w:rFonts w:ascii="Times New Roman" w:eastAsia="Times New Roman" w:hAnsi="Times New Roman" w:cs="Times New Roman"/>
          <w:color w:val="000000" w:themeColor="text1"/>
          <w:sz w:val="24"/>
        </w:rPr>
      </w:pPr>
    </w:p>
    <w:p w14:paraId="2CECBECA" w14:textId="1BD7569C" w:rsidR="00B17A6C" w:rsidRPr="0036491E" w:rsidRDefault="00B17A6C" w:rsidP="0005042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Gas bubble swelling is calculated by equation (14) which should be </w:t>
      </w:r>
      <w:r w:rsidR="00655A55">
        <w:rPr>
          <w:rFonts w:ascii="Times New Roman" w:eastAsia="Times New Roman" w:hAnsi="Times New Roman" w:cs="Times New Roman"/>
          <w:color w:val="000000" w:themeColor="text1"/>
          <w:sz w:val="24"/>
          <w:szCs w:val="24"/>
        </w:rPr>
        <w:t>equivalent</w:t>
      </w:r>
      <w:r>
        <w:rPr>
          <w:rFonts w:ascii="Times New Roman" w:eastAsia="Times New Roman" w:hAnsi="Times New Roman" w:cs="Times New Roman"/>
          <w:color w:val="000000" w:themeColor="text1"/>
          <w:sz w:val="24"/>
          <w:szCs w:val="24"/>
        </w:rPr>
        <w:t xml:space="preserve"> to the volume increase associated with absorbed interstitials induced grain growth, the formation of interstitial and vacancy clusters, and dislocation climb by absorbing defects. The absorbed interstitials on grain boundaries shown in Figure </w:t>
      </w:r>
      <w:r w:rsidR="001B221A">
        <w:rPr>
          <w:rFonts w:ascii="Times New Roman" w:eastAsia="Times New Roman" w:hAnsi="Times New Roman" w:cs="Times New Roman"/>
          <w:color w:val="000000" w:themeColor="text1"/>
          <w:sz w:val="24"/>
          <w:szCs w:val="24"/>
        </w:rPr>
        <w:t>7</w:t>
      </w:r>
      <w:r>
        <w:rPr>
          <w:rFonts w:ascii="Times New Roman" w:eastAsia="Times New Roman" w:hAnsi="Times New Roman" w:cs="Times New Roman"/>
          <w:color w:val="000000" w:themeColor="text1"/>
          <w:sz w:val="24"/>
          <w:szCs w:val="24"/>
        </w:rPr>
        <w:t xml:space="preserve">(a) has a concentration which is much higher than thermal equilibrium concentration. </w:t>
      </w:r>
      <w:r w:rsidR="00655A55">
        <w:rPr>
          <w:rFonts w:ascii="Times New Roman" w:eastAsia="Times New Roman" w:hAnsi="Times New Roman" w:cs="Times New Roman"/>
          <w:color w:val="000000" w:themeColor="text1"/>
          <w:sz w:val="24"/>
          <w:szCs w:val="24"/>
        </w:rPr>
        <w:t xml:space="preserve">If the absorbed interstitials cause grain growth the volumetric swelling associated with the grain growth can be calculated by integrating the absorbed interstitial on the gain boundary. </w:t>
      </w:r>
      <w:r w:rsidR="0093627B">
        <w:rPr>
          <w:rFonts w:ascii="Times New Roman" w:eastAsia="Times New Roman" w:hAnsi="Times New Roman" w:cs="Times New Roman"/>
          <w:color w:val="000000" w:themeColor="text1"/>
          <w:sz w:val="24"/>
          <w:szCs w:val="24"/>
        </w:rPr>
        <w:t>Figure 10</w:t>
      </w:r>
      <w:r w:rsidR="001B221A">
        <w:rPr>
          <w:rFonts w:ascii="Times New Roman" w:eastAsia="Times New Roman" w:hAnsi="Times New Roman" w:cs="Times New Roman"/>
          <w:color w:val="000000" w:themeColor="text1"/>
          <w:sz w:val="24"/>
          <w:szCs w:val="24"/>
        </w:rPr>
        <w:t xml:space="preserve"> shows the effect of sink rates and clustering rates on grain growth induced swelling</w:t>
      </w:r>
      <w:r w:rsidR="0093627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1B221A">
        <w:rPr>
          <w:rFonts w:ascii="Times New Roman" w:eastAsia="Times New Roman" w:hAnsi="Times New Roman" w:cs="Times New Roman"/>
          <w:color w:val="000000" w:themeColor="text1"/>
          <w:sz w:val="24"/>
          <w:szCs w:val="24"/>
        </w:rPr>
        <w:t>It is found that the swelling rate associated with grain growth gradually reach zero for all cases. This means that absorbed interstitial</w:t>
      </w:r>
      <w:ins w:id="111" w:author="Ben Beeler" w:date="2019-12-13T16:02:00Z">
        <w:r w:rsidR="00B07448">
          <w:rPr>
            <w:rFonts w:ascii="Times New Roman" w:eastAsia="Times New Roman" w:hAnsi="Times New Roman" w:cs="Times New Roman"/>
            <w:color w:val="000000" w:themeColor="text1"/>
            <w:sz w:val="24"/>
            <w:szCs w:val="24"/>
          </w:rPr>
          <w:t>s</w:t>
        </w:r>
      </w:ins>
      <w:r w:rsidR="001B221A">
        <w:rPr>
          <w:rFonts w:ascii="Times New Roman" w:eastAsia="Times New Roman" w:hAnsi="Times New Roman" w:cs="Times New Roman"/>
          <w:color w:val="000000" w:themeColor="text1"/>
          <w:sz w:val="24"/>
          <w:szCs w:val="24"/>
        </w:rPr>
        <w:t xml:space="preserve"> decrease with the fission density increase or the increase of gas bubble and interstitial density. </w:t>
      </w:r>
      <w:r w:rsidR="00283B94">
        <w:rPr>
          <w:rFonts w:ascii="Times New Roman" w:eastAsia="Times New Roman" w:hAnsi="Times New Roman" w:cs="Times New Roman"/>
          <w:color w:val="000000" w:themeColor="text1"/>
          <w:sz w:val="24"/>
          <w:szCs w:val="24"/>
        </w:rPr>
        <w:t xml:space="preserve">For the cases that predicted gas bubble swelling kinetics </w:t>
      </w:r>
      <w:del w:id="112" w:author="Ben Beeler" w:date="2019-12-13T16:02:00Z">
        <w:r w:rsidR="00283B94" w:rsidDel="00B07448">
          <w:rPr>
            <w:rFonts w:ascii="Times New Roman" w:eastAsia="Times New Roman" w:hAnsi="Times New Roman" w:cs="Times New Roman"/>
            <w:color w:val="000000" w:themeColor="text1"/>
            <w:sz w:val="24"/>
            <w:szCs w:val="24"/>
          </w:rPr>
          <w:delText xml:space="preserve">are </w:delText>
        </w:r>
      </w:del>
      <w:r w:rsidR="00283B94">
        <w:rPr>
          <w:rFonts w:ascii="Times New Roman" w:eastAsia="Times New Roman" w:hAnsi="Times New Roman" w:cs="Times New Roman"/>
          <w:color w:val="000000" w:themeColor="text1"/>
          <w:sz w:val="24"/>
          <w:szCs w:val="24"/>
        </w:rPr>
        <w:t>in agreement with experiment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&gt;0.667)</m:t>
        </m:r>
      </m:oMath>
      <w:r w:rsidR="00283B94">
        <w:rPr>
          <w:rFonts w:ascii="Times New Roman" w:eastAsia="Times New Roman" w:hAnsi="Times New Roman" w:cs="Times New Roman"/>
          <w:color w:val="000000" w:themeColor="text1"/>
          <w:sz w:val="24"/>
          <w:szCs w:val="24"/>
        </w:rPr>
        <w:t xml:space="preserve">,  the total swelling </w:t>
      </w:r>
      <w:r w:rsidR="005E2499">
        <w:rPr>
          <w:rFonts w:ascii="Times New Roman" w:eastAsia="Times New Roman" w:hAnsi="Times New Roman" w:cs="Times New Roman"/>
          <w:color w:val="000000" w:themeColor="text1"/>
          <w:sz w:val="24"/>
          <w:szCs w:val="24"/>
        </w:rPr>
        <w:t xml:space="preserve">associated with grain growth is </w:t>
      </w:r>
      <w:r w:rsidR="00283B94">
        <w:rPr>
          <w:rFonts w:ascii="Times New Roman" w:eastAsia="Times New Roman" w:hAnsi="Times New Roman" w:cs="Times New Roman"/>
          <w:color w:val="000000" w:themeColor="text1"/>
          <w:sz w:val="24"/>
          <w:szCs w:val="24"/>
        </w:rPr>
        <w:t>less than</w:t>
      </w:r>
      <w:r w:rsidR="005E2499">
        <w:rPr>
          <w:rFonts w:ascii="Times New Roman" w:eastAsia="Times New Roman" w:hAnsi="Times New Roman" w:cs="Times New Roman"/>
          <w:color w:val="000000" w:themeColor="text1"/>
          <w:sz w:val="24"/>
          <w:szCs w:val="24"/>
        </w:rPr>
        <w:t xml:space="preserve"> 0.002 which is much smaller than gas bubble swelling (0.2</w:t>
      </w:r>
      <w:r w:rsidR="00283B94">
        <w:rPr>
          <w:rFonts w:ascii="Times New Roman" w:eastAsia="Times New Roman" w:hAnsi="Times New Roman" w:cs="Times New Roman"/>
          <w:color w:val="000000" w:themeColor="text1"/>
          <w:sz w:val="24"/>
          <w:szCs w:val="24"/>
        </w:rPr>
        <w:t xml:space="preserve">5 at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r>
          <w:rPr>
            <w:rFonts w:ascii="Cambria Math" w:hAnsi="Cambria Math" w:cs="Times New Roman"/>
            <w:color w:val="000000" w:themeColor="text1"/>
            <w:sz w:val="24"/>
            <w:szCs w:val="24"/>
          </w:rPr>
          <m:t>=</m:t>
        </m:r>
      </m:oMath>
      <w:r w:rsidR="00283B94">
        <w:rPr>
          <w:rFonts w:ascii="Times New Roman" w:eastAsia="Times New Roman" w:hAnsi="Times New Roman" w:cs="Times New Roman"/>
          <w:color w:val="000000" w:themeColor="text1"/>
          <w:sz w:val="24"/>
        </w:rPr>
        <w:t>7.0</w:t>
      </w:r>
      <w:r w:rsidR="00283B94" w:rsidRPr="00E913CE">
        <w:rPr>
          <w:rFonts w:ascii="Times New Roman" w:eastAsia="Times New Roman" w:hAnsi="Times New Roman" w:cs="Times New Roman"/>
          <w:color w:val="000000" w:themeColor="text1"/>
          <w:sz w:val="24"/>
        </w:rPr>
        <w:t>E+27</w:t>
      </w:r>
      <w:r w:rsidR="00283B94" w:rsidRPr="002E19A8">
        <w:rPr>
          <w:rFonts w:ascii="Times New Roman" w:eastAsia="Times New Roman" w:hAnsi="Times New Roman" w:cs="Times New Roman"/>
          <w:color w:val="000000" w:themeColor="text1"/>
          <w:sz w:val="24"/>
          <w:szCs w:val="24"/>
        </w:rPr>
        <w:t>(fission/m</w:t>
      </w:r>
      <w:r w:rsidR="00283B94" w:rsidRPr="002E19A8">
        <w:rPr>
          <w:rFonts w:ascii="Times New Roman" w:eastAsia="Times New Roman" w:hAnsi="Times New Roman" w:cs="Times New Roman"/>
          <w:color w:val="000000" w:themeColor="text1"/>
          <w:sz w:val="24"/>
          <w:szCs w:val="24"/>
          <w:vertAlign w:val="superscript"/>
        </w:rPr>
        <w:t>3</w:t>
      </w:r>
      <w:r w:rsidR="00283B94" w:rsidRPr="002E19A8">
        <w:rPr>
          <w:rFonts w:ascii="Times New Roman" w:eastAsia="Times New Roman" w:hAnsi="Times New Roman" w:cs="Times New Roman"/>
          <w:color w:val="000000" w:themeColor="text1"/>
          <w:sz w:val="24"/>
          <w:szCs w:val="24"/>
        </w:rPr>
        <w:t>)</w:t>
      </w:r>
      <w:r w:rsidR="005E2499">
        <w:rPr>
          <w:rFonts w:ascii="Times New Roman" w:eastAsia="Times New Roman" w:hAnsi="Times New Roman" w:cs="Times New Roman"/>
          <w:color w:val="000000" w:themeColor="text1"/>
          <w:sz w:val="24"/>
          <w:szCs w:val="24"/>
        </w:rPr>
        <w:t>). Therefore, in the recrystallization zone grain growth</w:t>
      </w:r>
      <w:r w:rsidR="00283B94">
        <w:rPr>
          <w:rFonts w:ascii="Times New Roman" w:eastAsia="Times New Roman" w:hAnsi="Times New Roman" w:cs="Times New Roman"/>
          <w:color w:val="000000" w:themeColor="text1"/>
          <w:sz w:val="24"/>
          <w:szCs w:val="24"/>
        </w:rPr>
        <w:t>-</w:t>
      </w:r>
      <w:r w:rsidR="005E2499">
        <w:rPr>
          <w:rFonts w:ascii="Times New Roman" w:eastAsia="Times New Roman" w:hAnsi="Times New Roman" w:cs="Times New Roman"/>
          <w:color w:val="000000" w:themeColor="text1"/>
          <w:sz w:val="24"/>
          <w:szCs w:val="24"/>
        </w:rPr>
        <w:t xml:space="preserve">induced the volumetric swelling is </w:t>
      </w:r>
      <w:ins w:id="113" w:author="Ben Beeler" w:date="2019-12-13T16:02:00Z">
        <w:r w:rsidR="00FB4463">
          <w:rPr>
            <w:rFonts w:ascii="Times New Roman" w:eastAsia="Times New Roman" w:hAnsi="Times New Roman" w:cs="Times New Roman"/>
            <w:color w:val="000000" w:themeColor="text1"/>
            <w:sz w:val="24"/>
            <w:szCs w:val="24"/>
          </w:rPr>
          <w:t>negligible</w:t>
        </w:r>
      </w:ins>
      <w:del w:id="114" w:author="Ben Beeler" w:date="2019-12-13T16:02:00Z">
        <w:r w:rsidR="005E2499" w:rsidDel="00FB4463">
          <w:rPr>
            <w:rFonts w:ascii="Times New Roman" w:eastAsia="Times New Roman" w:hAnsi="Times New Roman" w:cs="Times New Roman"/>
            <w:color w:val="000000" w:themeColor="text1"/>
            <w:sz w:val="24"/>
            <w:szCs w:val="24"/>
          </w:rPr>
          <w:delText>ignorable</w:delText>
        </w:r>
      </w:del>
      <w:r w:rsidR="005E2499">
        <w:rPr>
          <w:rFonts w:ascii="Times New Roman" w:eastAsia="Times New Roman" w:hAnsi="Times New Roman" w:cs="Times New Roman"/>
          <w:color w:val="000000" w:themeColor="text1"/>
          <w:sz w:val="24"/>
          <w:szCs w:val="24"/>
        </w:rPr>
        <w:t xml:space="preserve"> compared with volumetric swelling associated with gas bubble and interstitial clustering. In other word</w:t>
      </w:r>
      <w:ins w:id="115" w:author="Ben Beeler" w:date="2019-12-13T16:02:00Z">
        <w:r w:rsidR="00FB4463">
          <w:rPr>
            <w:rFonts w:ascii="Times New Roman" w:eastAsia="Times New Roman" w:hAnsi="Times New Roman" w:cs="Times New Roman"/>
            <w:color w:val="000000" w:themeColor="text1"/>
            <w:sz w:val="24"/>
            <w:szCs w:val="24"/>
          </w:rPr>
          <w:t>s</w:t>
        </w:r>
      </w:ins>
      <w:r w:rsidR="005E2499">
        <w:rPr>
          <w:rFonts w:ascii="Times New Roman" w:eastAsia="Times New Roman" w:hAnsi="Times New Roman" w:cs="Times New Roman"/>
          <w:color w:val="000000" w:themeColor="text1"/>
          <w:sz w:val="24"/>
          <w:szCs w:val="24"/>
        </w:rPr>
        <w:t xml:space="preserve">, the </w:t>
      </w:r>
      <w:r w:rsidR="0059198C">
        <w:rPr>
          <w:rFonts w:ascii="Times New Roman" w:eastAsia="Times New Roman" w:hAnsi="Times New Roman" w:cs="Times New Roman"/>
          <w:color w:val="000000" w:themeColor="text1"/>
          <w:sz w:val="24"/>
          <w:szCs w:val="24"/>
        </w:rPr>
        <w:t xml:space="preserve">defect </w:t>
      </w:r>
      <w:r w:rsidR="005E2499">
        <w:rPr>
          <w:rFonts w:ascii="Times New Roman" w:eastAsia="Times New Roman" w:hAnsi="Times New Roman" w:cs="Times New Roman"/>
          <w:color w:val="000000" w:themeColor="text1"/>
          <w:sz w:val="24"/>
          <w:szCs w:val="24"/>
        </w:rPr>
        <w:t xml:space="preserve">clustering is </w:t>
      </w:r>
      <w:r w:rsidR="0059198C">
        <w:rPr>
          <w:rFonts w:ascii="Times New Roman" w:eastAsia="Times New Roman" w:hAnsi="Times New Roman" w:cs="Times New Roman"/>
          <w:color w:val="000000" w:themeColor="text1"/>
          <w:sz w:val="24"/>
          <w:szCs w:val="24"/>
        </w:rPr>
        <w:t>one of main</w:t>
      </w:r>
      <w:r w:rsidR="005E2499">
        <w:rPr>
          <w:rFonts w:ascii="Times New Roman" w:eastAsia="Times New Roman" w:hAnsi="Times New Roman" w:cs="Times New Roman"/>
          <w:color w:val="000000" w:themeColor="text1"/>
          <w:sz w:val="24"/>
          <w:szCs w:val="24"/>
        </w:rPr>
        <w:t xml:space="preserve"> mechanism</w:t>
      </w:r>
      <w:r w:rsidR="0059198C">
        <w:rPr>
          <w:rFonts w:ascii="Times New Roman" w:eastAsia="Times New Roman" w:hAnsi="Times New Roman" w:cs="Times New Roman"/>
          <w:color w:val="000000" w:themeColor="text1"/>
          <w:sz w:val="24"/>
          <w:szCs w:val="24"/>
        </w:rPr>
        <w:t xml:space="preserve">s </w:t>
      </w:r>
      <w:r w:rsidR="0059198C" w:rsidRPr="002E19A8">
        <w:rPr>
          <w:rFonts w:ascii="Times New Roman" w:hAnsi="Times New Roman" w:cs="Times New Roman"/>
          <w:color w:val="000000" w:themeColor="text1"/>
          <w:sz w:val="24"/>
        </w:rPr>
        <w:t>which results</w:t>
      </w:r>
      <w:r w:rsidR="00A9714B">
        <w:rPr>
          <w:rFonts w:ascii="Times New Roman" w:hAnsi="Times New Roman" w:cs="Times New Roman"/>
          <w:color w:val="000000" w:themeColor="text1"/>
          <w:sz w:val="24"/>
        </w:rPr>
        <w:t xml:space="preserve"> </w:t>
      </w:r>
      <w:r w:rsidR="0059198C" w:rsidRPr="002E19A8">
        <w:rPr>
          <w:rFonts w:ascii="Times New Roman" w:hAnsi="Times New Roman" w:cs="Times New Roman"/>
          <w:color w:val="000000" w:themeColor="text1"/>
          <w:sz w:val="24"/>
        </w:rPr>
        <w:t xml:space="preserve">in </w:t>
      </w:r>
      <w:r w:rsidR="0059198C">
        <w:rPr>
          <w:rFonts w:ascii="Times New Roman" w:hAnsi="Times New Roman" w:cs="Times New Roman"/>
          <w:color w:val="000000" w:themeColor="text1"/>
          <w:sz w:val="24"/>
        </w:rPr>
        <w:t xml:space="preserve">a </w:t>
      </w:r>
      <w:r w:rsidR="0059198C" w:rsidRPr="002E19A8">
        <w:rPr>
          <w:rFonts w:ascii="Times New Roman" w:hAnsi="Times New Roman" w:cs="Times New Roman"/>
          <w:color w:val="000000" w:themeColor="text1"/>
          <w:sz w:val="24"/>
        </w:rPr>
        <w:t xml:space="preserve">fast gas bubble swelling kinetics in the recrystallization zone. </w:t>
      </w:r>
    </w:p>
    <w:p w14:paraId="55C18249" w14:textId="1FB6B7EE" w:rsidR="0036491E" w:rsidRDefault="00084244" w:rsidP="00050420">
      <w:pPr>
        <w:rPr>
          <w:rFonts w:ascii="Times New Roman" w:eastAsia="Times New Roman" w:hAnsi="Times New Roman" w:cs="Times New Roman"/>
          <w:color w:val="000000" w:themeColor="text1"/>
          <w:sz w:val="24"/>
        </w:rPr>
      </w:pPr>
      <w:r w:rsidRPr="00084244">
        <w:rPr>
          <w:rFonts w:ascii="Times New Roman" w:eastAsia="Times New Roman" w:hAnsi="Times New Roman" w:cs="Times New Roman"/>
          <w:noProof/>
          <w:color w:val="000000" w:themeColor="text1"/>
          <w:sz w:val="24"/>
        </w:rPr>
        <w:drawing>
          <wp:inline distT="0" distB="0" distL="0" distR="0" wp14:anchorId="3FBAED51" wp14:editId="760CDA80">
            <wp:extent cx="5943600" cy="26054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05405"/>
                    </a:xfrm>
                    <a:prstGeom prst="rect">
                      <a:avLst/>
                    </a:prstGeom>
                  </pic:spPr>
                </pic:pic>
              </a:graphicData>
            </a:graphic>
          </wp:inline>
        </w:drawing>
      </w:r>
    </w:p>
    <w:p w14:paraId="72DE51B4" w14:textId="5DFD5494" w:rsidR="00BF4B89" w:rsidRPr="00BF4B89" w:rsidRDefault="00BF4B89" w:rsidP="00BF4B89">
      <w:pPr>
        <w:pStyle w:val="ListParagraph"/>
        <w:numPr>
          <w:ilvl w:val="0"/>
          <w:numId w:val="44"/>
        </w:numP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                                                                            (b)</w:t>
      </w:r>
    </w:p>
    <w:p w14:paraId="50774926" w14:textId="604359AC" w:rsidR="00970D46" w:rsidRDefault="00970D46" w:rsidP="00970D46">
      <w:pPr>
        <w:rPr>
          <w:rFonts w:ascii="Times New Roman" w:eastAsia="Times New Roman" w:hAnsi="Times New Roman" w:cs="Times New Roman"/>
          <w:color w:val="000000" w:themeColor="text1"/>
          <w:sz w:val="24"/>
        </w:rPr>
      </w:pPr>
      <w:r w:rsidRPr="002E19A8">
        <w:rPr>
          <w:rFonts w:ascii="Times New Roman" w:eastAsia="Times New Roman" w:hAnsi="Times New Roman" w:cs="Times New Roman"/>
          <w:color w:val="000000" w:themeColor="text1"/>
          <w:sz w:val="24"/>
        </w:rPr>
        <w:lastRenderedPageBreak/>
        <w:t xml:space="preserve">Figure </w:t>
      </w:r>
      <w:r w:rsidR="008A3D87">
        <w:rPr>
          <w:rFonts w:ascii="Times New Roman" w:eastAsia="Times New Roman" w:hAnsi="Times New Roman" w:cs="Times New Roman"/>
          <w:color w:val="000000" w:themeColor="text1"/>
          <w:sz w:val="24"/>
        </w:rPr>
        <w:t>10</w:t>
      </w:r>
      <w:r w:rsidRPr="002E19A8">
        <w:rPr>
          <w:rFonts w:ascii="Times New Roman" w:eastAsia="Times New Roman" w:hAnsi="Times New Roman" w:cs="Times New Roman"/>
          <w:color w:val="000000" w:themeColor="text1"/>
          <w:sz w:val="24"/>
        </w:rPr>
        <w:t xml:space="preserve">. </w:t>
      </w:r>
      <w:r w:rsidR="0059198C">
        <w:rPr>
          <w:rFonts w:ascii="Times New Roman" w:eastAsia="Times New Roman" w:hAnsi="Times New Roman" w:cs="Times New Roman"/>
          <w:color w:val="000000" w:themeColor="text1"/>
          <w:sz w:val="24"/>
        </w:rPr>
        <w:t xml:space="preserve">Effect of defect kinetic properties on swelling associated with grain growth. (a) defect sink rate coefficient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i,gb</m:t>
            </m:r>
          </m:sub>
          <m:sup>
            <m:r>
              <w:rPr>
                <w:rFonts w:ascii="Cambria Math" w:eastAsia="Times New Roman" w:hAnsi="Cambria Math" w:cs="Times New Roman"/>
                <w:color w:val="000000" w:themeColor="text1"/>
                <w:sz w:val="24"/>
                <w:szCs w:val="24"/>
              </w:rPr>
              <m:t>S*</m:t>
            </m:r>
          </m:sup>
        </m:sSubSup>
      </m:oMath>
      <w:r w:rsidR="0059198C">
        <w:rPr>
          <w:rFonts w:ascii="Times New Roman" w:eastAsia="Times New Roman" w:hAnsi="Times New Roman" w:cs="Times New Roman"/>
          <w:color w:val="000000" w:themeColor="text1"/>
          <w:sz w:val="24"/>
        </w:rPr>
        <w:t xml:space="preserve"> on grain boundaries, and (b) defect clustering rate coefficient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oMath>
    </w:p>
    <w:p w14:paraId="02DC148E" w14:textId="77777777" w:rsidR="001370DC" w:rsidRPr="002E19A8" w:rsidRDefault="001370DC" w:rsidP="001370DC">
      <w:pPr>
        <w:rPr>
          <w:rFonts w:eastAsia="Times New Roman"/>
          <w:color w:val="000000" w:themeColor="text1"/>
          <w:sz w:val="24"/>
        </w:rPr>
      </w:pPr>
    </w:p>
    <w:p w14:paraId="39B17C70" w14:textId="3B0FEFCF" w:rsidR="001370DC" w:rsidRPr="002E19A8" w:rsidRDefault="001370DC" w:rsidP="00CB5170">
      <w:pPr>
        <w:pStyle w:val="Heading1"/>
        <w:jc w:val="left"/>
        <w:rPr>
          <w:color w:val="000000" w:themeColor="text1"/>
        </w:rPr>
      </w:pPr>
      <w:bookmarkStart w:id="116" w:name="_Toc524617845"/>
      <w:r w:rsidRPr="002E19A8">
        <w:rPr>
          <w:color w:val="000000" w:themeColor="text1"/>
        </w:rPr>
        <w:t xml:space="preserve">Conclusions </w:t>
      </w:r>
      <w:bookmarkEnd w:id="116"/>
    </w:p>
    <w:p w14:paraId="6D4EA51C" w14:textId="5934D136" w:rsidR="009F489A" w:rsidRPr="002E19A8" w:rsidRDefault="00773BD0" w:rsidP="00A90D25">
      <w:pPr>
        <w:rPr>
          <w:rFonts w:ascii="Times New Roman" w:hAnsi="Times New Roman" w:cs="Times New Roman"/>
          <w:color w:val="000000" w:themeColor="text1"/>
          <w:sz w:val="24"/>
          <w:szCs w:val="24"/>
        </w:rPr>
      </w:pPr>
      <w:r w:rsidRPr="002E19A8">
        <w:rPr>
          <w:rFonts w:ascii="Times New Roman" w:eastAsia="Times New Roman" w:hAnsi="Times New Roman" w:cs="Times New Roman"/>
          <w:color w:val="000000" w:themeColor="text1"/>
          <w:sz w:val="24"/>
          <w:szCs w:val="24"/>
        </w:rPr>
        <w:t xml:space="preserve">In this work, we, for the first time, developed </w:t>
      </w:r>
      <w:r w:rsidR="00624E78">
        <w:rPr>
          <w:rFonts w:ascii="Times New Roman" w:eastAsia="Times New Roman" w:hAnsi="Times New Roman" w:cs="Times New Roman"/>
          <w:color w:val="000000" w:themeColor="text1"/>
          <w:sz w:val="24"/>
          <w:szCs w:val="24"/>
        </w:rPr>
        <w:t>a</w:t>
      </w:r>
      <w:r w:rsidR="00DA432C">
        <w:rPr>
          <w:rFonts w:ascii="Times New Roman" w:eastAsia="Times New Roman" w:hAnsi="Times New Roman" w:cs="Times New Roman"/>
          <w:color w:val="000000" w:themeColor="text1"/>
          <w:sz w:val="24"/>
          <w:szCs w:val="24"/>
        </w:rPr>
        <w:t xml:space="preserve"> mesoscale model of</w:t>
      </w:r>
      <w:r w:rsidR="00624E78">
        <w:rPr>
          <w:rFonts w:ascii="Times New Roman" w:eastAsia="Times New Roman" w:hAnsi="Times New Roman" w:cs="Times New Roman"/>
          <w:color w:val="000000" w:themeColor="text1"/>
          <w:sz w:val="24"/>
          <w:szCs w:val="24"/>
        </w:rPr>
        <w:t xml:space="preserve"> defect cluster and gas bubble associated growth by integrating</w:t>
      </w:r>
      <w:r w:rsidR="009E7DDE" w:rsidRPr="002E19A8">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phase-field </w:t>
      </w:r>
      <w:r w:rsidR="00624E78">
        <w:rPr>
          <w:rFonts w:ascii="Times New Roman" w:eastAsia="Times New Roman" w:hAnsi="Times New Roman" w:cs="Times New Roman"/>
          <w:color w:val="000000" w:themeColor="text1"/>
          <w:sz w:val="24"/>
          <w:szCs w:val="24"/>
        </w:rPr>
        <w:t>and</w:t>
      </w:r>
      <w:r w:rsidR="00943599">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cluster dynamics</w:t>
      </w:r>
      <w:r w:rsidR="009E7DDE" w:rsidRPr="002E19A8">
        <w:rPr>
          <w:rFonts w:ascii="Times New Roman" w:eastAsia="Times New Roman" w:hAnsi="Times New Roman" w:cs="Times New Roman"/>
          <w:color w:val="000000" w:themeColor="text1"/>
          <w:sz w:val="24"/>
          <w:szCs w:val="24"/>
        </w:rPr>
        <w:t xml:space="preserve"> </w:t>
      </w:r>
      <w:r w:rsidR="00624E78">
        <w:rPr>
          <w:rFonts w:ascii="Times New Roman" w:eastAsia="Times New Roman" w:hAnsi="Times New Roman" w:cs="Times New Roman"/>
          <w:color w:val="000000" w:themeColor="text1"/>
          <w:sz w:val="24"/>
          <w:szCs w:val="24"/>
        </w:rPr>
        <w:t>approaches</w:t>
      </w:r>
      <w:r w:rsidR="00943599">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for </w:t>
      </w:r>
      <w:r w:rsidR="00624E78">
        <w:rPr>
          <w:rFonts w:ascii="Times New Roman" w:eastAsia="Times New Roman" w:hAnsi="Times New Roman" w:cs="Times New Roman"/>
          <w:color w:val="000000" w:themeColor="text1"/>
          <w:sz w:val="24"/>
          <w:szCs w:val="24"/>
        </w:rPr>
        <w:t>investigating the effect of defect clustering on gas bubble swelling</w:t>
      </w:r>
      <w:r w:rsidR="00943599">
        <w:rPr>
          <w:rFonts w:ascii="Times New Roman" w:eastAsia="Times New Roman" w:hAnsi="Times New Roman" w:cs="Times New Roman"/>
          <w:color w:val="000000" w:themeColor="text1"/>
          <w:sz w:val="24"/>
          <w:szCs w:val="24"/>
        </w:rPr>
        <w:t xml:space="preserve"> </w:t>
      </w:r>
      <w:r w:rsidRPr="002E19A8">
        <w:rPr>
          <w:rFonts w:ascii="Times New Roman" w:eastAsia="Times New Roman" w:hAnsi="Times New Roman" w:cs="Times New Roman"/>
          <w:color w:val="000000" w:themeColor="text1"/>
          <w:sz w:val="24"/>
          <w:szCs w:val="24"/>
        </w:rPr>
        <w:t xml:space="preserve">in polycrystalline UMo under irradiation. </w:t>
      </w:r>
      <w:r w:rsidR="009F489A" w:rsidRPr="002E19A8">
        <w:rPr>
          <w:rFonts w:ascii="Times New Roman" w:hAnsi="Times New Roman" w:cs="Times New Roman"/>
          <w:color w:val="000000" w:themeColor="text1"/>
          <w:sz w:val="24"/>
          <w:szCs w:val="24"/>
        </w:rPr>
        <w:t xml:space="preserve">With the model, the effect of defect generation rate, clustering rate, interstitial emission </w:t>
      </w:r>
      <w:r w:rsidRPr="002E19A8">
        <w:rPr>
          <w:rFonts w:ascii="Times New Roman" w:hAnsi="Times New Roman" w:cs="Times New Roman"/>
          <w:color w:val="000000" w:themeColor="text1"/>
          <w:sz w:val="24"/>
          <w:szCs w:val="24"/>
        </w:rPr>
        <w:t xml:space="preserve">and sink rates </w:t>
      </w:r>
      <w:r w:rsidR="009F489A" w:rsidRPr="002E19A8">
        <w:rPr>
          <w:rFonts w:ascii="Times New Roman" w:hAnsi="Times New Roman" w:cs="Times New Roman"/>
          <w:color w:val="000000" w:themeColor="text1"/>
          <w:sz w:val="24"/>
          <w:szCs w:val="24"/>
        </w:rPr>
        <w:t xml:space="preserve">on gas bubble evolution were systematically simulated. </w:t>
      </w:r>
      <w:r w:rsidR="00365ECD">
        <w:rPr>
          <w:rFonts w:ascii="Times New Roman" w:hAnsi="Times New Roman" w:cs="Times New Roman"/>
          <w:color w:val="000000" w:themeColor="text1"/>
          <w:sz w:val="24"/>
          <w:szCs w:val="24"/>
        </w:rPr>
        <w:t>It is found that 1) gas bubble swelling kinetic</w:t>
      </w:r>
      <w:r w:rsidR="002F7879">
        <w:rPr>
          <w:rFonts w:ascii="Times New Roman" w:hAnsi="Times New Roman" w:cs="Times New Roman"/>
          <w:color w:val="000000" w:themeColor="text1"/>
          <w:sz w:val="24"/>
          <w:szCs w:val="24"/>
        </w:rPr>
        <w:t>s</w:t>
      </w:r>
      <w:r w:rsidR="00365ECD">
        <w:rPr>
          <w:rFonts w:ascii="Times New Roman" w:hAnsi="Times New Roman" w:cs="Times New Roman"/>
          <w:color w:val="000000" w:themeColor="text1"/>
          <w:sz w:val="24"/>
          <w:szCs w:val="24"/>
        </w:rPr>
        <w:t xml:space="preserve"> increases with the increase of defect generation rate, interstitial emission rate from gas bubble interface</w:t>
      </w:r>
      <w:r w:rsidR="00D3792E">
        <w:rPr>
          <w:rFonts w:ascii="Times New Roman" w:hAnsi="Times New Roman" w:cs="Times New Roman"/>
          <w:color w:val="000000" w:themeColor="text1"/>
          <w:sz w:val="24"/>
          <w:szCs w:val="24"/>
        </w:rPr>
        <w:t>s</w:t>
      </w:r>
      <w:r w:rsidR="00365ECD">
        <w:rPr>
          <w:rFonts w:ascii="Times New Roman" w:hAnsi="Times New Roman" w:cs="Times New Roman"/>
          <w:color w:val="000000" w:themeColor="text1"/>
          <w:sz w:val="24"/>
          <w:szCs w:val="24"/>
        </w:rPr>
        <w:t>, and defect clustering rate</w:t>
      </w:r>
      <w:r w:rsidR="00582276">
        <w:rPr>
          <w:rFonts w:ascii="Times New Roman" w:hAnsi="Times New Roman" w:cs="Times New Roman"/>
          <w:color w:val="000000" w:themeColor="text1"/>
          <w:sz w:val="24"/>
          <w:szCs w:val="24"/>
        </w:rPr>
        <w:t xml:space="preserve">, but </w:t>
      </w:r>
      <w:r w:rsidR="00365ECD">
        <w:rPr>
          <w:rFonts w:ascii="Times New Roman" w:hAnsi="Times New Roman" w:cs="Times New Roman"/>
          <w:color w:val="000000" w:themeColor="text1"/>
          <w:sz w:val="24"/>
          <w:szCs w:val="24"/>
        </w:rPr>
        <w:t>decreases with the increase of defect sink rate on grain boundaries</w:t>
      </w:r>
      <w:r w:rsidR="002F7879">
        <w:rPr>
          <w:rFonts w:ascii="Times New Roman" w:hAnsi="Times New Roman" w:cs="Times New Roman"/>
          <w:color w:val="000000" w:themeColor="text1"/>
          <w:sz w:val="24"/>
          <w:szCs w:val="24"/>
        </w:rPr>
        <w:t xml:space="preserve">; </w:t>
      </w:r>
      <w:r w:rsidR="00582276">
        <w:rPr>
          <w:rFonts w:ascii="Times New Roman" w:hAnsi="Times New Roman" w:cs="Times New Roman"/>
          <w:color w:val="000000" w:themeColor="text1"/>
          <w:sz w:val="24"/>
          <w:szCs w:val="24"/>
        </w:rPr>
        <w:t>2</w:t>
      </w:r>
      <w:r w:rsidR="002F7879">
        <w:rPr>
          <w:rFonts w:ascii="Times New Roman" w:hAnsi="Times New Roman" w:cs="Times New Roman"/>
          <w:color w:val="000000" w:themeColor="text1"/>
          <w:sz w:val="24"/>
          <w:szCs w:val="24"/>
        </w:rPr>
        <w:t xml:space="preserve">) </w:t>
      </w:r>
      <w:r w:rsidR="00051159">
        <w:rPr>
          <w:rFonts w:ascii="Times New Roman" w:hAnsi="Times New Roman" w:cs="Times New Roman"/>
          <w:color w:val="000000" w:themeColor="text1"/>
          <w:sz w:val="24"/>
          <w:szCs w:val="24"/>
        </w:rPr>
        <w:t xml:space="preserve">swelling associated with grain growth is </w:t>
      </w:r>
      <w:del w:id="117" w:author="Ben Beeler" w:date="2019-12-13T16:03:00Z">
        <w:r w:rsidR="00051159" w:rsidDel="00C4420F">
          <w:rPr>
            <w:rFonts w:ascii="Times New Roman" w:hAnsi="Times New Roman" w:cs="Times New Roman"/>
            <w:color w:val="000000" w:themeColor="text1"/>
            <w:sz w:val="24"/>
            <w:szCs w:val="24"/>
          </w:rPr>
          <w:delText xml:space="preserve">ignorable </w:delText>
        </w:r>
      </w:del>
      <w:ins w:id="118" w:author="Ben Beeler" w:date="2019-12-13T16:03:00Z">
        <w:r w:rsidR="00C4420F">
          <w:rPr>
            <w:rFonts w:ascii="Times New Roman" w:hAnsi="Times New Roman" w:cs="Times New Roman"/>
            <w:color w:val="000000" w:themeColor="text1"/>
            <w:sz w:val="24"/>
            <w:szCs w:val="24"/>
          </w:rPr>
          <w:t>negligib</w:t>
        </w:r>
      </w:ins>
      <w:ins w:id="119" w:author="Ben Beeler" w:date="2019-12-13T16:04:00Z">
        <w:r w:rsidR="00C4420F">
          <w:rPr>
            <w:rFonts w:ascii="Times New Roman" w:hAnsi="Times New Roman" w:cs="Times New Roman"/>
            <w:color w:val="000000" w:themeColor="text1"/>
            <w:sz w:val="24"/>
            <w:szCs w:val="24"/>
          </w:rPr>
          <w:t>le</w:t>
        </w:r>
      </w:ins>
      <w:bookmarkStart w:id="120" w:name="_GoBack"/>
      <w:bookmarkEnd w:id="120"/>
      <w:ins w:id="121" w:author="Ben Beeler" w:date="2019-12-13T16:03:00Z">
        <w:r w:rsidR="00C4420F">
          <w:rPr>
            <w:rFonts w:ascii="Times New Roman" w:hAnsi="Times New Roman" w:cs="Times New Roman"/>
            <w:color w:val="000000" w:themeColor="text1"/>
            <w:sz w:val="24"/>
            <w:szCs w:val="24"/>
          </w:rPr>
          <w:t xml:space="preserve"> </w:t>
        </w:r>
      </w:ins>
      <w:r w:rsidR="00051159">
        <w:rPr>
          <w:rFonts w:ascii="Times New Roman" w:hAnsi="Times New Roman" w:cs="Times New Roman"/>
          <w:color w:val="000000" w:themeColor="text1"/>
          <w:sz w:val="24"/>
          <w:szCs w:val="24"/>
        </w:rPr>
        <w:t xml:space="preserve">compared with gas bubble swelling; </w:t>
      </w:r>
      <w:r w:rsidR="00582276">
        <w:rPr>
          <w:rFonts w:ascii="Times New Roman" w:hAnsi="Times New Roman" w:cs="Times New Roman"/>
          <w:color w:val="000000" w:themeColor="text1"/>
          <w:sz w:val="24"/>
          <w:szCs w:val="24"/>
        </w:rPr>
        <w:t>3</w:t>
      </w:r>
      <w:r w:rsidR="00051159">
        <w:rPr>
          <w:rFonts w:ascii="Times New Roman" w:hAnsi="Times New Roman" w:cs="Times New Roman"/>
          <w:color w:val="000000" w:themeColor="text1"/>
          <w:sz w:val="24"/>
          <w:szCs w:val="24"/>
        </w:rPr>
        <w:t xml:space="preserve">) </w:t>
      </w:r>
      <w:r w:rsidR="00D3792E">
        <w:rPr>
          <w:rFonts w:ascii="Times New Roman" w:hAnsi="Times New Roman" w:cs="Times New Roman"/>
          <w:color w:val="000000" w:themeColor="text1"/>
          <w:sz w:val="24"/>
          <w:szCs w:val="24"/>
        </w:rPr>
        <w:t xml:space="preserve">compared with the sink and emission of defects from grain boundaries and interfaces, </w:t>
      </w:r>
      <w:r w:rsidR="00582276">
        <w:rPr>
          <w:rFonts w:ascii="Times New Roman" w:hAnsi="Times New Roman" w:cs="Times New Roman"/>
          <w:color w:val="000000" w:themeColor="text1"/>
          <w:sz w:val="24"/>
          <w:szCs w:val="24"/>
        </w:rPr>
        <w:t xml:space="preserve">interstitial </w:t>
      </w:r>
      <w:r w:rsidR="00051159">
        <w:rPr>
          <w:rFonts w:ascii="Times New Roman" w:hAnsi="Times New Roman" w:cs="Times New Roman"/>
          <w:color w:val="000000" w:themeColor="text1"/>
          <w:sz w:val="24"/>
          <w:szCs w:val="24"/>
        </w:rPr>
        <w:t>clustering</w:t>
      </w:r>
      <w:r w:rsidR="00582276">
        <w:rPr>
          <w:rFonts w:ascii="Times New Roman" w:hAnsi="Times New Roman" w:cs="Times New Roman"/>
          <w:color w:val="000000" w:themeColor="text1"/>
          <w:sz w:val="24"/>
          <w:szCs w:val="24"/>
        </w:rPr>
        <w:t xml:space="preserve"> and growth</w:t>
      </w:r>
      <w:r w:rsidR="00051159">
        <w:rPr>
          <w:rFonts w:ascii="Times New Roman" w:hAnsi="Times New Roman" w:cs="Times New Roman"/>
          <w:color w:val="000000" w:themeColor="text1"/>
          <w:sz w:val="24"/>
          <w:szCs w:val="24"/>
        </w:rPr>
        <w:t xml:space="preserve"> is the key mechanism for the rapid gas bubble growth observed in irradiated UMo. From the simulations a set of model parameters is determined</w:t>
      </w:r>
      <w:r w:rsidR="00D3792E">
        <w:rPr>
          <w:rFonts w:ascii="Times New Roman" w:hAnsi="Times New Roman" w:cs="Times New Roman"/>
          <w:color w:val="000000" w:themeColor="text1"/>
          <w:sz w:val="24"/>
          <w:szCs w:val="24"/>
        </w:rPr>
        <w:t>, i.e.,</w:t>
      </w:r>
      <w:r w:rsidR="00051159">
        <w:rPr>
          <w:rFonts w:ascii="Times New Roman" w:hAnsi="Times New Roman" w:cs="Times New Roman"/>
          <w:color w:val="000000" w:themeColor="text1"/>
          <w:sz w:val="24"/>
          <w:szCs w:val="24"/>
        </w:rPr>
        <w:t xml:space="preserve"> G=3000,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s*</m:t>
            </m:r>
          </m:sup>
        </m:sSubSup>
        <m:r>
          <w:rPr>
            <w:rFonts w:ascii="Cambria Math" w:eastAsia="Times New Roman" w:hAnsi="Cambria Math" w:cs="Times New Roman"/>
            <w:color w:val="000000" w:themeColor="text1"/>
            <w:sz w:val="24"/>
            <w:szCs w:val="24"/>
          </w:rPr>
          <m:t>&lt;1.0</m:t>
        </m:r>
      </m:oMath>
      <w:r w:rsidR="00051159">
        <w:rPr>
          <w:rFonts w:ascii="Times New Roman" w:eastAsiaTheme="minorEastAsia" w:hAnsi="Times New Roman" w:cs="Times New Roman"/>
          <w:color w:val="000000" w:themeColor="text1"/>
          <w:sz w:val="24"/>
          <w:szCs w:val="24"/>
        </w:rPr>
        <w:t xml:space="preserve">, </w:t>
      </w:r>
      <w:r w:rsidR="00051159">
        <w:rPr>
          <w:rFonts w:ascii="Times New Roman" w:hAnsi="Times New Roman" w:cs="Times New Roman"/>
          <w:color w:val="000000" w:themeColor="text1"/>
          <w:sz w:val="24"/>
          <w:szCs w:val="24"/>
        </w:rPr>
        <w:t xml:space="preserve"> </w:t>
      </w:r>
      <w:r w:rsidR="005714B6" w:rsidRPr="002E19A8">
        <w:rPr>
          <w:rFonts w:ascii="Times New Roman" w:eastAsia="Times New Roman" w:hAnsi="Times New Roman" w:cs="Times New Roman"/>
          <w:color w:val="000000" w:themeColor="text1"/>
          <w:sz w:val="24"/>
          <w:szCs w:val="24"/>
        </w:rPr>
        <w:t xml:space="preserve">When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i,def</m:t>
            </m:r>
          </m:sub>
          <m:sup>
            <m:r>
              <w:rPr>
                <w:rFonts w:ascii="Cambria Math" w:eastAsia="Times New Roman" w:hAnsi="Cambria Math" w:cs="Times New Roman"/>
                <w:color w:val="000000" w:themeColor="text1"/>
                <w:sz w:val="24"/>
                <w:szCs w:val="24"/>
              </w:rPr>
              <m:t>e*</m:t>
            </m:r>
          </m:sup>
        </m:sSubSup>
        <m:r>
          <w:rPr>
            <w:rFonts w:ascii="Cambria Math" w:eastAsia="Times New Roman" w:hAnsi="Cambria Math" w:cs="Times New Roman"/>
            <w:color w:val="000000" w:themeColor="text1"/>
            <w:sz w:val="24"/>
            <w:szCs w:val="24"/>
          </w:rPr>
          <m:t>&gt;0.25</m:t>
        </m:r>
      </m:oMath>
      <w:r w:rsidR="005714B6" w:rsidRPr="002E19A8">
        <w:rPr>
          <w:rFonts w:ascii="Times New Roman" w:eastAsia="Times New Roman" w:hAnsi="Times New Roman" w:cs="Times New Roman"/>
          <w:color w:val="000000" w:themeColor="text1"/>
          <w:sz w:val="24"/>
          <w:szCs w:val="24"/>
        </w:rPr>
        <w:t xml:space="preserve"> </w:t>
      </w:r>
      <w:r w:rsidR="005714B6">
        <w:rPr>
          <w:rFonts w:ascii="Times New Roman" w:eastAsia="Times New Roman" w:hAnsi="Times New Roman" w:cs="Times New Roman"/>
          <w:color w:val="000000" w:themeColor="text1"/>
          <w:sz w:val="24"/>
          <w:szCs w:val="24"/>
        </w:rPr>
        <w:t xml:space="preserve">, and </w:t>
      </w:r>
      <m:oMath>
        <m:sSubSup>
          <m:sSubSupPr>
            <m:ctrlPr>
              <w:rPr>
                <w:rFonts w:ascii="Cambria Math" w:eastAsia="Times New Roman" w:hAnsi="Cambria Math" w:cs="Times New Roman"/>
                <w:i/>
                <w:color w:val="000000" w:themeColor="text1"/>
                <w:sz w:val="24"/>
                <w:szCs w:val="24"/>
              </w:rPr>
            </m:ctrlPr>
          </m:sSubSupPr>
          <m:e>
            <m:r>
              <w:rPr>
                <w:rFonts w:ascii="Cambria Math" w:eastAsia="Times New Roman" w:hAnsi="Cambria Math" w:cs="Times New Roman"/>
                <w:color w:val="000000" w:themeColor="text1"/>
                <w:sz w:val="24"/>
                <w:szCs w:val="24"/>
              </w:rPr>
              <m:t>Z</m:t>
            </m:r>
          </m:e>
          <m:sub>
            <m:r>
              <w:rPr>
                <w:rFonts w:ascii="Cambria Math" w:eastAsia="Times New Roman" w:hAnsi="Cambria Math" w:cs="Times New Roman"/>
                <w:color w:val="000000" w:themeColor="text1"/>
                <w:sz w:val="24"/>
                <w:szCs w:val="24"/>
              </w:rPr>
              <m:t>lj</m:t>
            </m:r>
          </m:sub>
          <m:sup>
            <m:r>
              <w:rPr>
                <w:rFonts w:ascii="Cambria Math" w:eastAsia="Times New Roman" w:hAnsi="Cambria Math" w:cs="Times New Roman"/>
                <w:color w:val="000000" w:themeColor="text1"/>
                <w:sz w:val="24"/>
                <w:szCs w:val="24"/>
              </w:rPr>
              <m:t>i*</m:t>
            </m:r>
          </m:sup>
        </m:sSubSup>
        <m:r>
          <w:rPr>
            <w:rFonts w:ascii="Cambria Math" w:eastAsia="Times New Roman" w:hAnsi="Cambria Math" w:cs="Times New Roman"/>
            <w:color w:val="000000" w:themeColor="text1"/>
            <w:sz w:val="24"/>
            <w:szCs w:val="24"/>
          </w:rPr>
          <m:t>&gt;0.667</m:t>
        </m:r>
      </m:oMath>
      <w:r w:rsidR="005714B6">
        <w:rPr>
          <w:rFonts w:ascii="Times New Roman" w:eastAsia="Times New Roman" w:hAnsi="Times New Roman" w:cs="Times New Roman"/>
          <w:color w:val="000000" w:themeColor="text1"/>
          <w:sz w:val="24"/>
          <w:szCs w:val="24"/>
        </w:rPr>
        <w:t xml:space="preserve">.  With this set of model parameters, </w:t>
      </w:r>
      <w:r w:rsidR="00146FC0">
        <w:rPr>
          <w:rFonts w:ascii="Times New Roman" w:eastAsia="Times New Roman" w:hAnsi="Times New Roman" w:cs="Times New Roman"/>
          <w:color w:val="000000" w:themeColor="text1"/>
          <w:sz w:val="24"/>
          <w:szCs w:val="24"/>
        </w:rPr>
        <w:t xml:space="preserve">predicted gas bubble swelling kinetics in the recrystallization zone is in good agreement with the </w:t>
      </w:r>
      <w:r w:rsidR="000A641E">
        <w:rPr>
          <w:rFonts w:ascii="Times New Roman" w:eastAsia="Times New Roman" w:hAnsi="Times New Roman" w:cs="Times New Roman"/>
          <w:color w:val="000000" w:themeColor="text1"/>
          <w:sz w:val="24"/>
          <w:szCs w:val="24"/>
        </w:rPr>
        <w:t xml:space="preserve">experimental results. </w:t>
      </w:r>
      <w:r w:rsidR="004740E2">
        <w:rPr>
          <w:rFonts w:ascii="Times New Roman" w:eastAsia="Times New Roman" w:hAnsi="Times New Roman" w:cs="Times New Roman"/>
          <w:color w:val="000000" w:themeColor="text1"/>
          <w:sz w:val="24"/>
          <w:szCs w:val="24"/>
        </w:rPr>
        <w:t xml:space="preserve">The evolution of gas bubble structures including gas bubble density, gas bubble size, and the ratio of Xe and vacancy inside gas bubble are </w:t>
      </w:r>
      <w:r w:rsidR="00D3792E">
        <w:rPr>
          <w:rFonts w:ascii="Times New Roman" w:eastAsia="Times New Roman" w:hAnsi="Times New Roman" w:cs="Times New Roman"/>
          <w:color w:val="000000" w:themeColor="text1"/>
          <w:sz w:val="24"/>
          <w:szCs w:val="24"/>
        </w:rPr>
        <w:t xml:space="preserve">also </w:t>
      </w:r>
      <w:r w:rsidR="004740E2">
        <w:rPr>
          <w:rFonts w:ascii="Times New Roman" w:eastAsia="Times New Roman" w:hAnsi="Times New Roman" w:cs="Times New Roman"/>
          <w:color w:val="000000" w:themeColor="text1"/>
          <w:sz w:val="24"/>
          <w:szCs w:val="24"/>
        </w:rPr>
        <w:t xml:space="preserve">analyzed. The gas bubble structures are in reasonable agreement with existing experimental data. However, more experimental data are required for validating the model. In summary, the simulations demonstrate the capability of </w:t>
      </w:r>
      <w:r w:rsidR="00D3792E">
        <w:rPr>
          <w:rFonts w:ascii="Times New Roman" w:eastAsia="Times New Roman" w:hAnsi="Times New Roman" w:cs="Times New Roman"/>
          <w:color w:val="000000" w:themeColor="text1"/>
          <w:sz w:val="24"/>
          <w:szCs w:val="24"/>
        </w:rPr>
        <w:t xml:space="preserve">the </w:t>
      </w:r>
      <w:r w:rsidR="004740E2">
        <w:rPr>
          <w:rFonts w:ascii="Times New Roman" w:eastAsia="Times New Roman" w:hAnsi="Times New Roman" w:cs="Times New Roman"/>
          <w:color w:val="000000" w:themeColor="text1"/>
          <w:sz w:val="24"/>
          <w:szCs w:val="24"/>
        </w:rPr>
        <w:t>developed model to study the effect of thermodynamic and kinetic properties on defect cluster and gas bubble associated growth, gas bubble structure evolution, and gas bubble swelling kinetics in polycrystalline UMo</w:t>
      </w:r>
      <w:r w:rsidR="00D3792E">
        <w:rPr>
          <w:rFonts w:ascii="Times New Roman" w:eastAsia="Times New Roman" w:hAnsi="Times New Roman" w:cs="Times New Roman"/>
          <w:color w:val="000000" w:themeColor="text1"/>
          <w:sz w:val="24"/>
          <w:szCs w:val="24"/>
        </w:rPr>
        <w:t>, and explore the swelling mechanisms.</w:t>
      </w:r>
      <w:r w:rsidR="004740E2">
        <w:rPr>
          <w:rFonts w:ascii="Times New Roman" w:eastAsia="Times New Roman" w:hAnsi="Times New Roman" w:cs="Times New Roman"/>
          <w:color w:val="000000" w:themeColor="text1"/>
          <w:sz w:val="24"/>
          <w:szCs w:val="24"/>
        </w:rPr>
        <w:t xml:space="preserve"> </w:t>
      </w:r>
      <w:r w:rsidR="00D3792E">
        <w:rPr>
          <w:rFonts w:ascii="Times New Roman" w:hAnsi="Times New Roman" w:cs="Times New Roman"/>
          <w:color w:val="000000" w:themeColor="text1"/>
          <w:sz w:val="24"/>
          <w:szCs w:val="24"/>
        </w:rPr>
        <w:t>D</w:t>
      </w:r>
      <w:r w:rsidR="00ED3A33" w:rsidRPr="002E19A8">
        <w:rPr>
          <w:rFonts w:ascii="Times New Roman" w:hAnsi="Times New Roman" w:cs="Times New Roman"/>
          <w:color w:val="000000" w:themeColor="text1"/>
          <w:sz w:val="24"/>
          <w:szCs w:val="24"/>
        </w:rPr>
        <w:t xml:space="preserve">efect and second phase precipitate </w:t>
      </w:r>
      <w:r w:rsidR="006559E6" w:rsidRPr="002E19A8">
        <w:rPr>
          <w:rFonts w:ascii="Times New Roman" w:hAnsi="Times New Roman" w:cs="Times New Roman"/>
          <w:color w:val="000000" w:themeColor="text1"/>
          <w:sz w:val="24"/>
          <w:szCs w:val="24"/>
        </w:rPr>
        <w:t xml:space="preserve">associated </w:t>
      </w:r>
      <w:r w:rsidR="00ED3A33" w:rsidRPr="002E19A8">
        <w:rPr>
          <w:rFonts w:ascii="Times New Roman" w:hAnsi="Times New Roman" w:cs="Times New Roman"/>
          <w:color w:val="000000" w:themeColor="text1"/>
          <w:sz w:val="24"/>
          <w:szCs w:val="24"/>
        </w:rPr>
        <w:t xml:space="preserve">growth are often observed </w:t>
      </w:r>
      <w:r w:rsidR="00363F47" w:rsidRPr="002E19A8">
        <w:rPr>
          <w:rFonts w:ascii="Times New Roman" w:hAnsi="Times New Roman" w:cs="Times New Roman"/>
          <w:color w:val="000000" w:themeColor="text1"/>
          <w:sz w:val="24"/>
          <w:szCs w:val="24"/>
        </w:rPr>
        <w:t xml:space="preserve">in irradiated materials. For </w:t>
      </w:r>
      <w:r w:rsidR="00C255A0" w:rsidRPr="002E19A8">
        <w:rPr>
          <w:rFonts w:ascii="Times New Roman" w:hAnsi="Times New Roman" w:cs="Times New Roman"/>
          <w:color w:val="000000" w:themeColor="text1"/>
          <w:sz w:val="24"/>
          <w:szCs w:val="24"/>
        </w:rPr>
        <w:t>example, void</w:t>
      </w:r>
      <w:r w:rsidR="00C41F76" w:rsidRPr="002E19A8">
        <w:rPr>
          <w:rFonts w:ascii="Times New Roman" w:hAnsi="Times New Roman" w:cs="Times New Roman"/>
          <w:color w:val="000000" w:themeColor="text1"/>
          <w:sz w:val="24"/>
          <w:szCs w:val="24"/>
        </w:rPr>
        <w:t>s</w:t>
      </w:r>
      <w:r w:rsidR="00C255A0" w:rsidRPr="002E19A8">
        <w:rPr>
          <w:rFonts w:ascii="Times New Roman" w:hAnsi="Times New Roman" w:cs="Times New Roman"/>
          <w:color w:val="000000" w:themeColor="text1"/>
          <w:sz w:val="24"/>
          <w:szCs w:val="24"/>
        </w:rPr>
        <w:t xml:space="preserve"> form and grow on evolving </w:t>
      </w:r>
      <w:r w:rsidR="00C41F76" w:rsidRPr="002E19A8">
        <w:rPr>
          <w:rFonts w:ascii="Times New Roman" w:hAnsi="Times New Roman" w:cs="Times New Roman"/>
          <w:color w:val="000000" w:themeColor="text1"/>
          <w:sz w:val="24"/>
          <w:szCs w:val="24"/>
        </w:rPr>
        <w:t>precipitates</w:t>
      </w:r>
      <w:r w:rsidR="00ED3A33" w:rsidRPr="002E19A8">
        <w:rPr>
          <w:rFonts w:ascii="Times New Roman" w:hAnsi="Times New Roman" w:cs="Times New Roman"/>
          <w:color w:val="000000" w:themeColor="text1"/>
          <w:sz w:val="24"/>
          <w:szCs w:val="24"/>
        </w:rPr>
        <w:t xml:space="preserve">. </w:t>
      </w:r>
      <w:r w:rsidR="009F489A" w:rsidRPr="002E19A8">
        <w:rPr>
          <w:rFonts w:ascii="Times New Roman" w:hAnsi="Times New Roman" w:cs="Times New Roman"/>
          <w:color w:val="000000" w:themeColor="text1"/>
          <w:sz w:val="24"/>
          <w:szCs w:val="24"/>
        </w:rPr>
        <w:t xml:space="preserve">The developed model can be extended to study </w:t>
      </w:r>
      <w:r w:rsidR="00A90D25">
        <w:rPr>
          <w:rFonts w:ascii="Times New Roman" w:hAnsi="Times New Roman" w:cs="Times New Roman"/>
          <w:color w:val="000000" w:themeColor="text1"/>
          <w:sz w:val="24"/>
          <w:szCs w:val="24"/>
        </w:rPr>
        <w:t>defect and second phase</w:t>
      </w:r>
      <w:r w:rsidR="009F489A" w:rsidRPr="002E19A8">
        <w:rPr>
          <w:rFonts w:ascii="Times New Roman" w:hAnsi="Times New Roman" w:cs="Times New Roman"/>
          <w:color w:val="000000" w:themeColor="text1"/>
          <w:sz w:val="24"/>
          <w:szCs w:val="24"/>
        </w:rPr>
        <w:t xml:space="preserve"> </w:t>
      </w:r>
      <w:r w:rsidR="006559E6" w:rsidRPr="002E19A8">
        <w:rPr>
          <w:rFonts w:ascii="Times New Roman" w:hAnsi="Times New Roman" w:cs="Times New Roman"/>
          <w:color w:val="000000" w:themeColor="text1"/>
          <w:sz w:val="24"/>
          <w:szCs w:val="24"/>
        </w:rPr>
        <w:t xml:space="preserve">associated </w:t>
      </w:r>
      <w:r w:rsidR="009F489A" w:rsidRPr="002E19A8">
        <w:rPr>
          <w:rFonts w:ascii="Times New Roman" w:hAnsi="Times New Roman" w:cs="Times New Roman"/>
          <w:color w:val="000000" w:themeColor="text1"/>
          <w:sz w:val="24"/>
          <w:szCs w:val="24"/>
        </w:rPr>
        <w:t>growth</w:t>
      </w:r>
      <w:r w:rsidR="00A90D25">
        <w:rPr>
          <w:rFonts w:ascii="Times New Roman" w:hAnsi="Times New Roman" w:cs="Times New Roman"/>
          <w:color w:val="000000" w:themeColor="text1"/>
          <w:sz w:val="24"/>
          <w:szCs w:val="24"/>
        </w:rPr>
        <w:t xml:space="preserve"> in irradiated materials.</w:t>
      </w:r>
    </w:p>
    <w:p w14:paraId="072AAF4F" w14:textId="77777777" w:rsidR="00AE3545" w:rsidRPr="00C9789F" w:rsidRDefault="00AE3545" w:rsidP="009F489A">
      <w:pPr>
        <w:spacing w:after="120"/>
        <w:rPr>
          <w:rFonts w:ascii="Times New Roman" w:hAnsi="Times New Roman" w:cs="Times New Roman"/>
          <w:sz w:val="24"/>
          <w:szCs w:val="24"/>
        </w:rPr>
      </w:pPr>
    </w:p>
    <w:p w14:paraId="0F54615F" w14:textId="77777777" w:rsidR="00AE3545" w:rsidRPr="0066455E" w:rsidRDefault="00AE3545" w:rsidP="00AE3545">
      <w:pPr>
        <w:autoSpaceDE w:val="0"/>
        <w:autoSpaceDN w:val="0"/>
        <w:adjustRightInd w:val="0"/>
        <w:rPr>
          <w:rFonts w:ascii="Arial" w:hAnsi="Arial" w:cs="Arial"/>
          <w:b/>
          <w:sz w:val="24"/>
          <w:szCs w:val="24"/>
        </w:rPr>
      </w:pPr>
      <w:r w:rsidRPr="0066455E">
        <w:rPr>
          <w:rFonts w:ascii="Arial" w:hAnsi="Arial" w:cs="Arial"/>
          <w:b/>
          <w:sz w:val="24"/>
          <w:szCs w:val="24"/>
        </w:rPr>
        <w:t>Acknowledgement</w:t>
      </w:r>
    </w:p>
    <w:p w14:paraId="3328456A" w14:textId="77777777" w:rsidR="00AE3545" w:rsidRPr="002D7808" w:rsidRDefault="00AE3545" w:rsidP="00AE3545">
      <w:pPr>
        <w:autoSpaceDE w:val="0"/>
        <w:autoSpaceDN w:val="0"/>
        <w:adjustRightInd w:val="0"/>
        <w:jc w:val="both"/>
        <w:rPr>
          <w:rFonts w:ascii="Times New Roman" w:hAnsi="Times New Roman" w:cs="Times New Roman"/>
          <w:sz w:val="24"/>
          <w:szCs w:val="24"/>
        </w:rPr>
      </w:pPr>
      <w:r w:rsidRPr="002D7808">
        <w:rPr>
          <w:rFonts w:ascii="Times New Roman" w:hAnsi="Times New Roman" w:cs="Times New Roman"/>
          <w:sz w:val="24"/>
          <w:szCs w:val="24"/>
        </w:rPr>
        <w:t>This work was supported by the U.S. Department of Energy, for the Office of Material Management and Minimization, National Nuclear Security Administration under DE-AC07-05ID14517. PNNL is a multi-program national laboratory operated by Battelle Memorial Institute for the US DOE under DE-AC05-76RL01830</w:t>
      </w:r>
      <w:r>
        <w:rPr>
          <w:rFonts w:ascii="Times New Roman" w:hAnsi="Times New Roman" w:cs="Times New Roman"/>
          <w:sz w:val="24"/>
          <w:szCs w:val="24"/>
        </w:rPr>
        <w:t>.</w:t>
      </w:r>
    </w:p>
    <w:p w14:paraId="71A10DE8" w14:textId="0B942618" w:rsidR="00AE5293" w:rsidRDefault="00AE5293" w:rsidP="003D1D66"/>
    <w:p w14:paraId="4D8629A1" w14:textId="2EF7E732" w:rsidR="00AE3545" w:rsidRDefault="00AE3545" w:rsidP="003D1D66"/>
    <w:p w14:paraId="776D3D9B" w14:textId="77777777" w:rsidR="00AE3545" w:rsidRPr="0066455E" w:rsidRDefault="00AE3545" w:rsidP="003D1D66">
      <w:pPr>
        <w:rPr>
          <w:rFonts w:ascii="Arial" w:hAnsi="Arial" w:cs="Arial"/>
        </w:rPr>
      </w:pPr>
    </w:p>
    <w:p w14:paraId="60A13231" w14:textId="50BDA993" w:rsidR="00AE5293" w:rsidRPr="0066455E" w:rsidRDefault="00F65A26" w:rsidP="003D1D66">
      <w:pPr>
        <w:rPr>
          <w:rFonts w:ascii="Arial" w:hAnsi="Arial" w:cs="Arial"/>
          <w:b/>
          <w:bCs/>
          <w:sz w:val="24"/>
          <w:szCs w:val="24"/>
        </w:rPr>
      </w:pPr>
      <w:r w:rsidRPr="0066455E">
        <w:rPr>
          <w:rFonts w:ascii="Arial" w:hAnsi="Arial" w:cs="Arial"/>
          <w:b/>
          <w:bCs/>
          <w:sz w:val="24"/>
          <w:szCs w:val="24"/>
        </w:rPr>
        <w:t>Refer</w:t>
      </w:r>
      <w:r w:rsidR="0064751F" w:rsidRPr="0066455E">
        <w:rPr>
          <w:rFonts w:ascii="Arial" w:hAnsi="Arial" w:cs="Arial"/>
          <w:b/>
          <w:bCs/>
          <w:sz w:val="24"/>
          <w:szCs w:val="24"/>
        </w:rPr>
        <w:t>ence</w:t>
      </w:r>
    </w:p>
    <w:p w14:paraId="6B52AF7B" w14:textId="77777777" w:rsidR="00A2304A" w:rsidRPr="00A2304A" w:rsidRDefault="00AE5293" w:rsidP="00A2304A">
      <w:pPr>
        <w:pStyle w:val="EndNoteBibliography"/>
        <w:ind w:left="720" w:hanging="720"/>
      </w:pPr>
      <w:r w:rsidRPr="00D427C0">
        <w:rPr>
          <w:rFonts w:ascii="Times New Roman" w:hAnsi="Times New Roman" w:cs="Times New Roman"/>
        </w:rPr>
        <w:fldChar w:fldCharType="begin"/>
      </w:r>
      <w:r w:rsidRPr="00D427C0">
        <w:rPr>
          <w:rFonts w:ascii="Times New Roman" w:hAnsi="Times New Roman" w:cs="Times New Roman"/>
        </w:rPr>
        <w:instrText xml:space="preserve"> ADDIN EN.REFLIST </w:instrText>
      </w:r>
      <w:r w:rsidRPr="00D427C0">
        <w:rPr>
          <w:rFonts w:ascii="Times New Roman" w:hAnsi="Times New Roman" w:cs="Times New Roman"/>
        </w:rPr>
        <w:fldChar w:fldCharType="separate"/>
      </w:r>
      <w:r w:rsidR="00A2304A" w:rsidRPr="00A2304A">
        <w:t>1</w:t>
      </w:r>
      <w:r w:rsidR="00A2304A" w:rsidRPr="00A2304A">
        <w:tab/>
        <w:t xml:space="preserve">Kim, Y. S. &amp; Hofman, G. L. Fission product induced swelling of U-Mo alloy fuel. </w:t>
      </w:r>
      <w:r w:rsidR="00A2304A" w:rsidRPr="00A2304A">
        <w:rPr>
          <w:i/>
        </w:rPr>
        <w:t>J Nucl Mater</w:t>
      </w:r>
      <w:r w:rsidR="00A2304A" w:rsidRPr="00A2304A">
        <w:t xml:space="preserve"> </w:t>
      </w:r>
      <w:r w:rsidR="00A2304A" w:rsidRPr="00A2304A">
        <w:rPr>
          <w:b/>
        </w:rPr>
        <w:t>419</w:t>
      </w:r>
      <w:r w:rsidR="00A2304A" w:rsidRPr="00A2304A">
        <w:t>, 291-301, doi:DOI 10.1016/j.jnucmat.2011.08.018 (2011).</w:t>
      </w:r>
    </w:p>
    <w:p w14:paraId="57881F91" w14:textId="77777777" w:rsidR="00A2304A" w:rsidRPr="00A2304A" w:rsidRDefault="00A2304A" w:rsidP="00A2304A">
      <w:pPr>
        <w:pStyle w:val="EndNoteBibliography"/>
        <w:ind w:left="720" w:hanging="720"/>
      </w:pPr>
      <w:r w:rsidRPr="00A2304A">
        <w:t>2</w:t>
      </w:r>
      <w:r w:rsidRPr="00A2304A">
        <w:tab/>
        <w:t xml:space="preserve">Rest, J. Evolution of fission-gas-bubble-size distribution in recrystallized U-10Mo nuclear fuel. </w:t>
      </w:r>
      <w:r w:rsidRPr="00A2304A">
        <w:rPr>
          <w:i/>
        </w:rPr>
        <w:t>J. Nucl. Mater.</w:t>
      </w:r>
      <w:r w:rsidRPr="00A2304A">
        <w:t xml:space="preserve"> </w:t>
      </w:r>
      <w:r w:rsidRPr="00A2304A">
        <w:rPr>
          <w:b/>
        </w:rPr>
        <w:t>407</w:t>
      </w:r>
      <w:r w:rsidRPr="00A2304A">
        <w:t>, 55-58, doi:DOI 10.1016/j.jnucmat.2010.07.009 (2010).</w:t>
      </w:r>
    </w:p>
    <w:p w14:paraId="737428B9" w14:textId="77777777" w:rsidR="00A2304A" w:rsidRPr="00A2304A" w:rsidRDefault="00A2304A" w:rsidP="00A2304A">
      <w:pPr>
        <w:pStyle w:val="EndNoteBibliography"/>
        <w:ind w:left="720" w:hanging="720"/>
      </w:pPr>
      <w:r w:rsidRPr="00A2304A">
        <w:t>3</w:t>
      </w:r>
      <w:r w:rsidRPr="00A2304A">
        <w:tab/>
        <w:t>Meyer, M.</w:t>
      </w:r>
      <w:r w:rsidRPr="00A2304A">
        <w:rPr>
          <w:i/>
        </w:rPr>
        <w:t xml:space="preserve"> et al.</w:t>
      </w:r>
      <w:r w:rsidRPr="00A2304A">
        <w:t xml:space="preserve"> Preliminary Report on U-Mo Monolithic Fuel for Research Reactors. Report No. INL/EXT-17-40975, (2017).</w:t>
      </w:r>
    </w:p>
    <w:p w14:paraId="5769A348" w14:textId="77777777" w:rsidR="00A2304A" w:rsidRPr="00A2304A" w:rsidRDefault="00A2304A" w:rsidP="00A2304A">
      <w:pPr>
        <w:pStyle w:val="EndNoteBibliography"/>
        <w:ind w:left="720" w:hanging="720"/>
      </w:pPr>
      <w:r w:rsidRPr="00A2304A">
        <w:t>4</w:t>
      </w:r>
      <w:r w:rsidRPr="00A2304A">
        <w:tab/>
        <w:t>Meyer, M. K.</w:t>
      </w:r>
      <w:r w:rsidRPr="00A2304A">
        <w:rPr>
          <w:i/>
        </w:rPr>
        <w:t xml:space="preserve"> et al.</w:t>
      </w:r>
      <w:r w:rsidRPr="00A2304A">
        <w:t xml:space="preserve"> Irradiation Performance of U-Mo Monolithic Fuel. </w:t>
      </w:r>
      <w:r w:rsidRPr="00A2304A">
        <w:rPr>
          <w:i/>
        </w:rPr>
        <w:t xml:space="preserve">Nuclear Engineering and </w:t>
      </w:r>
      <w:r w:rsidRPr="00A2304A">
        <w:rPr>
          <w:i/>
        </w:rPr>
        <w:lastRenderedPageBreak/>
        <w:t>Technology</w:t>
      </w:r>
      <w:r w:rsidRPr="00A2304A">
        <w:t xml:space="preserve"> </w:t>
      </w:r>
      <w:r w:rsidRPr="00A2304A">
        <w:rPr>
          <w:b/>
        </w:rPr>
        <w:t>46</w:t>
      </w:r>
      <w:r w:rsidRPr="00A2304A">
        <w:t>, 169-182 (2014).</w:t>
      </w:r>
    </w:p>
    <w:p w14:paraId="31EFB28D" w14:textId="77777777" w:rsidR="00A2304A" w:rsidRPr="00A2304A" w:rsidRDefault="00A2304A" w:rsidP="00A2304A">
      <w:pPr>
        <w:pStyle w:val="EndNoteBibliography"/>
        <w:ind w:left="720" w:hanging="720"/>
      </w:pPr>
      <w:r w:rsidRPr="00A2304A">
        <w:t>5</w:t>
      </w:r>
      <w:r w:rsidRPr="00A2304A">
        <w:tab/>
        <w:t xml:space="preserve">Kim, Y. S., Hofman, G. L. &amp; Cheon, J. S. Recrystallization and fission-gas-bubble swelling of U-Mo fuel. </w:t>
      </w:r>
      <w:r w:rsidRPr="00A2304A">
        <w:rPr>
          <w:i/>
        </w:rPr>
        <w:t>J Nucl Mater</w:t>
      </w:r>
      <w:r w:rsidRPr="00A2304A">
        <w:t xml:space="preserve"> </w:t>
      </w:r>
      <w:r w:rsidRPr="00A2304A">
        <w:rPr>
          <w:b/>
        </w:rPr>
        <w:t>436</w:t>
      </w:r>
      <w:r w:rsidRPr="00A2304A">
        <w:t>, 14-22, doi:DOI 10.1016/j.jnucmat.2013.01.291 (2013).</w:t>
      </w:r>
    </w:p>
    <w:p w14:paraId="012F2C06" w14:textId="77777777" w:rsidR="00A2304A" w:rsidRPr="00A2304A" w:rsidRDefault="00A2304A" w:rsidP="00A2304A">
      <w:pPr>
        <w:pStyle w:val="EndNoteBibliography"/>
        <w:ind w:left="720" w:hanging="720"/>
      </w:pPr>
      <w:r w:rsidRPr="00A2304A">
        <w:t>6</w:t>
      </w:r>
      <w:r w:rsidRPr="00A2304A">
        <w:tab/>
        <w:t xml:space="preserve">Hu, S. Y., Burkes, D., Lavender, C. A. &amp; Joshi, V. Effect of grain morphology on gas bubble swelling in UMo fuels - A 3D microstructure dependent Booth model. </w:t>
      </w:r>
      <w:r w:rsidRPr="00A2304A">
        <w:rPr>
          <w:i/>
        </w:rPr>
        <w:t>J Nucl Mater</w:t>
      </w:r>
      <w:r w:rsidRPr="00A2304A">
        <w:t xml:space="preserve"> </w:t>
      </w:r>
      <w:r w:rsidRPr="00A2304A">
        <w:rPr>
          <w:b/>
        </w:rPr>
        <w:t>480</w:t>
      </w:r>
      <w:r w:rsidRPr="00A2304A">
        <w:t>, 323-331 (2016).</w:t>
      </w:r>
    </w:p>
    <w:p w14:paraId="00E6D21B" w14:textId="77777777" w:rsidR="00A2304A" w:rsidRPr="00A2304A" w:rsidRDefault="00A2304A" w:rsidP="00A2304A">
      <w:pPr>
        <w:pStyle w:val="EndNoteBibliography"/>
        <w:ind w:left="720" w:hanging="720"/>
      </w:pPr>
      <w:r w:rsidRPr="00A2304A">
        <w:t>7</w:t>
      </w:r>
      <w:r w:rsidRPr="00A2304A">
        <w:tab/>
        <w:t>Gan, J.</w:t>
      </w:r>
      <w:r w:rsidRPr="00A2304A">
        <w:rPr>
          <w:i/>
        </w:rPr>
        <w:t xml:space="preserve"> et al.</w:t>
      </w:r>
      <w:r w:rsidRPr="00A2304A">
        <w:t xml:space="preserve"> Thermal stability of fission gas bubble superlattice in irradiated U-10Mo fuel. </w:t>
      </w:r>
      <w:r w:rsidRPr="00A2304A">
        <w:rPr>
          <w:i/>
        </w:rPr>
        <w:t>J Nucl Mater</w:t>
      </w:r>
      <w:r w:rsidRPr="00A2304A">
        <w:t xml:space="preserve"> </w:t>
      </w:r>
      <w:r w:rsidRPr="00A2304A">
        <w:rPr>
          <w:b/>
        </w:rPr>
        <w:t>464</w:t>
      </w:r>
      <w:r w:rsidRPr="00A2304A">
        <w:t>, 1-5, doi:10.1016/j.jnucmat.2015.04.023 (2015).</w:t>
      </w:r>
    </w:p>
    <w:p w14:paraId="7A476C53" w14:textId="6149E80E" w:rsidR="00A2304A" w:rsidRPr="00A2304A" w:rsidRDefault="00A2304A" w:rsidP="00A2304A">
      <w:pPr>
        <w:pStyle w:val="EndNoteBibliography"/>
        <w:ind w:left="720" w:hanging="720"/>
      </w:pPr>
      <w:r w:rsidRPr="00A2304A">
        <w:t>8</w:t>
      </w:r>
      <w:r w:rsidRPr="00A2304A">
        <w:tab/>
        <w:t>Gan, J.</w:t>
      </w:r>
      <w:r w:rsidRPr="00A2304A">
        <w:rPr>
          <w:i/>
        </w:rPr>
        <w:t xml:space="preserve"> et al.</w:t>
      </w:r>
      <w:r w:rsidRPr="00A2304A">
        <w:t xml:space="preserve"> Irradiated microstructure of U-10Mo monolithic fuel plate at very high fission density. </w:t>
      </w:r>
      <w:r w:rsidRPr="00A2304A">
        <w:rPr>
          <w:i/>
        </w:rPr>
        <w:t>J Nucl Mater</w:t>
      </w:r>
      <w:r w:rsidRPr="00A2304A">
        <w:t xml:space="preserve"> </w:t>
      </w:r>
      <w:r w:rsidRPr="00A2304A">
        <w:rPr>
          <w:b/>
        </w:rPr>
        <w:t>492</w:t>
      </w:r>
      <w:r w:rsidRPr="00A2304A">
        <w:t>, 195-203, doi:</w:t>
      </w:r>
      <w:hyperlink r:id="rId66" w:history="1">
        <w:r w:rsidRPr="00A2304A">
          <w:rPr>
            <w:rStyle w:val="Hyperlink"/>
          </w:rPr>
          <w:t>https://doi.org/10.1016/j.jnucmat.2017.05.035</w:t>
        </w:r>
      </w:hyperlink>
      <w:r w:rsidRPr="00A2304A">
        <w:t xml:space="preserve"> (2017).</w:t>
      </w:r>
    </w:p>
    <w:p w14:paraId="09C81C65" w14:textId="77777777" w:rsidR="00A2304A" w:rsidRPr="00A2304A" w:rsidRDefault="00A2304A" w:rsidP="00A2304A">
      <w:pPr>
        <w:pStyle w:val="EndNoteBibliography"/>
        <w:ind w:left="720" w:hanging="720"/>
      </w:pPr>
      <w:r w:rsidRPr="00A2304A">
        <w:t>9</w:t>
      </w:r>
      <w:r w:rsidRPr="00A2304A">
        <w:tab/>
        <w:t>Hu, S. Y.</w:t>
      </w:r>
      <w:r w:rsidRPr="00A2304A">
        <w:rPr>
          <w:i/>
        </w:rPr>
        <w:t xml:space="preserve"> et al.</w:t>
      </w:r>
      <w:r w:rsidRPr="00A2304A">
        <w:t xml:space="preserve"> Formation mechanism of gas bubble superlattice in UMo metal fuels: Phase-field modeling investigation. </w:t>
      </w:r>
      <w:r w:rsidRPr="00A2304A">
        <w:rPr>
          <w:i/>
        </w:rPr>
        <w:t>J Nucl Mater</w:t>
      </w:r>
      <w:r w:rsidRPr="00A2304A">
        <w:t xml:space="preserve"> </w:t>
      </w:r>
      <w:r w:rsidRPr="00A2304A">
        <w:rPr>
          <w:b/>
        </w:rPr>
        <w:t>479</w:t>
      </w:r>
      <w:r w:rsidRPr="00A2304A">
        <w:t>, 202-215 (2016).</w:t>
      </w:r>
    </w:p>
    <w:p w14:paraId="054A628F" w14:textId="77777777" w:rsidR="00A2304A" w:rsidRPr="00A2304A" w:rsidRDefault="00A2304A" w:rsidP="00A2304A">
      <w:pPr>
        <w:pStyle w:val="EndNoteBibliography"/>
        <w:ind w:left="720" w:hanging="720"/>
      </w:pPr>
      <w:r w:rsidRPr="00A2304A">
        <w:t>10</w:t>
      </w:r>
      <w:r w:rsidRPr="00A2304A">
        <w:tab/>
        <w:t xml:space="preserve">Xiao, H. X., Long, C. S., Tian, X. F. &amp; Li, S. J. Atomistic simulations of the small xenon bubble behavior in U-Mo alloy. </w:t>
      </w:r>
      <w:r w:rsidRPr="00A2304A">
        <w:rPr>
          <w:i/>
        </w:rPr>
        <w:t>Materials &amp; Design</w:t>
      </w:r>
      <w:r w:rsidRPr="00A2304A">
        <w:t xml:space="preserve"> </w:t>
      </w:r>
      <w:r w:rsidRPr="00A2304A">
        <w:rPr>
          <w:b/>
        </w:rPr>
        <w:t>74</w:t>
      </w:r>
      <w:r w:rsidRPr="00A2304A">
        <w:t>, 55-60, doi:10.1016/j.matdes.2015.02.005 (2015).</w:t>
      </w:r>
    </w:p>
    <w:p w14:paraId="40F3C806" w14:textId="77777777" w:rsidR="00A2304A" w:rsidRPr="00A2304A" w:rsidRDefault="00A2304A" w:rsidP="00A2304A">
      <w:pPr>
        <w:pStyle w:val="EndNoteBibliography"/>
        <w:ind w:left="720" w:hanging="720"/>
      </w:pPr>
      <w:r w:rsidRPr="00A2304A">
        <w:t>11</w:t>
      </w:r>
      <w:r w:rsidRPr="00A2304A">
        <w:tab/>
        <w:t xml:space="preserve">Hu, S. Y., Setyawan, W., Joshi, V. V. &amp; Lavender, C. A. Atomistic simulations of thermodynamic properties of Xe gas bubbles in U10Mo fuels. </w:t>
      </w:r>
      <w:r w:rsidRPr="00A2304A">
        <w:rPr>
          <w:i/>
        </w:rPr>
        <w:t>J Nucl Mater</w:t>
      </w:r>
      <w:r w:rsidRPr="00A2304A">
        <w:t xml:space="preserve"> </w:t>
      </w:r>
      <w:r w:rsidRPr="00A2304A">
        <w:rPr>
          <w:b/>
        </w:rPr>
        <w:t>490</w:t>
      </w:r>
      <w:r w:rsidRPr="00A2304A">
        <w:t>, 49-58 (2017).</w:t>
      </w:r>
    </w:p>
    <w:p w14:paraId="2B883A65" w14:textId="77777777" w:rsidR="00A2304A" w:rsidRPr="00A2304A" w:rsidRDefault="00A2304A" w:rsidP="00A2304A">
      <w:pPr>
        <w:pStyle w:val="EndNoteBibliography"/>
        <w:ind w:left="720" w:hanging="720"/>
      </w:pPr>
      <w:r w:rsidRPr="00A2304A">
        <w:t>12</w:t>
      </w:r>
      <w:r w:rsidRPr="00A2304A">
        <w:tab/>
        <w:t>Miao, Y. B.</w:t>
      </w:r>
      <w:r w:rsidRPr="00A2304A">
        <w:rPr>
          <w:i/>
        </w:rPr>
        <w:t xml:space="preserve"> et al.</w:t>
      </w:r>
      <w:r w:rsidRPr="00A2304A">
        <w:t xml:space="preserve"> High-energy synchrotron study of in-pile-irradiated U-Mo fuels. </w:t>
      </w:r>
      <w:r w:rsidRPr="00A2304A">
        <w:rPr>
          <w:i/>
        </w:rPr>
        <w:t>Scripta Materialia</w:t>
      </w:r>
      <w:r w:rsidRPr="00A2304A">
        <w:t xml:space="preserve"> </w:t>
      </w:r>
      <w:r w:rsidRPr="00A2304A">
        <w:rPr>
          <w:b/>
        </w:rPr>
        <w:t>114</w:t>
      </w:r>
      <w:r w:rsidRPr="00A2304A">
        <w:t>, 146-150 (2016).</w:t>
      </w:r>
    </w:p>
    <w:p w14:paraId="241A5A33" w14:textId="77777777" w:rsidR="00A2304A" w:rsidRPr="00A2304A" w:rsidRDefault="00A2304A" w:rsidP="00A2304A">
      <w:pPr>
        <w:pStyle w:val="EndNoteBibliography"/>
        <w:ind w:left="720" w:hanging="720"/>
      </w:pPr>
      <w:r w:rsidRPr="00A2304A">
        <w:t>13</w:t>
      </w:r>
      <w:r w:rsidRPr="00A2304A">
        <w:tab/>
        <w:t xml:space="preserve">Chen, L. Q. Phase-field models for microstructure evolution. </w:t>
      </w:r>
      <w:r w:rsidRPr="00A2304A">
        <w:rPr>
          <w:i/>
        </w:rPr>
        <w:t>Annual Review of Materials Research</w:t>
      </w:r>
      <w:r w:rsidRPr="00A2304A">
        <w:t xml:space="preserve"> </w:t>
      </w:r>
      <w:r w:rsidRPr="00A2304A">
        <w:rPr>
          <w:b/>
        </w:rPr>
        <w:t>32</w:t>
      </w:r>
      <w:r w:rsidRPr="00A2304A">
        <w:t>, 113-140, doi:DOI 10.1146/annurev.matsci.32.112001.132041 (2002).</w:t>
      </w:r>
    </w:p>
    <w:p w14:paraId="2475865B" w14:textId="77777777" w:rsidR="00A2304A" w:rsidRPr="00A2304A" w:rsidRDefault="00A2304A" w:rsidP="00A2304A">
      <w:pPr>
        <w:pStyle w:val="EndNoteBibliography"/>
        <w:ind w:left="720" w:hanging="720"/>
      </w:pPr>
      <w:r w:rsidRPr="00A2304A">
        <w:t>14</w:t>
      </w:r>
      <w:r w:rsidRPr="00A2304A">
        <w:tab/>
        <w:t xml:space="preserve">Li, Y. L., Hu, S. Y., Sun, X. &amp; Stan, M. A review: applications of the phase field method in predicting microstructure and property evolution of irradiated nuclear materials. </w:t>
      </w:r>
      <w:r w:rsidRPr="00A2304A">
        <w:rPr>
          <w:i/>
        </w:rPr>
        <w:t>npj Computational Materials</w:t>
      </w:r>
      <w:r w:rsidRPr="00A2304A">
        <w:t xml:space="preserve"> </w:t>
      </w:r>
      <w:r w:rsidRPr="00A2304A">
        <w:rPr>
          <w:b/>
        </w:rPr>
        <w:t>3</w:t>
      </w:r>
      <w:r w:rsidRPr="00A2304A">
        <w:t>, doi:10.1038/s41524-41017-40018-y (2017).</w:t>
      </w:r>
    </w:p>
    <w:p w14:paraId="3EA45FA9" w14:textId="77777777" w:rsidR="00A2304A" w:rsidRPr="00A2304A" w:rsidRDefault="00A2304A" w:rsidP="00A2304A">
      <w:pPr>
        <w:pStyle w:val="EndNoteBibliography"/>
        <w:ind w:left="720" w:hanging="720"/>
      </w:pPr>
      <w:r w:rsidRPr="00A2304A">
        <w:t>15</w:t>
      </w:r>
      <w:r w:rsidRPr="00A2304A">
        <w:tab/>
        <w:t xml:space="preserve">Maziasz, P. J. &amp; Mchargue, C. J. Microstructural Evolution in Annealed Austenitic Steels during Neutron-Irradiation. </w:t>
      </w:r>
      <w:r w:rsidRPr="00A2304A">
        <w:rPr>
          <w:i/>
        </w:rPr>
        <w:t>Int Mater Rev</w:t>
      </w:r>
      <w:r w:rsidRPr="00A2304A">
        <w:t xml:space="preserve"> </w:t>
      </w:r>
      <w:r w:rsidRPr="00A2304A">
        <w:rPr>
          <w:b/>
        </w:rPr>
        <w:t>32</w:t>
      </w:r>
      <w:r w:rsidRPr="00A2304A">
        <w:t>, 190-219 (1987).</w:t>
      </w:r>
    </w:p>
    <w:p w14:paraId="14E4F22C" w14:textId="77777777" w:rsidR="00A2304A" w:rsidRPr="00A2304A" w:rsidRDefault="00A2304A" w:rsidP="00A2304A">
      <w:pPr>
        <w:pStyle w:val="EndNoteBibliography"/>
        <w:ind w:left="720" w:hanging="720"/>
      </w:pPr>
      <w:r w:rsidRPr="00A2304A">
        <w:t>16</w:t>
      </w:r>
      <w:r w:rsidRPr="00A2304A">
        <w:tab/>
        <w:t xml:space="preserve">Brailsford, A. D. &amp; Bullough, R. Rate Theory of Swelling Due to Void Growth in Irradiated Metals. </w:t>
      </w:r>
      <w:r w:rsidRPr="00A2304A">
        <w:rPr>
          <w:i/>
        </w:rPr>
        <w:t>J Nucl Mater</w:t>
      </w:r>
      <w:r w:rsidRPr="00A2304A">
        <w:t xml:space="preserve"> </w:t>
      </w:r>
      <w:r w:rsidRPr="00A2304A">
        <w:rPr>
          <w:b/>
        </w:rPr>
        <w:t>44</w:t>
      </w:r>
      <w:r w:rsidRPr="00A2304A">
        <w:t>, 121-+ (1972).</w:t>
      </w:r>
    </w:p>
    <w:p w14:paraId="61F3F26C" w14:textId="77777777" w:rsidR="00A2304A" w:rsidRPr="00A2304A" w:rsidRDefault="00A2304A" w:rsidP="00A2304A">
      <w:pPr>
        <w:pStyle w:val="EndNoteBibliography"/>
        <w:ind w:left="720" w:hanging="720"/>
      </w:pPr>
      <w:r w:rsidRPr="00A2304A">
        <w:t>17</w:t>
      </w:r>
      <w:r w:rsidRPr="00A2304A">
        <w:tab/>
        <w:t xml:space="preserve">Odette, G. R. &amp; Stoller, R. E. A Theoretical Assessment of the Effect of Microchemical, Microstructural and Environmental Mechanisms on Swelling Incubation in Austenitic Stainless-Steels. </w:t>
      </w:r>
      <w:r w:rsidRPr="00A2304A">
        <w:rPr>
          <w:i/>
        </w:rPr>
        <w:t>J Nucl Mater</w:t>
      </w:r>
      <w:r w:rsidRPr="00A2304A">
        <w:t xml:space="preserve"> </w:t>
      </w:r>
      <w:r w:rsidRPr="00A2304A">
        <w:rPr>
          <w:b/>
        </w:rPr>
        <w:t>122</w:t>
      </w:r>
      <w:r w:rsidRPr="00A2304A">
        <w:t>, 514-519 (1984).</w:t>
      </w:r>
    </w:p>
    <w:p w14:paraId="5555A3DD" w14:textId="77777777" w:rsidR="00A2304A" w:rsidRPr="00A2304A" w:rsidRDefault="00A2304A" w:rsidP="00A2304A">
      <w:pPr>
        <w:pStyle w:val="EndNoteBibliography"/>
        <w:ind w:left="720" w:hanging="720"/>
      </w:pPr>
      <w:r w:rsidRPr="00A2304A">
        <w:t>18</w:t>
      </w:r>
      <w:r w:rsidRPr="00A2304A">
        <w:tab/>
        <w:t xml:space="preserve">Mansur, L. K. Theoretical Evaluation of a Mechanism of Precipitate-Enhanced Cavity Swelling during Irradiation. </w:t>
      </w:r>
      <w:r w:rsidRPr="00A2304A">
        <w:rPr>
          <w:i/>
        </w:rPr>
        <w:t>Philos Mag A</w:t>
      </w:r>
      <w:r w:rsidRPr="00A2304A">
        <w:t xml:space="preserve"> </w:t>
      </w:r>
      <w:r w:rsidRPr="00A2304A">
        <w:rPr>
          <w:b/>
        </w:rPr>
        <w:t>44</w:t>
      </w:r>
      <w:r w:rsidRPr="00A2304A">
        <w:t>, 867-877 (1981).</w:t>
      </w:r>
    </w:p>
    <w:p w14:paraId="74B79352" w14:textId="77777777" w:rsidR="00A2304A" w:rsidRPr="00A2304A" w:rsidRDefault="00A2304A" w:rsidP="00A2304A">
      <w:pPr>
        <w:pStyle w:val="EndNoteBibliography"/>
        <w:ind w:left="720" w:hanging="720"/>
      </w:pPr>
      <w:r w:rsidRPr="00A2304A">
        <w:t>19</w:t>
      </w:r>
      <w:r w:rsidRPr="00A2304A">
        <w:tab/>
        <w:t xml:space="preserve">Brager, H. R. &amp; Straalsund, J. L. Defect Development in Neutron-Irradiated Type-316 Stainless-Steel. </w:t>
      </w:r>
      <w:r w:rsidRPr="00A2304A">
        <w:rPr>
          <w:i/>
        </w:rPr>
        <w:t>J Nucl Mater</w:t>
      </w:r>
      <w:r w:rsidRPr="00A2304A">
        <w:t xml:space="preserve"> </w:t>
      </w:r>
      <w:r w:rsidRPr="00A2304A">
        <w:rPr>
          <w:b/>
        </w:rPr>
        <w:t>46</w:t>
      </w:r>
      <w:r w:rsidRPr="00A2304A">
        <w:t>, 134-158 (1973).</w:t>
      </w:r>
    </w:p>
    <w:p w14:paraId="42B794D0" w14:textId="4859BEBE" w:rsidR="00A2304A" w:rsidRPr="00A2304A" w:rsidRDefault="00A2304A" w:rsidP="00A2304A">
      <w:pPr>
        <w:pStyle w:val="EndNoteBibliography"/>
        <w:ind w:left="720" w:hanging="720"/>
      </w:pPr>
      <w:r w:rsidRPr="00A2304A">
        <w:t>20</w:t>
      </w:r>
      <w:r w:rsidRPr="00A2304A">
        <w:tab/>
        <w:t xml:space="preserve">Mansur, L. K. Theory and experimental background on dimensional changes in irradiated alloys. </w:t>
      </w:r>
      <w:r w:rsidRPr="00A2304A">
        <w:rPr>
          <w:i/>
        </w:rPr>
        <w:t>J Nucl Mater</w:t>
      </w:r>
      <w:r w:rsidRPr="00A2304A">
        <w:t xml:space="preserve"> </w:t>
      </w:r>
      <w:r w:rsidRPr="00A2304A">
        <w:rPr>
          <w:b/>
        </w:rPr>
        <w:t>216</w:t>
      </w:r>
      <w:r w:rsidRPr="00A2304A">
        <w:t>, 97-123, doi:</w:t>
      </w:r>
      <w:hyperlink r:id="rId67" w:history="1">
        <w:r w:rsidRPr="00A2304A">
          <w:rPr>
            <w:rStyle w:val="Hyperlink"/>
          </w:rPr>
          <w:t>https://doi.org/10.1016/0022-3115(94)90009-4</w:t>
        </w:r>
      </w:hyperlink>
      <w:r w:rsidRPr="00A2304A">
        <w:t xml:space="preserve"> (1994).</w:t>
      </w:r>
    </w:p>
    <w:p w14:paraId="06CBE149" w14:textId="5D0E59F0" w:rsidR="00A2304A" w:rsidRPr="00A2304A" w:rsidRDefault="00A2304A" w:rsidP="00A2304A">
      <w:pPr>
        <w:pStyle w:val="EndNoteBibliography"/>
        <w:ind w:left="720" w:hanging="720"/>
      </w:pPr>
      <w:r w:rsidRPr="00A2304A">
        <w:t>21</w:t>
      </w:r>
      <w:r w:rsidRPr="00A2304A">
        <w:tab/>
        <w:t xml:space="preserve">Brimbal, D., Fournier, L. &amp; Barbu, A. Cluster dynamics modeling of the effect of high dose irradiation and helium on the microstructure of austenitic stainless steels. </w:t>
      </w:r>
      <w:r w:rsidRPr="00A2304A">
        <w:rPr>
          <w:i/>
        </w:rPr>
        <w:t>J Nucl Mater</w:t>
      </w:r>
      <w:r w:rsidRPr="00A2304A">
        <w:t xml:space="preserve"> </w:t>
      </w:r>
      <w:r w:rsidRPr="00A2304A">
        <w:rPr>
          <w:b/>
        </w:rPr>
        <w:t>468</w:t>
      </w:r>
      <w:r w:rsidRPr="00A2304A">
        <w:t>, 124-139, doi:</w:t>
      </w:r>
      <w:hyperlink r:id="rId68" w:history="1">
        <w:r w:rsidRPr="00A2304A">
          <w:rPr>
            <w:rStyle w:val="Hyperlink"/>
          </w:rPr>
          <w:t>https://doi.org/10.1016/j.jnucmat.2015.11.007</w:t>
        </w:r>
      </w:hyperlink>
      <w:r w:rsidRPr="00A2304A">
        <w:t xml:space="preserve"> (2016).</w:t>
      </w:r>
    </w:p>
    <w:p w14:paraId="79CDD8B1" w14:textId="77777777" w:rsidR="00A2304A" w:rsidRPr="00A2304A" w:rsidRDefault="00A2304A" w:rsidP="00A2304A">
      <w:pPr>
        <w:pStyle w:val="EndNoteBibliography"/>
        <w:ind w:left="720" w:hanging="720"/>
      </w:pPr>
      <w:r w:rsidRPr="00A2304A">
        <w:t>22</w:t>
      </w:r>
      <w:r w:rsidRPr="00A2304A">
        <w:tab/>
        <w:t xml:space="preserve">Kohnert, A. A. &amp; Wirth, B. D. Cluster dynamics models of irradiation damage accumulation in ferritic iron. II. Effects of reaction dimensionality. </w:t>
      </w:r>
      <w:r w:rsidRPr="00A2304A">
        <w:rPr>
          <w:i/>
        </w:rPr>
        <w:t>Journal of Applied Physics</w:t>
      </w:r>
      <w:r w:rsidRPr="00A2304A">
        <w:t xml:space="preserve"> </w:t>
      </w:r>
      <w:r w:rsidRPr="00A2304A">
        <w:rPr>
          <w:b/>
        </w:rPr>
        <w:t>117</w:t>
      </w:r>
      <w:r w:rsidRPr="00A2304A">
        <w:t>, doi:Artn 154306, 10.1063/1.4918316 (2015).</w:t>
      </w:r>
    </w:p>
    <w:p w14:paraId="18067D2B" w14:textId="77777777" w:rsidR="00A2304A" w:rsidRPr="00A2304A" w:rsidRDefault="00A2304A" w:rsidP="00A2304A">
      <w:pPr>
        <w:pStyle w:val="EndNoteBibliography"/>
        <w:ind w:left="720" w:hanging="720"/>
      </w:pPr>
      <w:r w:rsidRPr="00A2304A">
        <w:t>23</w:t>
      </w:r>
      <w:r w:rsidRPr="00A2304A">
        <w:tab/>
        <w:t xml:space="preserve">Kohnert, A. A. &amp; Wirth, B. D. Cluster dynamics models of irradiation damage accumulation in ferritic iron. I. Trap mediated interstitial cluster diffusion. </w:t>
      </w:r>
      <w:r w:rsidRPr="00A2304A">
        <w:rPr>
          <w:i/>
        </w:rPr>
        <w:t>Journal of Applied Physics</w:t>
      </w:r>
      <w:r w:rsidRPr="00A2304A">
        <w:t xml:space="preserve"> </w:t>
      </w:r>
      <w:r w:rsidRPr="00A2304A">
        <w:rPr>
          <w:b/>
        </w:rPr>
        <w:t>117</w:t>
      </w:r>
      <w:r w:rsidRPr="00A2304A">
        <w:t>, doi:Artn 154305, 10.1063/1.4918315 (2015).</w:t>
      </w:r>
    </w:p>
    <w:p w14:paraId="4C689DFC" w14:textId="77777777" w:rsidR="00A2304A" w:rsidRPr="00A2304A" w:rsidRDefault="00A2304A" w:rsidP="00A2304A">
      <w:pPr>
        <w:pStyle w:val="EndNoteBibliography"/>
        <w:ind w:left="720" w:hanging="720"/>
      </w:pPr>
      <w:r w:rsidRPr="00A2304A">
        <w:t>24</w:t>
      </w:r>
      <w:r w:rsidRPr="00A2304A">
        <w:tab/>
        <w:t xml:space="preserve">Stoller, R. E. Modeling dislocation evolution in irradiated alloys. </w:t>
      </w:r>
      <w:r w:rsidRPr="00A2304A">
        <w:rPr>
          <w:i/>
        </w:rPr>
        <w:t>Metallurgical Transactions A</w:t>
      </w:r>
      <w:r w:rsidRPr="00A2304A">
        <w:t xml:space="preserve"> </w:t>
      </w:r>
      <w:r w:rsidRPr="00A2304A">
        <w:rPr>
          <w:b/>
        </w:rPr>
        <w:t>21</w:t>
      </w:r>
      <w:r w:rsidRPr="00A2304A">
        <w:t>, 1829-1837, doi:10.1007/bf02647229 (1990).</w:t>
      </w:r>
    </w:p>
    <w:p w14:paraId="042326FD" w14:textId="77777777" w:rsidR="00A2304A" w:rsidRPr="00A2304A" w:rsidRDefault="00A2304A" w:rsidP="00A2304A">
      <w:pPr>
        <w:pStyle w:val="EndNoteBibliography"/>
        <w:ind w:left="720" w:hanging="720"/>
      </w:pPr>
      <w:r w:rsidRPr="00A2304A">
        <w:t>25</w:t>
      </w:r>
      <w:r w:rsidRPr="00A2304A">
        <w:tab/>
        <w:t xml:space="preserve">Bardeen, J. &amp; Herring, C. in </w:t>
      </w:r>
      <w:r w:rsidRPr="00A2304A">
        <w:rPr>
          <w:i/>
        </w:rPr>
        <w:t>Imperfections in Nearly Perfect Crystals</w:t>
      </w:r>
      <w:r w:rsidRPr="00A2304A">
        <w:t xml:space="preserve">   (eds W. Shockley, J. H. Hollomon, R. Maurer, &amp; F. Seitz)  261 (John Wiley and Sons, Inc, 1952).</w:t>
      </w:r>
    </w:p>
    <w:p w14:paraId="0D7EDA9D" w14:textId="77777777" w:rsidR="00A2304A" w:rsidRPr="00A2304A" w:rsidRDefault="00A2304A" w:rsidP="00A2304A">
      <w:pPr>
        <w:pStyle w:val="EndNoteBibliography"/>
        <w:ind w:left="720" w:hanging="720"/>
      </w:pPr>
      <w:r w:rsidRPr="00A2304A">
        <w:lastRenderedPageBreak/>
        <w:t>26</w:t>
      </w:r>
      <w:r w:rsidRPr="00A2304A">
        <w:tab/>
        <w:t xml:space="preserve">Kim, S. G., Kim, W. T. &amp; Suzuki, T. Phase-field model for binary alloys. </w:t>
      </w:r>
      <w:r w:rsidRPr="00A2304A">
        <w:rPr>
          <w:i/>
        </w:rPr>
        <w:t>Physical Review E</w:t>
      </w:r>
      <w:r w:rsidRPr="00A2304A">
        <w:t xml:space="preserve"> </w:t>
      </w:r>
      <w:r w:rsidRPr="00A2304A">
        <w:rPr>
          <w:b/>
        </w:rPr>
        <w:t>60</w:t>
      </w:r>
      <w:r w:rsidRPr="00A2304A">
        <w:t>, 7186-7197, doi:DOI 10.1103/PhysRevE.60.7186 (1999).</w:t>
      </w:r>
    </w:p>
    <w:p w14:paraId="38BA0CD7" w14:textId="77777777" w:rsidR="00A2304A" w:rsidRPr="00A2304A" w:rsidRDefault="00A2304A" w:rsidP="00A2304A">
      <w:pPr>
        <w:pStyle w:val="EndNoteBibliography"/>
        <w:ind w:left="720" w:hanging="720"/>
      </w:pPr>
      <w:r w:rsidRPr="00A2304A">
        <w:t>27</w:t>
      </w:r>
      <w:r w:rsidRPr="00A2304A">
        <w:tab/>
        <w:t>Setyawan, W.</w:t>
      </w:r>
      <w:r w:rsidRPr="00A2304A">
        <w:rPr>
          <w:i/>
        </w:rPr>
        <w:t xml:space="preserve"> et al.</w:t>
      </w:r>
      <w:r w:rsidRPr="00A2304A">
        <w:t xml:space="preserve"> Atomistic model of xenon gas bubble re-solution rate due to thermal spike in uranium oxide. </w:t>
      </w:r>
      <w:r w:rsidRPr="00A2304A">
        <w:rPr>
          <w:i/>
        </w:rPr>
        <w:t>J Appl Phys</w:t>
      </w:r>
      <w:r w:rsidRPr="00A2304A">
        <w:t xml:space="preserve"> </w:t>
      </w:r>
      <w:r w:rsidRPr="00A2304A">
        <w:rPr>
          <w:b/>
        </w:rPr>
        <w:t>124</w:t>
      </w:r>
      <w:r w:rsidRPr="00A2304A">
        <w:t xml:space="preserve"> (2018).</w:t>
      </w:r>
    </w:p>
    <w:p w14:paraId="7D055B5F" w14:textId="5ACCB6B9" w:rsidR="00A2304A" w:rsidRPr="00A2304A" w:rsidRDefault="00A2304A" w:rsidP="00A2304A">
      <w:pPr>
        <w:pStyle w:val="EndNoteBibliography"/>
        <w:ind w:left="720" w:hanging="720"/>
      </w:pPr>
      <w:r w:rsidRPr="00A2304A">
        <w:t>28</w:t>
      </w:r>
      <w:r w:rsidRPr="00A2304A">
        <w:tab/>
        <w:t xml:space="preserve">Beeler, B., Zhang, Y., Okuniewski, M. &amp; Deo, C. Calculation of the displacement energy of α and γ uranium. </w:t>
      </w:r>
      <w:r w:rsidRPr="00A2304A">
        <w:rPr>
          <w:i/>
        </w:rPr>
        <w:t>J Nucl Mater</w:t>
      </w:r>
      <w:r w:rsidRPr="00A2304A">
        <w:t xml:space="preserve"> </w:t>
      </w:r>
      <w:r w:rsidRPr="00A2304A">
        <w:rPr>
          <w:b/>
        </w:rPr>
        <w:t>508</w:t>
      </w:r>
      <w:r w:rsidRPr="00A2304A">
        <w:t>, 181-194, doi:</w:t>
      </w:r>
      <w:hyperlink r:id="rId69" w:history="1">
        <w:r w:rsidRPr="00A2304A">
          <w:rPr>
            <w:rStyle w:val="Hyperlink"/>
          </w:rPr>
          <w:t>https://doi.org/10.1016/j.jnucmat.2018.05.039</w:t>
        </w:r>
      </w:hyperlink>
      <w:r w:rsidRPr="00A2304A">
        <w:t xml:space="preserve"> (2018).</w:t>
      </w:r>
    </w:p>
    <w:p w14:paraId="021EEB50" w14:textId="77777777" w:rsidR="00A2304A" w:rsidRPr="00A2304A" w:rsidRDefault="00A2304A" w:rsidP="00A2304A">
      <w:pPr>
        <w:pStyle w:val="EndNoteBibliography"/>
        <w:ind w:left="720" w:hanging="720"/>
      </w:pPr>
      <w:r w:rsidRPr="00A2304A">
        <w:t>29</w:t>
      </w:r>
      <w:r w:rsidRPr="00A2304A">
        <w:tab/>
        <w:t xml:space="preserve">Was, G. S. </w:t>
      </w:r>
      <w:r w:rsidRPr="00A2304A">
        <w:rPr>
          <w:i/>
        </w:rPr>
        <w:t>Fundamentals of Radiation Materials Science, Metal and Alloys</w:t>
      </w:r>
      <w:r w:rsidRPr="00A2304A">
        <w:t>.  (Springer, 2007).</w:t>
      </w:r>
    </w:p>
    <w:p w14:paraId="7658DD3C" w14:textId="518F50E3" w:rsidR="00066D5D" w:rsidRDefault="00AE5293" w:rsidP="003D1D66">
      <w:r w:rsidRPr="00D427C0">
        <w:rPr>
          <w:rFonts w:ascii="Times New Roman" w:hAnsi="Times New Roman" w:cs="Times New Roman"/>
        </w:rPr>
        <w:fldChar w:fldCharType="end"/>
      </w:r>
    </w:p>
    <w:sectPr w:rsidR="00066D5D" w:rsidSect="00CB4489">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 w:author="Ben Beeler" w:date="2019-12-13T15:08:00Z" w:initials="BWB">
    <w:p w14:paraId="78DE53AC" w14:textId="6B9297B7" w:rsidR="00ED027B" w:rsidRDefault="00ED027B">
      <w:pPr>
        <w:pStyle w:val="CommentText"/>
      </w:pPr>
      <w:r>
        <w:rPr>
          <w:rStyle w:val="CommentReference"/>
        </w:rPr>
        <w:annotationRef/>
      </w:r>
      <w:r>
        <w:t>Population? Concentration?</w:t>
      </w:r>
    </w:p>
  </w:comment>
  <w:comment w:id="82" w:author="Ben Beeler" w:date="2019-12-13T15:32:00Z" w:initials="BWB">
    <w:p w14:paraId="1BE1A7F8" w14:textId="6D6F9575" w:rsidR="00F60ACE" w:rsidRDefault="00F60ACE">
      <w:pPr>
        <w:pStyle w:val="CommentText"/>
      </w:pPr>
      <w:r>
        <w:rPr>
          <w:rStyle w:val="CommentReference"/>
        </w:rPr>
        <w:annotationRef/>
      </w:r>
      <w:r>
        <w:t>Should be smaller??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DE53AC" w15:done="0"/>
  <w15:commentEx w15:paraId="1BE1A7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DE53AC" w16cid:durableId="219E2803"/>
  <w16cid:commentId w16cid:paraId="1BE1A7F8" w16cid:durableId="219E2D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FC88958"/>
    <w:lvl w:ilvl="0">
      <w:start w:val="1"/>
      <w:numFmt w:val="bullet"/>
      <w:pStyle w:val="ListBullet5"/>
      <w:lvlText w:val=""/>
      <w:lvlJc w:val="left"/>
      <w:pPr>
        <w:tabs>
          <w:tab w:val="num" w:pos="2016"/>
        </w:tabs>
        <w:ind w:left="2016" w:hanging="576"/>
      </w:pPr>
      <w:rPr>
        <w:rFonts w:ascii="Symbol" w:hAnsi="Symbol" w:hint="default"/>
        <w:sz w:val="20"/>
        <w:szCs w:val="20"/>
      </w:rPr>
    </w:lvl>
  </w:abstractNum>
  <w:abstractNum w:abstractNumId="1" w15:restartNumberingAfterBreak="0">
    <w:nsid w:val="FFFFFF89"/>
    <w:multiLevelType w:val="singleLevel"/>
    <w:tmpl w:val="EA764FE2"/>
    <w:lvl w:ilvl="0">
      <w:start w:val="1"/>
      <w:numFmt w:val="bullet"/>
      <w:pStyle w:val="ListBullet"/>
      <w:lvlText w:val=""/>
      <w:lvlJc w:val="left"/>
      <w:pPr>
        <w:tabs>
          <w:tab w:val="num" w:pos="360"/>
        </w:tabs>
        <w:ind w:left="360" w:hanging="360"/>
      </w:pPr>
      <w:rPr>
        <w:rFonts w:ascii="Symbol" w:hAnsi="Symbol" w:hint="default"/>
        <w:sz w:val="20"/>
        <w:szCs w:val="20"/>
      </w:rPr>
    </w:lvl>
  </w:abstractNum>
  <w:abstractNum w:abstractNumId="2" w15:restartNumberingAfterBreak="0">
    <w:nsid w:val="000454AE"/>
    <w:multiLevelType w:val="multilevel"/>
    <w:tmpl w:val="134221BE"/>
    <w:lvl w:ilvl="0">
      <w:start w:val="1"/>
      <w:numFmt w:val="decimal"/>
      <w:lvlRestart w:val="0"/>
      <w:pStyle w:val="AppL1"/>
      <w:lvlText w:val="L-%1."/>
      <w:lvlJc w:val="left"/>
      <w:pPr>
        <w:tabs>
          <w:tab w:val="num" w:pos="720"/>
        </w:tabs>
        <w:ind w:left="720" w:hanging="720"/>
      </w:pPr>
      <w:rPr>
        <w:rFonts w:hint="default"/>
      </w:rPr>
    </w:lvl>
    <w:lvl w:ilvl="1">
      <w:start w:val="1"/>
      <w:numFmt w:val="decimal"/>
      <w:pStyle w:val="AppL2"/>
      <w:lvlText w:val="L-%1.%2"/>
      <w:lvlJc w:val="left"/>
      <w:pPr>
        <w:tabs>
          <w:tab w:val="num" w:pos="936"/>
        </w:tabs>
        <w:ind w:left="936" w:hanging="936"/>
      </w:pPr>
      <w:rPr>
        <w:rFonts w:hint="default"/>
      </w:rPr>
    </w:lvl>
    <w:lvl w:ilvl="2">
      <w:start w:val="1"/>
      <w:numFmt w:val="decimal"/>
      <w:pStyle w:val="AppL3"/>
      <w:lvlText w:val="L-%1.%2.%3"/>
      <w:lvlJc w:val="left"/>
      <w:pPr>
        <w:tabs>
          <w:tab w:val="num" w:pos="1080"/>
        </w:tabs>
        <w:ind w:left="1080" w:hanging="1080"/>
      </w:pPr>
      <w:rPr>
        <w:rFonts w:hint="default"/>
      </w:rPr>
    </w:lvl>
    <w:lvl w:ilvl="3">
      <w:start w:val="1"/>
      <w:numFmt w:val="decimal"/>
      <w:pStyle w:val="AppL4"/>
      <w:lvlText w:val="L-%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0282B6C"/>
    <w:multiLevelType w:val="multilevel"/>
    <w:tmpl w:val="C5CCD03A"/>
    <w:lvl w:ilvl="0">
      <w:start w:val="1"/>
      <w:numFmt w:val="decimal"/>
      <w:lvlRestart w:val="0"/>
      <w:pStyle w:val="AppV1"/>
      <w:lvlText w:val="V-%1."/>
      <w:lvlJc w:val="left"/>
      <w:pPr>
        <w:tabs>
          <w:tab w:val="num" w:pos="720"/>
        </w:tabs>
        <w:ind w:left="720" w:hanging="720"/>
      </w:pPr>
      <w:rPr>
        <w:rFonts w:hint="default"/>
      </w:rPr>
    </w:lvl>
    <w:lvl w:ilvl="1">
      <w:start w:val="1"/>
      <w:numFmt w:val="decimal"/>
      <w:pStyle w:val="AppV2"/>
      <w:lvlText w:val="V-%1.%2"/>
      <w:lvlJc w:val="left"/>
      <w:pPr>
        <w:tabs>
          <w:tab w:val="num" w:pos="936"/>
        </w:tabs>
        <w:ind w:left="936" w:hanging="936"/>
      </w:pPr>
      <w:rPr>
        <w:rFonts w:hint="default"/>
      </w:rPr>
    </w:lvl>
    <w:lvl w:ilvl="2">
      <w:start w:val="1"/>
      <w:numFmt w:val="decimal"/>
      <w:pStyle w:val="AppV3"/>
      <w:lvlText w:val="V-%1.%2.%3"/>
      <w:lvlJc w:val="left"/>
      <w:pPr>
        <w:tabs>
          <w:tab w:val="num" w:pos="1080"/>
        </w:tabs>
        <w:ind w:left="1080" w:hanging="1080"/>
      </w:pPr>
      <w:rPr>
        <w:rFonts w:hint="default"/>
      </w:rPr>
    </w:lvl>
    <w:lvl w:ilvl="3">
      <w:start w:val="1"/>
      <w:numFmt w:val="decimal"/>
      <w:pStyle w:val="AppV4"/>
      <w:lvlText w:val="V-%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8293F1C"/>
    <w:multiLevelType w:val="multilevel"/>
    <w:tmpl w:val="803AAD18"/>
    <w:lvl w:ilvl="0">
      <w:start w:val="1"/>
      <w:numFmt w:val="decimal"/>
      <w:lvlRestart w:val="0"/>
      <w:pStyle w:val="AppO1"/>
      <w:lvlText w:val="O-%1."/>
      <w:lvlJc w:val="left"/>
      <w:pPr>
        <w:tabs>
          <w:tab w:val="num" w:pos="720"/>
        </w:tabs>
        <w:ind w:left="720" w:hanging="720"/>
      </w:pPr>
      <w:rPr>
        <w:rFonts w:hint="default"/>
      </w:rPr>
    </w:lvl>
    <w:lvl w:ilvl="1">
      <w:start w:val="1"/>
      <w:numFmt w:val="decimal"/>
      <w:pStyle w:val="AppO2"/>
      <w:lvlText w:val="O-%1.%2"/>
      <w:lvlJc w:val="left"/>
      <w:pPr>
        <w:tabs>
          <w:tab w:val="num" w:pos="936"/>
        </w:tabs>
        <w:ind w:left="936" w:hanging="936"/>
      </w:pPr>
      <w:rPr>
        <w:rFonts w:hint="default"/>
      </w:rPr>
    </w:lvl>
    <w:lvl w:ilvl="2">
      <w:start w:val="1"/>
      <w:numFmt w:val="decimal"/>
      <w:pStyle w:val="AppO3"/>
      <w:lvlText w:val="O-%1.%2.%3"/>
      <w:lvlJc w:val="left"/>
      <w:pPr>
        <w:tabs>
          <w:tab w:val="num" w:pos="1080"/>
        </w:tabs>
        <w:ind w:left="1080" w:hanging="1080"/>
      </w:pPr>
      <w:rPr>
        <w:rFonts w:hint="default"/>
      </w:rPr>
    </w:lvl>
    <w:lvl w:ilvl="3">
      <w:start w:val="1"/>
      <w:numFmt w:val="decimal"/>
      <w:pStyle w:val="AppO4"/>
      <w:lvlText w:val="O-%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09C03EFF"/>
    <w:multiLevelType w:val="hybridMultilevel"/>
    <w:tmpl w:val="626A05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CF06CC"/>
    <w:multiLevelType w:val="hybridMultilevel"/>
    <w:tmpl w:val="0A1C2F94"/>
    <w:lvl w:ilvl="0" w:tplc="4D14514A">
      <w:start w:val="1"/>
      <w:numFmt w:val="lowerLetter"/>
      <w:lvlText w:val="(%1)"/>
      <w:lvlJc w:val="left"/>
      <w:pPr>
        <w:ind w:left="2760" w:hanging="360"/>
      </w:pPr>
      <w:rPr>
        <w:rFonts w:hint="default"/>
      </w:r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7" w15:restartNumberingAfterBreak="0">
    <w:nsid w:val="1121532F"/>
    <w:multiLevelType w:val="hybridMultilevel"/>
    <w:tmpl w:val="82F45202"/>
    <w:lvl w:ilvl="0" w:tplc="1E867A68">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11BD387A"/>
    <w:multiLevelType w:val="multilevel"/>
    <w:tmpl w:val="E48C4AFC"/>
    <w:lvl w:ilvl="0">
      <w:start w:val="1"/>
      <w:numFmt w:val="decimal"/>
      <w:lvlRestart w:val="0"/>
      <w:pStyle w:val="AppY1"/>
      <w:lvlText w:val="Y-%1."/>
      <w:lvlJc w:val="left"/>
      <w:pPr>
        <w:tabs>
          <w:tab w:val="num" w:pos="720"/>
        </w:tabs>
        <w:ind w:left="720" w:hanging="720"/>
      </w:pPr>
      <w:rPr>
        <w:rFonts w:hint="default"/>
      </w:rPr>
    </w:lvl>
    <w:lvl w:ilvl="1">
      <w:start w:val="1"/>
      <w:numFmt w:val="decimal"/>
      <w:pStyle w:val="AppY2"/>
      <w:lvlText w:val="Y-%1.%2"/>
      <w:lvlJc w:val="left"/>
      <w:pPr>
        <w:tabs>
          <w:tab w:val="num" w:pos="936"/>
        </w:tabs>
        <w:ind w:left="936" w:hanging="936"/>
      </w:pPr>
      <w:rPr>
        <w:rFonts w:hint="default"/>
      </w:rPr>
    </w:lvl>
    <w:lvl w:ilvl="2">
      <w:start w:val="1"/>
      <w:numFmt w:val="decimal"/>
      <w:pStyle w:val="AppY3"/>
      <w:lvlText w:val="Y-%1.%2.%3"/>
      <w:lvlJc w:val="left"/>
      <w:pPr>
        <w:tabs>
          <w:tab w:val="num" w:pos="1080"/>
        </w:tabs>
        <w:ind w:left="1080" w:hanging="1080"/>
      </w:pPr>
      <w:rPr>
        <w:rFonts w:hint="default"/>
      </w:rPr>
    </w:lvl>
    <w:lvl w:ilvl="3">
      <w:start w:val="1"/>
      <w:numFmt w:val="decimal"/>
      <w:pStyle w:val="AppY4"/>
      <w:lvlText w:val="Y-%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2FA2934"/>
    <w:multiLevelType w:val="multilevel"/>
    <w:tmpl w:val="D9D08AD8"/>
    <w:lvl w:ilvl="0">
      <w:start w:val="1"/>
      <w:numFmt w:val="decimal"/>
      <w:lvlRestart w:val="0"/>
      <w:pStyle w:val="AppI1"/>
      <w:lvlText w:val="I-%1."/>
      <w:lvlJc w:val="left"/>
      <w:pPr>
        <w:tabs>
          <w:tab w:val="num" w:pos="720"/>
        </w:tabs>
        <w:ind w:left="720" w:hanging="720"/>
      </w:pPr>
      <w:rPr>
        <w:rFonts w:hint="default"/>
      </w:rPr>
    </w:lvl>
    <w:lvl w:ilvl="1">
      <w:start w:val="1"/>
      <w:numFmt w:val="decimal"/>
      <w:pStyle w:val="AppI2"/>
      <w:lvlText w:val="I-%1.%2"/>
      <w:lvlJc w:val="left"/>
      <w:pPr>
        <w:tabs>
          <w:tab w:val="num" w:pos="936"/>
        </w:tabs>
        <w:ind w:left="936" w:hanging="936"/>
      </w:pPr>
      <w:rPr>
        <w:rFonts w:hint="default"/>
      </w:rPr>
    </w:lvl>
    <w:lvl w:ilvl="2">
      <w:start w:val="1"/>
      <w:numFmt w:val="decimal"/>
      <w:pStyle w:val="AppI3"/>
      <w:lvlText w:val="I-%1.%2.%3"/>
      <w:lvlJc w:val="left"/>
      <w:pPr>
        <w:tabs>
          <w:tab w:val="num" w:pos="1080"/>
        </w:tabs>
        <w:ind w:left="1080" w:hanging="1080"/>
      </w:pPr>
      <w:rPr>
        <w:rFonts w:hint="default"/>
      </w:rPr>
    </w:lvl>
    <w:lvl w:ilvl="3">
      <w:start w:val="1"/>
      <w:numFmt w:val="decimal"/>
      <w:pStyle w:val="AppI4"/>
      <w:lvlText w:val="I-%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13D74664"/>
    <w:multiLevelType w:val="multilevel"/>
    <w:tmpl w:val="949CCF24"/>
    <w:lvl w:ilvl="0">
      <w:start w:val="1"/>
      <w:numFmt w:val="decimal"/>
      <w:pStyle w:val="AppA1"/>
      <w:lvlText w:val="A-%1."/>
      <w:lvlJc w:val="left"/>
      <w:pPr>
        <w:tabs>
          <w:tab w:val="num" w:pos="720"/>
        </w:tabs>
        <w:ind w:left="720" w:hanging="720"/>
      </w:pPr>
      <w:rPr>
        <w:rFonts w:hint="default"/>
      </w:rPr>
    </w:lvl>
    <w:lvl w:ilvl="1">
      <w:start w:val="1"/>
      <w:numFmt w:val="decimal"/>
      <w:pStyle w:val="AppA2"/>
      <w:lvlText w:val="A-%1.%2"/>
      <w:lvlJc w:val="left"/>
      <w:pPr>
        <w:tabs>
          <w:tab w:val="num" w:pos="936"/>
        </w:tabs>
        <w:ind w:left="936" w:hanging="936"/>
      </w:pPr>
      <w:rPr>
        <w:rFonts w:hint="default"/>
      </w:rPr>
    </w:lvl>
    <w:lvl w:ilvl="2">
      <w:start w:val="1"/>
      <w:numFmt w:val="decimal"/>
      <w:pStyle w:val="AppA3"/>
      <w:lvlText w:val="A-%1.%2.%3"/>
      <w:lvlJc w:val="left"/>
      <w:pPr>
        <w:tabs>
          <w:tab w:val="num" w:pos="1080"/>
        </w:tabs>
        <w:ind w:left="1080" w:hanging="1080"/>
      </w:pPr>
      <w:rPr>
        <w:rFonts w:hint="default"/>
      </w:rPr>
    </w:lvl>
    <w:lvl w:ilvl="3">
      <w:start w:val="1"/>
      <w:numFmt w:val="decimal"/>
      <w:pStyle w:val="AppA4"/>
      <w:lvlText w:val="A-%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4373253"/>
    <w:multiLevelType w:val="hybridMultilevel"/>
    <w:tmpl w:val="CA722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2E4B33"/>
    <w:multiLevelType w:val="multilevel"/>
    <w:tmpl w:val="AEE6644C"/>
    <w:lvl w:ilvl="0">
      <w:start w:val="1"/>
      <w:numFmt w:val="decimal"/>
      <w:lvlRestart w:val="0"/>
      <w:pStyle w:val="AppW1"/>
      <w:lvlText w:val="W-%1."/>
      <w:lvlJc w:val="left"/>
      <w:pPr>
        <w:tabs>
          <w:tab w:val="num" w:pos="720"/>
        </w:tabs>
        <w:ind w:left="720" w:hanging="720"/>
      </w:pPr>
      <w:rPr>
        <w:rFonts w:hint="default"/>
      </w:rPr>
    </w:lvl>
    <w:lvl w:ilvl="1">
      <w:start w:val="1"/>
      <w:numFmt w:val="decimal"/>
      <w:pStyle w:val="AppW2"/>
      <w:lvlText w:val="W-%1.%2"/>
      <w:lvlJc w:val="left"/>
      <w:pPr>
        <w:tabs>
          <w:tab w:val="num" w:pos="936"/>
        </w:tabs>
        <w:ind w:left="936" w:hanging="936"/>
      </w:pPr>
      <w:rPr>
        <w:rFonts w:hint="default"/>
      </w:rPr>
    </w:lvl>
    <w:lvl w:ilvl="2">
      <w:start w:val="1"/>
      <w:numFmt w:val="decimal"/>
      <w:pStyle w:val="AppW3"/>
      <w:lvlText w:val="W-%1.%2.%3"/>
      <w:lvlJc w:val="left"/>
      <w:pPr>
        <w:tabs>
          <w:tab w:val="num" w:pos="1080"/>
        </w:tabs>
        <w:ind w:left="1080" w:hanging="1080"/>
      </w:pPr>
      <w:rPr>
        <w:rFonts w:hint="default"/>
      </w:rPr>
    </w:lvl>
    <w:lvl w:ilvl="3">
      <w:start w:val="1"/>
      <w:numFmt w:val="decimal"/>
      <w:pStyle w:val="AppW4"/>
      <w:lvlText w:val="W-%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C6F1186"/>
    <w:multiLevelType w:val="multilevel"/>
    <w:tmpl w:val="895023AE"/>
    <w:lvl w:ilvl="0">
      <w:start w:val="1"/>
      <w:numFmt w:val="decimal"/>
      <w:pStyle w:val="AppC1"/>
      <w:lvlText w:val="C-%1."/>
      <w:lvlJc w:val="left"/>
      <w:pPr>
        <w:tabs>
          <w:tab w:val="num" w:pos="720"/>
        </w:tabs>
        <w:ind w:left="720" w:hanging="720"/>
      </w:pPr>
      <w:rPr>
        <w:rFonts w:hint="default"/>
      </w:rPr>
    </w:lvl>
    <w:lvl w:ilvl="1">
      <w:start w:val="1"/>
      <w:numFmt w:val="decimal"/>
      <w:pStyle w:val="AppC2"/>
      <w:lvlText w:val="C-%1.%2"/>
      <w:lvlJc w:val="left"/>
      <w:pPr>
        <w:tabs>
          <w:tab w:val="num" w:pos="936"/>
        </w:tabs>
        <w:ind w:left="936" w:hanging="936"/>
      </w:pPr>
      <w:rPr>
        <w:rFonts w:hint="default"/>
      </w:rPr>
    </w:lvl>
    <w:lvl w:ilvl="2">
      <w:start w:val="1"/>
      <w:numFmt w:val="decimal"/>
      <w:pStyle w:val="AppC3"/>
      <w:lvlText w:val="C-%1.%2.%3"/>
      <w:lvlJc w:val="left"/>
      <w:pPr>
        <w:tabs>
          <w:tab w:val="num" w:pos="1080"/>
        </w:tabs>
        <w:ind w:left="1080" w:hanging="1080"/>
      </w:pPr>
      <w:rPr>
        <w:rFonts w:hint="default"/>
      </w:rPr>
    </w:lvl>
    <w:lvl w:ilvl="3">
      <w:start w:val="1"/>
      <w:numFmt w:val="decimal"/>
      <w:pStyle w:val="AppC4"/>
      <w:lvlText w:val="C-%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1FD90FDA"/>
    <w:multiLevelType w:val="multilevel"/>
    <w:tmpl w:val="78A6D788"/>
    <w:lvl w:ilvl="0">
      <w:start w:val="1"/>
      <w:numFmt w:val="decimal"/>
      <w:lvlText w:val="B-%1."/>
      <w:lvlJc w:val="left"/>
      <w:pPr>
        <w:tabs>
          <w:tab w:val="num" w:pos="720"/>
        </w:tabs>
        <w:ind w:left="720" w:hanging="720"/>
      </w:pPr>
      <w:rPr>
        <w:rFonts w:hint="default"/>
      </w:rPr>
    </w:lvl>
    <w:lvl w:ilvl="1">
      <w:start w:val="1"/>
      <w:numFmt w:val="decimal"/>
      <w:pStyle w:val="AppB2"/>
      <w:lvlText w:val="B-%1.%2"/>
      <w:lvlJc w:val="left"/>
      <w:pPr>
        <w:tabs>
          <w:tab w:val="num" w:pos="936"/>
        </w:tabs>
        <w:ind w:left="936" w:hanging="936"/>
      </w:pPr>
      <w:rPr>
        <w:rFonts w:hint="default"/>
      </w:rPr>
    </w:lvl>
    <w:lvl w:ilvl="2">
      <w:start w:val="1"/>
      <w:numFmt w:val="decimal"/>
      <w:pStyle w:val="AppB3"/>
      <w:lvlText w:val="B-%1.%2.%3"/>
      <w:lvlJc w:val="left"/>
      <w:pPr>
        <w:tabs>
          <w:tab w:val="num" w:pos="1080"/>
        </w:tabs>
        <w:ind w:left="1080" w:hanging="1080"/>
      </w:pPr>
      <w:rPr>
        <w:rFonts w:hint="default"/>
      </w:rPr>
    </w:lvl>
    <w:lvl w:ilvl="3">
      <w:start w:val="1"/>
      <w:numFmt w:val="decimal"/>
      <w:pStyle w:val="AppB4"/>
      <w:lvlText w:val="B-%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231C210A"/>
    <w:multiLevelType w:val="multilevel"/>
    <w:tmpl w:val="89786042"/>
    <w:lvl w:ilvl="0">
      <w:start w:val="1"/>
      <w:numFmt w:val="decimal"/>
      <w:lvlRestart w:val="0"/>
      <w:pStyle w:val="AppH1"/>
      <w:lvlText w:val="H-%1."/>
      <w:lvlJc w:val="left"/>
      <w:pPr>
        <w:tabs>
          <w:tab w:val="num" w:pos="720"/>
        </w:tabs>
        <w:ind w:left="720" w:hanging="720"/>
      </w:pPr>
      <w:rPr>
        <w:rFonts w:hint="default"/>
      </w:rPr>
    </w:lvl>
    <w:lvl w:ilvl="1">
      <w:start w:val="1"/>
      <w:numFmt w:val="decimal"/>
      <w:pStyle w:val="AppH2"/>
      <w:lvlText w:val="H-%1.%2"/>
      <w:lvlJc w:val="left"/>
      <w:pPr>
        <w:tabs>
          <w:tab w:val="num" w:pos="936"/>
        </w:tabs>
        <w:ind w:left="936" w:hanging="936"/>
      </w:pPr>
      <w:rPr>
        <w:rFonts w:hint="default"/>
      </w:rPr>
    </w:lvl>
    <w:lvl w:ilvl="2">
      <w:start w:val="1"/>
      <w:numFmt w:val="decimal"/>
      <w:pStyle w:val="AppH3"/>
      <w:lvlText w:val="H-%1.%2.%3"/>
      <w:lvlJc w:val="left"/>
      <w:pPr>
        <w:tabs>
          <w:tab w:val="num" w:pos="1080"/>
        </w:tabs>
        <w:ind w:left="1080" w:hanging="1080"/>
      </w:pPr>
      <w:rPr>
        <w:rFonts w:hint="default"/>
      </w:rPr>
    </w:lvl>
    <w:lvl w:ilvl="3">
      <w:start w:val="1"/>
      <w:numFmt w:val="decimal"/>
      <w:pStyle w:val="AppH4"/>
      <w:lvlText w:val="H-%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264B4FCE"/>
    <w:multiLevelType w:val="multilevel"/>
    <w:tmpl w:val="98BA9572"/>
    <w:lvl w:ilvl="0">
      <w:start w:val="1"/>
      <w:numFmt w:val="decimal"/>
      <w:pStyle w:val="AppD1"/>
      <w:lvlText w:val="D-%1."/>
      <w:lvlJc w:val="left"/>
      <w:pPr>
        <w:tabs>
          <w:tab w:val="num" w:pos="720"/>
        </w:tabs>
        <w:ind w:left="720" w:hanging="720"/>
      </w:pPr>
      <w:rPr>
        <w:rFonts w:hint="default"/>
      </w:rPr>
    </w:lvl>
    <w:lvl w:ilvl="1">
      <w:start w:val="1"/>
      <w:numFmt w:val="decimal"/>
      <w:pStyle w:val="AppD2"/>
      <w:lvlText w:val="D-%1.%2"/>
      <w:lvlJc w:val="left"/>
      <w:pPr>
        <w:tabs>
          <w:tab w:val="num" w:pos="936"/>
        </w:tabs>
        <w:ind w:left="936" w:hanging="936"/>
      </w:pPr>
      <w:rPr>
        <w:rFonts w:hint="default"/>
      </w:rPr>
    </w:lvl>
    <w:lvl w:ilvl="2">
      <w:start w:val="1"/>
      <w:numFmt w:val="decimal"/>
      <w:pStyle w:val="AppD3"/>
      <w:lvlText w:val="D-%1.%2.%3"/>
      <w:lvlJc w:val="left"/>
      <w:pPr>
        <w:tabs>
          <w:tab w:val="num" w:pos="1080"/>
        </w:tabs>
        <w:ind w:left="1080" w:hanging="1080"/>
      </w:pPr>
      <w:rPr>
        <w:rFonts w:hint="default"/>
      </w:rPr>
    </w:lvl>
    <w:lvl w:ilvl="3">
      <w:start w:val="1"/>
      <w:numFmt w:val="decimal"/>
      <w:pStyle w:val="AppD4"/>
      <w:lvlText w:val="D-%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27F23860"/>
    <w:multiLevelType w:val="multilevel"/>
    <w:tmpl w:val="1694A9D2"/>
    <w:lvl w:ilvl="0">
      <w:start w:val="1"/>
      <w:numFmt w:val="decimal"/>
      <w:lvlRestart w:val="0"/>
      <w:pStyle w:val="AppK1"/>
      <w:lvlText w:val="K-%1."/>
      <w:lvlJc w:val="left"/>
      <w:pPr>
        <w:tabs>
          <w:tab w:val="num" w:pos="720"/>
        </w:tabs>
        <w:ind w:left="720" w:hanging="720"/>
      </w:pPr>
      <w:rPr>
        <w:rFonts w:hint="default"/>
      </w:rPr>
    </w:lvl>
    <w:lvl w:ilvl="1">
      <w:start w:val="1"/>
      <w:numFmt w:val="decimal"/>
      <w:pStyle w:val="AppK2"/>
      <w:lvlText w:val="K-%1.%2"/>
      <w:lvlJc w:val="left"/>
      <w:pPr>
        <w:tabs>
          <w:tab w:val="num" w:pos="936"/>
        </w:tabs>
        <w:ind w:left="936" w:hanging="936"/>
      </w:pPr>
      <w:rPr>
        <w:rFonts w:hint="default"/>
      </w:rPr>
    </w:lvl>
    <w:lvl w:ilvl="2">
      <w:start w:val="1"/>
      <w:numFmt w:val="decimal"/>
      <w:pStyle w:val="AppK3"/>
      <w:lvlText w:val="K-%1.%2.%3"/>
      <w:lvlJc w:val="left"/>
      <w:pPr>
        <w:tabs>
          <w:tab w:val="num" w:pos="1080"/>
        </w:tabs>
        <w:ind w:left="1080" w:hanging="1080"/>
      </w:pPr>
      <w:rPr>
        <w:rFonts w:hint="default"/>
      </w:rPr>
    </w:lvl>
    <w:lvl w:ilvl="3">
      <w:start w:val="1"/>
      <w:numFmt w:val="decimal"/>
      <w:pStyle w:val="AppK4"/>
      <w:lvlText w:val="K-%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294317A6"/>
    <w:multiLevelType w:val="multilevel"/>
    <w:tmpl w:val="0F5A6642"/>
    <w:lvl w:ilvl="0">
      <w:start w:val="1"/>
      <w:numFmt w:val="decimal"/>
      <w:lvlRestart w:val="0"/>
      <w:pStyle w:val="AppR1"/>
      <w:lvlText w:val="R-%1."/>
      <w:lvlJc w:val="left"/>
      <w:pPr>
        <w:tabs>
          <w:tab w:val="num" w:pos="720"/>
        </w:tabs>
        <w:ind w:left="720" w:hanging="720"/>
      </w:pPr>
      <w:rPr>
        <w:rFonts w:hint="default"/>
      </w:rPr>
    </w:lvl>
    <w:lvl w:ilvl="1">
      <w:start w:val="1"/>
      <w:numFmt w:val="decimal"/>
      <w:pStyle w:val="AppR2"/>
      <w:lvlText w:val="R-%1.%2"/>
      <w:lvlJc w:val="left"/>
      <w:pPr>
        <w:tabs>
          <w:tab w:val="num" w:pos="936"/>
        </w:tabs>
        <w:ind w:left="936" w:hanging="936"/>
      </w:pPr>
      <w:rPr>
        <w:rFonts w:hint="default"/>
      </w:rPr>
    </w:lvl>
    <w:lvl w:ilvl="2">
      <w:start w:val="1"/>
      <w:numFmt w:val="decimal"/>
      <w:pStyle w:val="AppR3"/>
      <w:lvlText w:val="R-%1.%2.%3"/>
      <w:lvlJc w:val="left"/>
      <w:pPr>
        <w:tabs>
          <w:tab w:val="num" w:pos="1080"/>
        </w:tabs>
        <w:ind w:left="1080" w:hanging="1080"/>
      </w:pPr>
      <w:rPr>
        <w:rFonts w:hint="default"/>
      </w:rPr>
    </w:lvl>
    <w:lvl w:ilvl="3">
      <w:start w:val="1"/>
      <w:numFmt w:val="decimal"/>
      <w:pStyle w:val="AppR4"/>
      <w:lvlText w:val="R-%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2B383E25"/>
    <w:multiLevelType w:val="hybridMultilevel"/>
    <w:tmpl w:val="BB7E7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C94CED"/>
    <w:multiLevelType w:val="multilevel"/>
    <w:tmpl w:val="5BBEDBB6"/>
    <w:lvl w:ilvl="0">
      <w:start w:val="1"/>
      <w:numFmt w:val="decimal"/>
      <w:lvlRestart w:val="0"/>
      <w:pStyle w:val="AppU1"/>
      <w:lvlText w:val="U-%1."/>
      <w:lvlJc w:val="left"/>
      <w:pPr>
        <w:tabs>
          <w:tab w:val="num" w:pos="720"/>
        </w:tabs>
        <w:ind w:left="720" w:hanging="720"/>
      </w:pPr>
      <w:rPr>
        <w:rFonts w:hint="default"/>
      </w:rPr>
    </w:lvl>
    <w:lvl w:ilvl="1">
      <w:start w:val="1"/>
      <w:numFmt w:val="decimal"/>
      <w:pStyle w:val="AppU2"/>
      <w:lvlText w:val="U-%1.%2"/>
      <w:lvlJc w:val="left"/>
      <w:pPr>
        <w:tabs>
          <w:tab w:val="num" w:pos="936"/>
        </w:tabs>
        <w:ind w:left="936" w:hanging="936"/>
      </w:pPr>
      <w:rPr>
        <w:rFonts w:hint="default"/>
      </w:rPr>
    </w:lvl>
    <w:lvl w:ilvl="2">
      <w:start w:val="1"/>
      <w:numFmt w:val="decimal"/>
      <w:pStyle w:val="AppU3"/>
      <w:lvlText w:val="U-%1.%2.%3"/>
      <w:lvlJc w:val="left"/>
      <w:pPr>
        <w:tabs>
          <w:tab w:val="num" w:pos="1080"/>
        </w:tabs>
        <w:ind w:left="1080" w:hanging="1080"/>
      </w:pPr>
      <w:rPr>
        <w:rFonts w:hint="default"/>
      </w:rPr>
    </w:lvl>
    <w:lvl w:ilvl="3">
      <w:start w:val="1"/>
      <w:numFmt w:val="decimal"/>
      <w:pStyle w:val="AppU4"/>
      <w:lvlText w:val="U-%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2D4866EB"/>
    <w:multiLevelType w:val="multilevel"/>
    <w:tmpl w:val="E00E11D4"/>
    <w:lvl w:ilvl="0">
      <w:start w:val="1"/>
      <w:numFmt w:val="decimal"/>
      <w:lvlRestart w:val="0"/>
      <w:pStyle w:val="AppG1"/>
      <w:lvlText w:val="G-%1."/>
      <w:lvlJc w:val="left"/>
      <w:pPr>
        <w:tabs>
          <w:tab w:val="num" w:pos="720"/>
        </w:tabs>
        <w:ind w:left="720" w:hanging="720"/>
      </w:pPr>
      <w:rPr>
        <w:rFonts w:hint="default"/>
      </w:rPr>
    </w:lvl>
    <w:lvl w:ilvl="1">
      <w:start w:val="1"/>
      <w:numFmt w:val="decimal"/>
      <w:pStyle w:val="AppG2"/>
      <w:lvlText w:val="G-%1.%2"/>
      <w:lvlJc w:val="left"/>
      <w:pPr>
        <w:tabs>
          <w:tab w:val="num" w:pos="936"/>
        </w:tabs>
        <w:ind w:left="936" w:hanging="936"/>
      </w:pPr>
      <w:rPr>
        <w:rFonts w:hint="default"/>
      </w:rPr>
    </w:lvl>
    <w:lvl w:ilvl="2">
      <w:start w:val="1"/>
      <w:numFmt w:val="decimal"/>
      <w:pStyle w:val="AppG3"/>
      <w:lvlText w:val="G-%1.%2.%3"/>
      <w:lvlJc w:val="left"/>
      <w:pPr>
        <w:tabs>
          <w:tab w:val="num" w:pos="1080"/>
        </w:tabs>
        <w:ind w:left="1080" w:hanging="1080"/>
      </w:pPr>
      <w:rPr>
        <w:rFonts w:hint="default"/>
      </w:rPr>
    </w:lvl>
    <w:lvl w:ilvl="3">
      <w:start w:val="1"/>
      <w:numFmt w:val="decimal"/>
      <w:pStyle w:val="AppG4"/>
      <w:lvlText w:val="G-%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2DB53534"/>
    <w:multiLevelType w:val="multilevel"/>
    <w:tmpl w:val="F3720F4C"/>
    <w:lvl w:ilvl="0">
      <w:start w:val="1"/>
      <w:numFmt w:val="decimal"/>
      <w:lvlRestart w:val="0"/>
      <w:pStyle w:val="AppF1"/>
      <w:lvlText w:val="F-%1."/>
      <w:lvlJc w:val="left"/>
      <w:pPr>
        <w:tabs>
          <w:tab w:val="num" w:pos="720"/>
        </w:tabs>
        <w:ind w:left="720" w:hanging="720"/>
      </w:pPr>
      <w:rPr>
        <w:rFonts w:hint="default"/>
      </w:rPr>
    </w:lvl>
    <w:lvl w:ilvl="1">
      <w:start w:val="1"/>
      <w:numFmt w:val="decimal"/>
      <w:pStyle w:val="AppF2"/>
      <w:lvlText w:val="F-%1.%2"/>
      <w:lvlJc w:val="left"/>
      <w:pPr>
        <w:tabs>
          <w:tab w:val="num" w:pos="936"/>
        </w:tabs>
        <w:ind w:left="936" w:hanging="936"/>
      </w:pPr>
      <w:rPr>
        <w:rFonts w:hint="default"/>
      </w:rPr>
    </w:lvl>
    <w:lvl w:ilvl="2">
      <w:start w:val="1"/>
      <w:numFmt w:val="decimal"/>
      <w:pStyle w:val="AppF3"/>
      <w:lvlText w:val="F-%1.%2.%3"/>
      <w:lvlJc w:val="left"/>
      <w:pPr>
        <w:tabs>
          <w:tab w:val="num" w:pos="1080"/>
        </w:tabs>
        <w:ind w:left="1080" w:hanging="1080"/>
      </w:pPr>
      <w:rPr>
        <w:rFonts w:hint="default"/>
      </w:rPr>
    </w:lvl>
    <w:lvl w:ilvl="3">
      <w:start w:val="1"/>
      <w:numFmt w:val="decimal"/>
      <w:pStyle w:val="AppF4"/>
      <w:lvlText w:val="F-%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36AB028E"/>
    <w:multiLevelType w:val="multilevel"/>
    <w:tmpl w:val="B728206E"/>
    <w:lvl w:ilvl="0">
      <w:start w:val="1"/>
      <w:numFmt w:val="decimal"/>
      <w:lvlRestart w:val="0"/>
      <w:pStyle w:val="AppS1"/>
      <w:lvlText w:val="S-%1."/>
      <w:lvlJc w:val="left"/>
      <w:pPr>
        <w:tabs>
          <w:tab w:val="num" w:pos="720"/>
        </w:tabs>
        <w:ind w:left="720" w:hanging="720"/>
      </w:pPr>
      <w:rPr>
        <w:rFonts w:hint="default"/>
      </w:rPr>
    </w:lvl>
    <w:lvl w:ilvl="1">
      <w:start w:val="1"/>
      <w:numFmt w:val="decimal"/>
      <w:pStyle w:val="AppS2"/>
      <w:lvlText w:val="S-%1.%2"/>
      <w:lvlJc w:val="left"/>
      <w:pPr>
        <w:tabs>
          <w:tab w:val="num" w:pos="936"/>
        </w:tabs>
        <w:ind w:left="936" w:hanging="936"/>
      </w:pPr>
      <w:rPr>
        <w:rFonts w:hint="default"/>
      </w:rPr>
    </w:lvl>
    <w:lvl w:ilvl="2">
      <w:start w:val="1"/>
      <w:numFmt w:val="decimal"/>
      <w:pStyle w:val="AppS3"/>
      <w:lvlText w:val="S-%1.%2.%3"/>
      <w:lvlJc w:val="left"/>
      <w:pPr>
        <w:tabs>
          <w:tab w:val="num" w:pos="1080"/>
        </w:tabs>
        <w:ind w:left="1080" w:hanging="1080"/>
      </w:pPr>
      <w:rPr>
        <w:rFonts w:hint="default"/>
      </w:rPr>
    </w:lvl>
    <w:lvl w:ilvl="3">
      <w:start w:val="1"/>
      <w:numFmt w:val="decimal"/>
      <w:pStyle w:val="AppS4"/>
      <w:lvlText w:val="S-%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38A42015"/>
    <w:multiLevelType w:val="hybridMultilevel"/>
    <w:tmpl w:val="C2EA1C08"/>
    <w:lvl w:ilvl="0" w:tplc="141E3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3E7F1F"/>
    <w:multiLevelType w:val="multilevel"/>
    <w:tmpl w:val="24F41A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CEF665B"/>
    <w:multiLevelType w:val="multilevel"/>
    <w:tmpl w:val="AB82057A"/>
    <w:lvl w:ilvl="0">
      <w:start w:val="1"/>
      <w:numFmt w:val="decimal"/>
      <w:lvlRestart w:val="0"/>
      <w:pStyle w:val="AppP1"/>
      <w:lvlText w:val="P-%1."/>
      <w:lvlJc w:val="left"/>
      <w:pPr>
        <w:tabs>
          <w:tab w:val="num" w:pos="720"/>
        </w:tabs>
        <w:ind w:left="720" w:hanging="720"/>
      </w:pPr>
      <w:rPr>
        <w:rFonts w:hint="default"/>
      </w:rPr>
    </w:lvl>
    <w:lvl w:ilvl="1">
      <w:start w:val="1"/>
      <w:numFmt w:val="decimal"/>
      <w:pStyle w:val="AppP2"/>
      <w:lvlText w:val="P-%1.%2"/>
      <w:lvlJc w:val="left"/>
      <w:pPr>
        <w:tabs>
          <w:tab w:val="num" w:pos="936"/>
        </w:tabs>
        <w:ind w:left="936" w:hanging="936"/>
      </w:pPr>
      <w:rPr>
        <w:rFonts w:hint="default"/>
      </w:rPr>
    </w:lvl>
    <w:lvl w:ilvl="2">
      <w:start w:val="1"/>
      <w:numFmt w:val="decimal"/>
      <w:pStyle w:val="AppP3"/>
      <w:lvlText w:val="P-%1.%2.%3"/>
      <w:lvlJc w:val="left"/>
      <w:pPr>
        <w:tabs>
          <w:tab w:val="num" w:pos="1080"/>
        </w:tabs>
        <w:ind w:left="1080" w:hanging="1080"/>
      </w:pPr>
      <w:rPr>
        <w:rFonts w:hint="default"/>
      </w:rPr>
    </w:lvl>
    <w:lvl w:ilvl="3">
      <w:start w:val="1"/>
      <w:numFmt w:val="decimal"/>
      <w:pStyle w:val="AppP4"/>
      <w:lvlText w:val="P-%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428A61E7"/>
    <w:multiLevelType w:val="multilevel"/>
    <w:tmpl w:val="F7981A4E"/>
    <w:lvl w:ilvl="0">
      <w:start w:val="1"/>
      <w:numFmt w:val="decimal"/>
      <w:lvlRestart w:val="0"/>
      <w:pStyle w:val="AppN1"/>
      <w:lvlText w:val="N-%1."/>
      <w:lvlJc w:val="left"/>
      <w:pPr>
        <w:tabs>
          <w:tab w:val="num" w:pos="720"/>
        </w:tabs>
        <w:ind w:left="720" w:hanging="720"/>
      </w:pPr>
      <w:rPr>
        <w:rFonts w:hint="default"/>
      </w:rPr>
    </w:lvl>
    <w:lvl w:ilvl="1">
      <w:start w:val="1"/>
      <w:numFmt w:val="decimal"/>
      <w:pStyle w:val="AppN2"/>
      <w:lvlText w:val="N-%1.%2"/>
      <w:lvlJc w:val="left"/>
      <w:pPr>
        <w:tabs>
          <w:tab w:val="num" w:pos="936"/>
        </w:tabs>
        <w:ind w:left="936" w:hanging="936"/>
      </w:pPr>
      <w:rPr>
        <w:rFonts w:hint="default"/>
      </w:rPr>
    </w:lvl>
    <w:lvl w:ilvl="2">
      <w:start w:val="1"/>
      <w:numFmt w:val="decimal"/>
      <w:pStyle w:val="AppN3"/>
      <w:lvlText w:val="N-%1.%2.%3"/>
      <w:lvlJc w:val="left"/>
      <w:pPr>
        <w:tabs>
          <w:tab w:val="num" w:pos="1080"/>
        </w:tabs>
        <w:ind w:left="1080" w:hanging="1080"/>
      </w:pPr>
      <w:rPr>
        <w:rFonts w:hint="default"/>
      </w:rPr>
    </w:lvl>
    <w:lvl w:ilvl="3">
      <w:start w:val="1"/>
      <w:numFmt w:val="decimal"/>
      <w:pStyle w:val="AppN4"/>
      <w:lvlText w:val="N-%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438510C7"/>
    <w:multiLevelType w:val="multilevel"/>
    <w:tmpl w:val="CD1E996E"/>
    <w:lvl w:ilvl="0">
      <w:start w:val="1"/>
      <w:numFmt w:val="decimal"/>
      <w:lvlRestart w:val="0"/>
      <w:pStyle w:val="AppJ1"/>
      <w:lvlText w:val="J-%1."/>
      <w:lvlJc w:val="left"/>
      <w:pPr>
        <w:tabs>
          <w:tab w:val="num" w:pos="720"/>
        </w:tabs>
        <w:ind w:left="720" w:hanging="720"/>
      </w:pPr>
      <w:rPr>
        <w:rFonts w:hint="default"/>
      </w:rPr>
    </w:lvl>
    <w:lvl w:ilvl="1">
      <w:start w:val="1"/>
      <w:numFmt w:val="decimal"/>
      <w:pStyle w:val="AppJ2"/>
      <w:lvlText w:val="J-%1.%2"/>
      <w:lvlJc w:val="left"/>
      <w:pPr>
        <w:tabs>
          <w:tab w:val="num" w:pos="936"/>
        </w:tabs>
        <w:ind w:left="936" w:hanging="936"/>
      </w:pPr>
      <w:rPr>
        <w:rFonts w:hint="default"/>
      </w:rPr>
    </w:lvl>
    <w:lvl w:ilvl="2">
      <w:start w:val="1"/>
      <w:numFmt w:val="decimal"/>
      <w:pStyle w:val="AppJ3"/>
      <w:lvlText w:val="J-%1.%2.%3"/>
      <w:lvlJc w:val="left"/>
      <w:pPr>
        <w:tabs>
          <w:tab w:val="num" w:pos="1080"/>
        </w:tabs>
        <w:ind w:left="1080" w:hanging="1080"/>
      </w:pPr>
      <w:rPr>
        <w:rFonts w:hint="default"/>
      </w:rPr>
    </w:lvl>
    <w:lvl w:ilvl="3">
      <w:start w:val="1"/>
      <w:numFmt w:val="decimal"/>
      <w:pStyle w:val="AppJ4"/>
      <w:lvlText w:val="J-%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4692246A"/>
    <w:multiLevelType w:val="hybridMultilevel"/>
    <w:tmpl w:val="8EA0F334"/>
    <w:lvl w:ilvl="0" w:tplc="97925F4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CC61030"/>
    <w:multiLevelType w:val="multilevel"/>
    <w:tmpl w:val="55FE8CF2"/>
    <w:lvl w:ilvl="0">
      <w:start w:val="1"/>
      <w:numFmt w:val="decimal"/>
      <w:lvlRestart w:val="0"/>
      <w:pStyle w:val="AppT1"/>
      <w:lvlText w:val="T-%1."/>
      <w:lvlJc w:val="left"/>
      <w:pPr>
        <w:tabs>
          <w:tab w:val="num" w:pos="720"/>
        </w:tabs>
        <w:ind w:left="720" w:hanging="720"/>
      </w:pPr>
      <w:rPr>
        <w:rFonts w:hint="default"/>
      </w:rPr>
    </w:lvl>
    <w:lvl w:ilvl="1">
      <w:start w:val="1"/>
      <w:numFmt w:val="decimal"/>
      <w:pStyle w:val="AppT2"/>
      <w:lvlText w:val="T-%1.%2"/>
      <w:lvlJc w:val="left"/>
      <w:pPr>
        <w:tabs>
          <w:tab w:val="num" w:pos="936"/>
        </w:tabs>
        <w:ind w:left="936" w:hanging="936"/>
      </w:pPr>
      <w:rPr>
        <w:rFonts w:hint="default"/>
      </w:rPr>
    </w:lvl>
    <w:lvl w:ilvl="2">
      <w:start w:val="1"/>
      <w:numFmt w:val="decimal"/>
      <w:pStyle w:val="AppT3"/>
      <w:lvlText w:val="T-%1.%2.%3"/>
      <w:lvlJc w:val="left"/>
      <w:pPr>
        <w:tabs>
          <w:tab w:val="num" w:pos="1080"/>
        </w:tabs>
        <w:ind w:left="1080" w:hanging="1080"/>
      </w:pPr>
      <w:rPr>
        <w:rFonts w:hint="default"/>
      </w:rPr>
    </w:lvl>
    <w:lvl w:ilvl="3">
      <w:start w:val="1"/>
      <w:numFmt w:val="decimal"/>
      <w:pStyle w:val="AppT4"/>
      <w:lvlText w:val="T-%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55CC4647"/>
    <w:multiLevelType w:val="multilevel"/>
    <w:tmpl w:val="C32C13DE"/>
    <w:lvl w:ilvl="0">
      <w:start w:val="1"/>
      <w:numFmt w:val="decimal"/>
      <w:lvlRestart w:val="0"/>
      <w:pStyle w:val="AppQ1"/>
      <w:lvlText w:val="Q-%1."/>
      <w:lvlJc w:val="left"/>
      <w:pPr>
        <w:tabs>
          <w:tab w:val="num" w:pos="720"/>
        </w:tabs>
        <w:ind w:left="720" w:hanging="720"/>
      </w:pPr>
      <w:rPr>
        <w:rFonts w:hint="default"/>
      </w:rPr>
    </w:lvl>
    <w:lvl w:ilvl="1">
      <w:start w:val="1"/>
      <w:numFmt w:val="decimal"/>
      <w:pStyle w:val="AppQ2"/>
      <w:lvlText w:val="Q-%1.%2"/>
      <w:lvlJc w:val="left"/>
      <w:pPr>
        <w:tabs>
          <w:tab w:val="num" w:pos="936"/>
        </w:tabs>
        <w:ind w:left="936" w:hanging="936"/>
      </w:pPr>
      <w:rPr>
        <w:rFonts w:hint="default"/>
      </w:rPr>
    </w:lvl>
    <w:lvl w:ilvl="2">
      <w:start w:val="1"/>
      <w:numFmt w:val="decimal"/>
      <w:pStyle w:val="AppQ3"/>
      <w:lvlText w:val="Q-%1.%2.%3"/>
      <w:lvlJc w:val="left"/>
      <w:pPr>
        <w:tabs>
          <w:tab w:val="num" w:pos="1080"/>
        </w:tabs>
        <w:ind w:left="1080" w:hanging="1080"/>
      </w:pPr>
      <w:rPr>
        <w:rFonts w:hint="default"/>
      </w:rPr>
    </w:lvl>
    <w:lvl w:ilvl="3">
      <w:start w:val="1"/>
      <w:numFmt w:val="decimal"/>
      <w:pStyle w:val="AppQ4"/>
      <w:lvlText w:val="Q-%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56926ED2"/>
    <w:multiLevelType w:val="multilevel"/>
    <w:tmpl w:val="8FC2911E"/>
    <w:lvl w:ilvl="0">
      <w:start w:val="1"/>
      <w:numFmt w:val="decimal"/>
      <w:lvlRestart w:val="0"/>
      <w:pStyle w:val="AppZ1"/>
      <w:lvlText w:val="Z-%1."/>
      <w:lvlJc w:val="left"/>
      <w:pPr>
        <w:tabs>
          <w:tab w:val="num" w:pos="720"/>
        </w:tabs>
        <w:ind w:left="720" w:hanging="720"/>
      </w:pPr>
      <w:rPr>
        <w:rFonts w:hint="default"/>
      </w:rPr>
    </w:lvl>
    <w:lvl w:ilvl="1">
      <w:start w:val="1"/>
      <w:numFmt w:val="decimal"/>
      <w:pStyle w:val="AppZ2"/>
      <w:lvlText w:val="Z-%1.%2"/>
      <w:lvlJc w:val="left"/>
      <w:pPr>
        <w:tabs>
          <w:tab w:val="num" w:pos="936"/>
        </w:tabs>
        <w:ind w:left="936" w:hanging="936"/>
      </w:pPr>
      <w:rPr>
        <w:rFonts w:hint="default"/>
      </w:rPr>
    </w:lvl>
    <w:lvl w:ilvl="2">
      <w:start w:val="1"/>
      <w:numFmt w:val="decimal"/>
      <w:pStyle w:val="AppZ3"/>
      <w:lvlText w:val="Z-%1.%2.%3"/>
      <w:lvlJc w:val="left"/>
      <w:pPr>
        <w:tabs>
          <w:tab w:val="num" w:pos="1080"/>
        </w:tabs>
        <w:ind w:left="1080" w:hanging="1080"/>
      </w:pPr>
      <w:rPr>
        <w:rFonts w:hint="default"/>
      </w:rPr>
    </w:lvl>
    <w:lvl w:ilvl="3">
      <w:start w:val="1"/>
      <w:numFmt w:val="decimal"/>
      <w:pStyle w:val="AppZ4"/>
      <w:lvlText w:val="Z-%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63964F3A"/>
    <w:multiLevelType w:val="multilevel"/>
    <w:tmpl w:val="93E67A86"/>
    <w:lvl w:ilvl="0">
      <w:start w:val="1"/>
      <w:numFmt w:val="decimal"/>
      <w:pStyle w:val="Heading1"/>
      <w:lvlText w:val="%1."/>
      <w:lvlJc w:val="left"/>
      <w:pPr>
        <w:tabs>
          <w:tab w:val="num" w:pos="576"/>
        </w:tabs>
        <w:ind w:left="576" w:hanging="576"/>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936"/>
        </w:tabs>
        <w:ind w:left="936" w:hanging="936"/>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lvlText w:val="%1.%2.%3.%4.%5"/>
      <w:lvlJc w:val="left"/>
      <w:pPr>
        <w:tabs>
          <w:tab w:val="num" w:pos="2016"/>
        </w:tabs>
        <w:ind w:left="0" w:firstLine="576"/>
      </w:pPr>
      <w:rPr>
        <w:rFonts w:hint="default"/>
      </w:rPr>
    </w:lvl>
    <w:lvl w:ilvl="5">
      <w:start w:val="1"/>
      <w:numFmt w:val="decimal"/>
      <w:lvlText w:val="%1.%2.%3.%4.%5.%6"/>
      <w:lvlJc w:val="left"/>
      <w:pPr>
        <w:tabs>
          <w:tab w:val="num" w:pos="2592"/>
        </w:tabs>
        <w:ind w:left="0" w:firstLine="1152"/>
      </w:pPr>
      <w:rPr>
        <w:rFonts w:hint="default"/>
      </w:rPr>
    </w:lvl>
    <w:lvl w:ilvl="6">
      <w:start w:val="1"/>
      <w:numFmt w:val="decimal"/>
      <w:lvlText w:val="%1.%2.%3.%4.%5.%6.%7"/>
      <w:lvlJc w:val="left"/>
      <w:pPr>
        <w:tabs>
          <w:tab w:val="num" w:pos="3528"/>
        </w:tabs>
        <w:ind w:left="-576" w:firstLine="2304"/>
      </w:pPr>
      <w:rPr>
        <w:rFonts w:hint="default"/>
      </w:rPr>
    </w:lvl>
    <w:lvl w:ilvl="7">
      <w:start w:val="1"/>
      <w:numFmt w:val="decimal"/>
      <w:lvlText w:val="%1.%2.%3.%4.%5.%6.%7.%8"/>
      <w:lvlJc w:val="left"/>
      <w:pPr>
        <w:tabs>
          <w:tab w:val="num" w:pos="4104"/>
        </w:tabs>
        <w:ind w:left="-576" w:firstLine="2880"/>
      </w:pPr>
      <w:rPr>
        <w:rFonts w:hint="default"/>
      </w:rPr>
    </w:lvl>
    <w:lvl w:ilvl="8">
      <w:start w:val="1"/>
      <w:numFmt w:val="decimal"/>
      <w:lvlText w:val="%1.%2.%3.%4.%5.%6.%7.%8.%9"/>
      <w:lvlJc w:val="left"/>
      <w:pPr>
        <w:tabs>
          <w:tab w:val="num" w:pos="5040"/>
        </w:tabs>
        <w:ind w:left="-576" w:firstLine="3456"/>
      </w:pPr>
      <w:rPr>
        <w:rFonts w:hint="default"/>
      </w:rPr>
    </w:lvl>
  </w:abstractNum>
  <w:abstractNum w:abstractNumId="34" w15:restartNumberingAfterBreak="0">
    <w:nsid w:val="67364148"/>
    <w:multiLevelType w:val="hybridMultilevel"/>
    <w:tmpl w:val="E3C454C8"/>
    <w:lvl w:ilvl="0" w:tplc="D8387DCE">
      <w:start w:val="1"/>
      <w:numFmt w:val="bullet"/>
      <w:pStyle w:val="ListBullet4"/>
      <w:lvlText w:val=""/>
      <w:lvlJc w:val="left"/>
      <w:pPr>
        <w:tabs>
          <w:tab w:val="num" w:pos="1440"/>
        </w:tabs>
        <w:ind w:left="1440" w:hanging="360"/>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9B080A"/>
    <w:multiLevelType w:val="hybridMultilevel"/>
    <w:tmpl w:val="FD3CABA8"/>
    <w:lvl w:ilvl="0" w:tplc="69069C06">
      <w:start w:val="1"/>
      <w:numFmt w:val="bullet"/>
      <w:pStyle w:val="ListBullet2"/>
      <w:lvlText w:val="-"/>
      <w:lvlJc w:val="left"/>
      <w:pPr>
        <w:tabs>
          <w:tab w:val="num" w:pos="720"/>
        </w:tabs>
        <w:ind w:left="720" w:hanging="360"/>
      </w:pPr>
      <w:rPr>
        <w:rFonts w:ascii="Times New Roman" w:hAnsi="Times New Roman" w:cs="Times New Roman" w:hint="default"/>
        <w:sz w:val="20"/>
        <w:szCs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6F309FB"/>
    <w:multiLevelType w:val="multilevel"/>
    <w:tmpl w:val="9B9422A2"/>
    <w:lvl w:ilvl="0">
      <w:start w:val="1"/>
      <w:numFmt w:val="decimal"/>
      <w:pStyle w:val="AppE1"/>
      <w:lvlText w:val="E-%1."/>
      <w:lvlJc w:val="left"/>
      <w:pPr>
        <w:tabs>
          <w:tab w:val="num" w:pos="720"/>
        </w:tabs>
        <w:ind w:left="720" w:hanging="720"/>
      </w:pPr>
      <w:rPr>
        <w:rFonts w:hint="default"/>
      </w:rPr>
    </w:lvl>
    <w:lvl w:ilvl="1">
      <w:start w:val="1"/>
      <w:numFmt w:val="decimal"/>
      <w:pStyle w:val="AppE2"/>
      <w:lvlText w:val="E-%1.%2"/>
      <w:lvlJc w:val="left"/>
      <w:pPr>
        <w:tabs>
          <w:tab w:val="num" w:pos="936"/>
        </w:tabs>
        <w:ind w:left="936" w:hanging="936"/>
      </w:pPr>
      <w:rPr>
        <w:rFonts w:hint="default"/>
      </w:rPr>
    </w:lvl>
    <w:lvl w:ilvl="2">
      <w:start w:val="1"/>
      <w:numFmt w:val="decimal"/>
      <w:pStyle w:val="AppE3"/>
      <w:lvlText w:val="E-%1.%2.%3"/>
      <w:lvlJc w:val="left"/>
      <w:pPr>
        <w:tabs>
          <w:tab w:val="num" w:pos="1080"/>
        </w:tabs>
        <w:ind w:left="1080" w:hanging="1080"/>
      </w:pPr>
      <w:rPr>
        <w:rFonts w:hint="default"/>
      </w:rPr>
    </w:lvl>
    <w:lvl w:ilvl="3">
      <w:start w:val="1"/>
      <w:numFmt w:val="decimal"/>
      <w:pStyle w:val="AppE4"/>
      <w:lvlText w:val="E-%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79946CDF"/>
    <w:multiLevelType w:val="hybridMultilevel"/>
    <w:tmpl w:val="FF32D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2701C3"/>
    <w:multiLevelType w:val="multilevel"/>
    <w:tmpl w:val="7A6E2E30"/>
    <w:lvl w:ilvl="0">
      <w:start w:val="1"/>
      <w:numFmt w:val="decimal"/>
      <w:pStyle w:val="AppB1"/>
      <w:lvlText w:val="B-%1."/>
      <w:lvlJc w:val="left"/>
      <w:pPr>
        <w:tabs>
          <w:tab w:val="num" w:pos="720"/>
        </w:tabs>
        <w:ind w:left="720" w:hanging="720"/>
      </w:pPr>
      <w:rPr>
        <w:rFonts w:hint="default"/>
      </w:rPr>
    </w:lvl>
    <w:lvl w:ilvl="1">
      <w:start w:val="1"/>
      <w:numFmt w:val="decimal"/>
      <w:lvlText w:val="B-%1.%2"/>
      <w:lvlJc w:val="left"/>
      <w:pPr>
        <w:tabs>
          <w:tab w:val="num" w:pos="936"/>
        </w:tabs>
        <w:ind w:left="936" w:hanging="936"/>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AA2618E"/>
    <w:multiLevelType w:val="hybridMultilevel"/>
    <w:tmpl w:val="2C90F84A"/>
    <w:lvl w:ilvl="0" w:tplc="ED464E7A">
      <w:start w:val="1"/>
      <w:numFmt w:val="bullet"/>
      <w:pStyle w:val="ListBullet3"/>
      <w:lvlText w:val=""/>
      <w:lvlJc w:val="left"/>
      <w:pPr>
        <w:tabs>
          <w:tab w:val="num" w:pos="1080"/>
        </w:tabs>
        <w:ind w:left="1080" w:hanging="360"/>
      </w:pPr>
      <w:rPr>
        <w:rFonts w:ascii="Symbol" w:hAnsi="Symbol" w:hint="default"/>
        <w:b w:val="0"/>
        <w:i w:val="0"/>
        <w:color w:val="auto"/>
        <w:sz w:val="22"/>
        <w:u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BE12CCA"/>
    <w:multiLevelType w:val="hybridMultilevel"/>
    <w:tmpl w:val="87F8C8BE"/>
    <w:lvl w:ilvl="0" w:tplc="5CD4C044">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41" w15:restartNumberingAfterBreak="0">
    <w:nsid w:val="7C576F7D"/>
    <w:multiLevelType w:val="multilevel"/>
    <w:tmpl w:val="6DD058FA"/>
    <w:lvl w:ilvl="0">
      <w:start w:val="1"/>
      <w:numFmt w:val="decimal"/>
      <w:lvlRestart w:val="0"/>
      <w:pStyle w:val="AppX1"/>
      <w:lvlText w:val="X-%1."/>
      <w:lvlJc w:val="left"/>
      <w:pPr>
        <w:tabs>
          <w:tab w:val="num" w:pos="720"/>
        </w:tabs>
        <w:ind w:left="720" w:hanging="720"/>
      </w:pPr>
      <w:rPr>
        <w:rFonts w:hint="default"/>
      </w:rPr>
    </w:lvl>
    <w:lvl w:ilvl="1">
      <w:start w:val="1"/>
      <w:numFmt w:val="decimal"/>
      <w:pStyle w:val="AppX2"/>
      <w:lvlText w:val="X-%1.%2"/>
      <w:lvlJc w:val="left"/>
      <w:pPr>
        <w:tabs>
          <w:tab w:val="num" w:pos="936"/>
        </w:tabs>
        <w:ind w:left="936" w:hanging="936"/>
      </w:pPr>
      <w:rPr>
        <w:rFonts w:hint="default"/>
      </w:rPr>
    </w:lvl>
    <w:lvl w:ilvl="2">
      <w:start w:val="1"/>
      <w:numFmt w:val="decimal"/>
      <w:pStyle w:val="AppX3"/>
      <w:lvlText w:val="X-%1.%2.%3"/>
      <w:lvlJc w:val="left"/>
      <w:pPr>
        <w:tabs>
          <w:tab w:val="num" w:pos="1080"/>
        </w:tabs>
        <w:ind w:left="1080" w:hanging="1080"/>
      </w:pPr>
      <w:rPr>
        <w:rFonts w:hint="default"/>
      </w:rPr>
    </w:lvl>
    <w:lvl w:ilvl="3">
      <w:start w:val="1"/>
      <w:numFmt w:val="decimal"/>
      <w:pStyle w:val="AppX4"/>
      <w:lvlText w:val="X-%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15:restartNumberingAfterBreak="0">
    <w:nsid w:val="7C67507F"/>
    <w:multiLevelType w:val="multilevel"/>
    <w:tmpl w:val="B5145C86"/>
    <w:lvl w:ilvl="0">
      <w:start w:val="1"/>
      <w:numFmt w:val="decimal"/>
      <w:lvlRestart w:val="0"/>
      <w:pStyle w:val="AppM1"/>
      <w:lvlText w:val="M-%1."/>
      <w:lvlJc w:val="left"/>
      <w:pPr>
        <w:tabs>
          <w:tab w:val="num" w:pos="720"/>
        </w:tabs>
        <w:ind w:left="720" w:hanging="720"/>
      </w:pPr>
      <w:rPr>
        <w:rFonts w:hint="default"/>
      </w:rPr>
    </w:lvl>
    <w:lvl w:ilvl="1">
      <w:start w:val="1"/>
      <w:numFmt w:val="decimal"/>
      <w:pStyle w:val="AppM2"/>
      <w:lvlText w:val="M-%1.%2"/>
      <w:lvlJc w:val="left"/>
      <w:pPr>
        <w:tabs>
          <w:tab w:val="num" w:pos="936"/>
        </w:tabs>
        <w:ind w:left="936" w:hanging="936"/>
      </w:pPr>
      <w:rPr>
        <w:rFonts w:hint="default"/>
      </w:rPr>
    </w:lvl>
    <w:lvl w:ilvl="2">
      <w:start w:val="1"/>
      <w:numFmt w:val="decimal"/>
      <w:pStyle w:val="AppM3"/>
      <w:lvlText w:val="M-%1.%2.%3"/>
      <w:lvlJc w:val="left"/>
      <w:pPr>
        <w:tabs>
          <w:tab w:val="num" w:pos="1080"/>
        </w:tabs>
        <w:ind w:left="1080" w:hanging="1080"/>
      </w:pPr>
      <w:rPr>
        <w:rFonts w:hint="default"/>
      </w:rPr>
    </w:lvl>
    <w:lvl w:ilvl="3">
      <w:start w:val="1"/>
      <w:numFmt w:val="decimal"/>
      <w:pStyle w:val="AppM4"/>
      <w:lvlText w:val="M-%1.%2.%3.%4"/>
      <w:lvlJc w:val="left"/>
      <w:pPr>
        <w:tabs>
          <w:tab w:val="num" w:pos="1224"/>
        </w:tabs>
        <w:ind w:left="1224" w:hanging="1224"/>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7D8C3E54"/>
    <w:multiLevelType w:val="hybridMultilevel"/>
    <w:tmpl w:val="DC9A9550"/>
    <w:lvl w:ilvl="0" w:tplc="73261D08">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7"/>
  </w:num>
  <w:num w:numId="2">
    <w:abstractNumId w:val="33"/>
  </w:num>
  <w:num w:numId="3">
    <w:abstractNumId w:val="25"/>
  </w:num>
  <w:num w:numId="4">
    <w:abstractNumId w:val="1"/>
  </w:num>
  <w:num w:numId="5">
    <w:abstractNumId w:val="0"/>
  </w:num>
  <w:num w:numId="6">
    <w:abstractNumId w:val="35"/>
  </w:num>
  <w:num w:numId="7">
    <w:abstractNumId w:val="39"/>
  </w:num>
  <w:num w:numId="8">
    <w:abstractNumId w:val="34"/>
  </w:num>
  <w:num w:numId="9">
    <w:abstractNumId w:val="43"/>
  </w:num>
  <w:num w:numId="10">
    <w:abstractNumId w:val="10"/>
  </w:num>
  <w:num w:numId="11">
    <w:abstractNumId w:val="38"/>
  </w:num>
  <w:num w:numId="12">
    <w:abstractNumId w:val="14"/>
  </w:num>
  <w:num w:numId="13">
    <w:abstractNumId w:val="13"/>
  </w:num>
  <w:num w:numId="14">
    <w:abstractNumId w:val="16"/>
  </w:num>
  <w:num w:numId="15">
    <w:abstractNumId w:val="36"/>
  </w:num>
  <w:num w:numId="16">
    <w:abstractNumId w:val="22"/>
  </w:num>
  <w:num w:numId="17">
    <w:abstractNumId w:val="21"/>
  </w:num>
  <w:num w:numId="18">
    <w:abstractNumId w:val="15"/>
  </w:num>
  <w:num w:numId="19">
    <w:abstractNumId w:val="9"/>
  </w:num>
  <w:num w:numId="20">
    <w:abstractNumId w:val="28"/>
  </w:num>
  <w:num w:numId="21">
    <w:abstractNumId w:val="17"/>
  </w:num>
  <w:num w:numId="22">
    <w:abstractNumId w:val="2"/>
  </w:num>
  <w:num w:numId="23">
    <w:abstractNumId w:val="42"/>
  </w:num>
  <w:num w:numId="24">
    <w:abstractNumId w:val="27"/>
  </w:num>
  <w:num w:numId="25">
    <w:abstractNumId w:val="4"/>
  </w:num>
  <w:num w:numId="26">
    <w:abstractNumId w:val="26"/>
  </w:num>
  <w:num w:numId="27">
    <w:abstractNumId w:val="31"/>
  </w:num>
  <w:num w:numId="28">
    <w:abstractNumId w:val="18"/>
  </w:num>
  <w:num w:numId="29">
    <w:abstractNumId w:val="23"/>
  </w:num>
  <w:num w:numId="30">
    <w:abstractNumId w:val="30"/>
  </w:num>
  <w:num w:numId="31">
    <w:abstractNumId w:val="20"/>
  </w:num>
  <w:num w:numId="32">
    <w:abstractNumId w:val="3"/>
  </w:num>
  <w:num w:numId="33">
    <w:abstractNumId w:val="12"/>
  </w:num>
  <w:num w:numId="34">
    <w:abstractNumId w:val="41"/>
  </w:num>
  <w:num w:numId="35">
    <w:abstractNumId w:val="8"/>
  </w:num>
  <w:num w:numId="36">
    <w:abstractNumId w:val="32"/>
  </w:num>
  <w:num w:numId="37">
    <w:abstractNumId w:val="19"/>
  </w:num>
  <w:num w:numId="38">
    <w:abstractNumId w:val="11"/>
  </w:num>
  <w:num w:numId="39">
    <w:abstractNumId w:val="7"/>
  </w:num>
  <w:num w:numId="40">
    <w:abstractNumId w:val="5"/>
  </w:num>
  <w:num w:numId="41">
    <w:abstractNumId w:val="29"/>
  </w:num>
  <w:num w:numId="42">
    <w:abstractNumId w:val="24"/>
  </w:num>
  <w:num w:numId="43">
    <w:abstractNumId w:val="40"/>
  </w:num>
  <w:num w:numId="4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W. Beeler">
    <w15:presenceInfo w15:providerId="AD" w15:userId="S::benjamin.beeler@inl.gov::3c6aace1-7ab7-4fe7-aadb-aa5a21dcc744"/>
  </w15:person>
  <w15:person w15:author="Ben Beeler">
    <w15:presenceInfo w15:providerId="None" w15:userId="Ben Bee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dws5pr0dxws8exxvxpxp2u05s5ps9w2rtz&quot;&gt;UMo_reference1&lt;record-ids&gt;&lt;item&gt;1&lt;/item&gt;&lt;item&gt;4&lt;/item&gt;&lt;item&gt;18&lt;/item&gt;&lt;item&gt;83&lt;/item&gt;&lt;item&gt;837&lt;/item&gt;&lt;item&gt;1302&lt;/item&gt;&lt;item&gt;1551&lt;/item&gt;&lt;item&gt;1552&lt;/item&gt;&lt;item&gt;1613&lt;/item&gt;&lt;item&gt;1648&lt;/item&gt;&lt;item&gt;1650&lt;/item&gt;&lt;item&gt;1791&lt;/item&gt;&lt;item&gt;1900&lt;/item&gt;&lt;item&gt;1991&lt;/item&gt;&lt;item&gt;2038&lt;/item&gt;&lt;item&gt;2041&lt;/item&gt;&lt;item&gt;2042&lt;/item&gt;&lt;item&gt;2043&lt;/item&gt;&lt;item&gt;2044&lt;/item&gt;&lt;item&gt;2053&lt;/item&gt;&lt;item&gt;2054&lt;/item&gt;&lt;item&gt;2057&lt;/item&gt;&lt;item&gt;2058&lt;/item&gt;&lt;item&gt;2059&lt;/item&gt;&lt;item&gt;2070&lt;/item&gt;&lt;item&gt;2077&lt;/item&gt;&lt;item&gt;2082&lt;/item&gt;&lt;item&gt;2083&lt;/item&gt;&lt;/record-ids&gt;&lt;/item&gt;&lt;/Libraries&gt;"/>
  </w:docVars>
  <w:rsids>
    <w:rsidRoot w:val="00383570"/>
    <w:rsid w:val="00000482"/>
    <w:rsid w:val="00000532"/>
    <w:rsid w:val="00000E28"/>
    <w:rsid w:val="00001AF7"/>
    <w:rsid w:val="00004B25"/>
    <w:rsid w:val="00004E0F"/>
    <w:rsid w:val="00006217"/>
    <w:rsid w:val="00007362"/>
    <w:rsid w:val="000105C4"/>
    <w:rsid w:val="00010A5B"/>
    <w:rsid w:val="0001206D"/>
    <w:rsid w:val="00012A4E"/>
    <w:rsid w:val="00013E49"/>
    <w:rsid w:val="00015E09"/>
    <w:rsid w:val="0001659F"/>
    <w:rsid w:val="00017E4B"/>
    <w:rsid w:val="00022228"/>
    <w:rsid w:val="00026089"/>
    <w:rsid w:val="00026704"/>
    <w:rsid w:val="00026DB7"/>
    <w:rsid w:val="00027092"/>
    <w:rsid w:val="0002781C"/>
    <w:rsid w:val="0003042B"/>
    <w:rsid w:val="00030546"/>
    <w:rsid w:val="0003226F"/>
    <w:rsid w:val="000324AC"/>
    <w:rsid w:val="000359DD"/>
    <w:rsid w:val="00036B68"/>
    <w:rsid w:val="00036DCD"/>
    <w:rsid w:val="00036E4D"/>
    <w:rsid w:val="000436D6"/>
    <w:rsid w:val="000439A3"/>
    <w:rsid w:val="00046E9C"/>
    <w:rsid w:val="00046F89"/>
    <w:rsid w:val="0004770E"/>
    <w:rsid w:val="00047E8D"/>
    <w:rsid w:val="00050420"/>
    <w:rsid w:val="0005099E"/>
    <w:rsid w:val="00051159"/>
    <w:rsid w:val="000511EC"/>
    <w:rsid w:val="00051941"/>
    <w:rsid w:val="00052355"/>
    <w:rsid w:val="0005266A"/>
    <w:rsid w:val="000532E1"/>
    <w:rsid w:val="00054FB2"/>
    <w:rsid w:val="00055A29"/>
    <w:rsid w:val="00056B22"/>
    <w:rsid w:val="000615AE"/>
    <w:rsid w:val="00061B8B"/>
    <w:rsid w:val="00062A83"/>
    <w:rsid w:val="000656EB"/>
    <w:rsid w:val="0006582F"/>
    <w:rsid w:val="00066D5D"/>
    <w:rsid w:val="000673EF"/>
    <w:rsid w:val="00070429"/>
    <w:rsid w:val="0007131B"/>
    <w:rsid w:val="00073919"/>
    <w:rsid w:val="00077FEC"/>
    <w:rsid w:val="000813FC"/>
    <w:rsid w:val="000817CC"/>
    <w:rsid w:val="00082424"/>
    <w:rsid w:val="00084244"/>
    <w:rsid w:val="00085F4D"/>
    <w:rsid w:val="000866B3"/>
    <w:rsid w:val="0008722C"/>
    <w:rsid w:val="00090D22"/>
    <w:rsid w:val="0009158C"/>
    <w:rsid w:val="000927C3"/>
    <w:rsid w:val="00093BB2"/>
    <w:rsid w:val="00094C02"/>
    <w:rsid w:val="00095313"/>
    <w:rsid w:val="000968DA"/>
    <w:rsid w:val="000A1A36"/>
    <w:rsid w:val="000A1AFB"/>
    <w:rsid w:val="000A257F"/>
    <w:rsid w:val="000A25D9"/>
    <w:rsid w:val="000A37F5"/>
    <w:rsid w:val="000A3CA7"/>
    <w:rsid w:val="000A5719"/>
    <w:rsid w:val="000A5CFD"/>
    <w:rsid w:val="000A641E"/>
    <w:rsid w:val="000A7232"/>
    <w:rsid w:val="000A7AA1"/>
    <w:rsid w:val="000B018C"/>
    <w:rsid w:val="000B0683"/>
    <w:rsid w:val="000B7BF2"/>
    <w:rsid w:val="000B7E0D"/>
    <w:rsid w:val="000C3199"/>
    <w:rsid w:val="000C604B"/>
    <w:rsid w:val="000C7A7A"/>
    <w:rsid w:val="000D00E1"/>
    <w:rsid w:val="000D0845"/>
    <w:rsid w:val="000D0BF9"/>
    <w:rsid w:val="000D0EBF"/>
    <w:rsid w:val="000D2D7A"/>
    <w:rsid w:val="000D513D"/>
    <w:rsid w:val="000D6249"/>
    <w:rsid w:val="000E0764"/>
    <w:rsid w:val="000E14D7"/>
    <w:rsid w:val="000E26A8"/>
    <w:rsid w:val="000E29F4"/>
    <w:rsid w:val="000E6DE0"/>
    <w:rsid w:val="000E74E1"/>
    <w:rsid w:val="000F1154"/>
    <w:rsid w:val="000F213B"/>
    <w:rsid w:val="000F2C6D"/>
    <w:rsid w:val="000F2D05"/>
    <w:rsid w:val="000F5562"/>
    <w:rsid w:val="000F6B8A"/>
    <w:rsid w:val="00101791"/>
    <w:rsid w:val="00101BFA"/>
    <w:rsid w:val="00102519"/>
    <w:rsid w:val="001046FC"/>
    <w:rsid w:val="001052A6"/>
    <w:rsid w:val="001065DD"/>
    <w:rsid w:val="00110869"/>
    <w:rsid w:val="00110D8E"/>
    <w:rsid w:val="00111948"/>
    <w:rsid w:val="00113209"/>
    <w:rsid w:val="001146A0"/>
    <w:rsid w:val="001155B6"/>
    <w:rsid w:val="00115C92"/>
    <w:rsid w:val="00116268"/>
    <w:rsid w:val="001166A2"/>
    <w:rsid w:val="00122106"/>
    <w:rsid w:val="00124F8B"/>
    <w:rsid w:val="001260B9"/>
    <w:rsid w:val="00126A87"/>
    <w:rsid w:val="00126EF7"/>
    <w:rsid w:val="00127123"/>
    <w:rsid w:val="001273C1"/>
    <w:rsid w:val="00127A61"/>
    <w:rsid w:val="00130294"/>
    <w:rsid w:val="00131209"/>
    <w:rsid w:val="00131373"/>
    <w:rsid w:val="00131405"/>
    <w:rsid w:val="00131564"/>
    <w:rsid w:val="001319C4"/>
    <w:rsid w:val="00131E6B"/>
    <w:rsid w:val="001328F3"/>
    <w:rsid w:val="0013309B"/>
    <w:rsid w:val="001335F9"/>
    <w:rsid w:val="0013463A"/>
    <w:rsid w:val="00135C4A"/>
    <w:rsid w:val="001370DC"/>
    <w:rsid w:val="001373AB"/>
    <w:rsid w:val="001379A0"/>
    <w:rsid w:val="001409A2"/>
    <w:rsid w:val="00140A25"/>
    <w:rsid w:val="00141455"/>
    <w:rsid w:val="0014186A"/>
    <w:rsid w:val="0014323B"/>
    <w:rsid w:val="0014324D"/>
    <w:rsid w:val="00143762"/>
    <w:rsid w:val="0014447E"/>
    <w:rsid w:val="00146E38"/>
    <w:rsid w:val="00146FC0"/>
    <w:rsid w:val="00151D41"/>
    <w:rsid w:val="00152A0F"/>
    <w:rsid w:val="0015558B"/>
    <w:rsid w:val="001557CC"/>
    <w:rsid w:val="00156B8B"/>
    <w:rsid w:val="00156B8D"/>
    <w:rsid w:val="001578B6"/>
    <w:rsid w:val="00160EC0"/>
    <w:rsid w:val="0016191D"/>
    <w:rsid w:val="0016224F"/>
    <w:rsid w:val="00162753"/>
    <w:rsid w:val="00162A0B"/>
    <w:rsid w:val="001632B9"/>
    <w:rsid w:val="00167999"/>
    <w:rsid w:val="0017075F"/>
    <w:rsid w:val="00170CE9"/>
    <w:rsid w:val="0017282F"/>
    <w:rsid w:val="00172BBE"/>
    <w:rsid w:val="00176C9C"/>
    <w:rsid w:val="00180BB6"/>
    <w:rsid w:val="00183EC8"/>
    <w:rsid w:val="00184D93"/>
    <w:rsid w:val="00184DED"/>
    <w:rsid w:val="0018573B"/>
    <w:rsid w:val="00190536"/>
    <w:rsid w:val="0019139B"/>
    <w:rsid w:val="00191F24"/>
    <w:rsid w:val="001949CC"/>
    <w:rsid w:val="001968D3"/>
    <w:rsid w:val="00197DED"/>
    <w:rsid w:val="001A1E1F"/>
    <w:rsid w:val="001A330C"/>
    <w:rsid w:val="001A5CE2"/>
    <w:rsid w:val="001B0171"/>
    <w:rsid w:val="001B0723"/>
    <w:rsid w:val="001B221A"/>
    <w:rsid w:val="001B4B4F"/>
    <w:rsid w:val="001B62EF"/>
    <w:rsid w:val="001B729C"/>
    <w:rsid w:val="001C1B76"/>
    <w:rsid w:val="001C1B8D"/>
    <w:rsid w:val="001C37B6"/>
    <w:rsid w:val="001C448C"/>
    <w:rsid w:val="001C51E4"/>
    <w:rsid w:val="001C5D0B"/>
    <w:rsid w:val="001D1474"/>
    <w:rsid w:val="001D1EC0"/>
    <w:rsid w:val="001D2AB0"/>
    <w:rsid w:val="001D55AD"/>
    <w:rsid w:val="001D6454"/>
    <w:rsid w:val="001E053A"/>
    <w:rsid w:val="001E340E"/>
    <w:rsid w:val="001E3C70"/>
    <w:rsid w:val="001E4421"/>
    <w:rsid w:val="001E55F9"/>
    <w:rsid w:val="001E5E76"/>
    <w:rsid w:val="001E65F9"/>
    <w:rsid w:val="001E6703"/>
    <w:rsid w:val="001E7CB0"/>
    <w:rsid w:val="001E7F0D"/>
    <w:rsid w:val="001F3813"/>
    <w:rsid w:val="001F4451"/>
    <w:rsid w:val="002009A3"/>
    <w:rsid w:val="00201879"/>
    <w:rsid w:val="00202B53"/>
    <w:rsid w:val="00204782"/>
    <w:rsid w:val="00207302"/>
    <w:rsid w:val="00211959"/>
    <w:rsid w:val="002123BD"/>
    <w:rsid w:val="00213C73"/>
    <w:rsid w:val="00213F97"/>
    <w:rsid w:val="00214D16"/>
    <w:rsid w:val="00214D27"/>
    <w:rsid w:val="00215434"/>
    <w:rsid w:val="00215D41"/>
    <w:rsid w:val="00215D7E"/>
    <w:rsid w:val="002164D5"/>
    <w:rsid w:val="00217811"/>
    <w:rsid w:val="002200D4"/>
    <w:rsid w:val="00221073"/>
    <w:rsid w:val="0022116A"/>
    <w:rsid w:val="0022121C"/>
    <w:rsid w:val="00222C0F"/>
    <w:rsid w:val="002232E6"/>
    <w:rsid w:val="0022590D"/>
    <w:rsid w:val="00230EEF"/>
    <w:rsid w:val="0023256A"/>
    <w:rsid w:val="00234544"/>
    <w:rsid w:val="002353BA"/>
    <w:rsid w:val="00235543"/>
    <w:rsid w:val="00237C55"/>
    <w:rsid w:val="002405CA"/>
    <w:rsid w:val="002416CF"/>
    <w:rsid w:val="00242B3A"/>
    <w:rsid w:val="00244653"/>
    <w:rsid w:val="00244CA2"/>
    <w:rsid w:val="00245246"/>
    <w:rsid w:val="00246DE2"/>
    <w:rsid w:val="00247BBF"/>
    <w:rsid w:val="00254412"/>
    <w:rsid w:val="00254500"/>
    <w:rsid w:val="0025620A"/>
    <w:rsid w:val="00257204"/>
    <w:rsid w:val="00261791"/>
    <w:rsid w:val="0026291A"/>
    <w:rsid w:val="002629A9"/>
    <w:rsid w:val="00263240"/>
    <w:rsid w:val="00263460"/>
    <w:rsid w:val="0026383F"/>
    <w:rsid w:val="00267659"/>
    <w:rsid w:val="00270386"/>
    <w:rsid w:val="00270B7E"/>
    <w:rsid w:val="00274FD0"/>
    <w:rsid w:val="00280B82"/>
    <w:rsid w:val="00281E8B"/>
    <w:rsid w:val="00282C05"/>
    <w:rsid w:val="00283B94"/>
    <w:rsid w:val="00285EC3"/>
    <w:rsid w:val="002877D1"/>
    <w:rsid w:val="002916BC"/>
    <w:rsid w:val="002930C9"/>
    <w:rsid w:val="002937E4"/>
    <w:rsid w:val="00294A04"/>
    <w:rsid w:val="00295715"/>
    <w:rsid w:val="00297E04"/>
    <w:rsid w:val="002A171A"/>
    <w:rsid w:val="002A66DC"/>
    <w:rsid w:val="002A6BB1"/>
    <w:rsid w:val="002B0A96"/>
    <w:rsid w:val="002B1F40"/>
    <w:rsid w:val="002B202F"/>
    <w:rsid w:val="002B252B"/>
    <w:rsid w:val="002B39BE"/>
    <w:rsid w:val="002B4761"/>
    <w:rsid w:val="002B49BE"/>
    <w:rsid w:val="002B66E5"/>
    <w:rsid w:val="002C0D22"/>
    <w:rsid w:val="002C203E"/>
    <w:rsid w:val="002C3733"/>
    <w:rsid w:val="002C46C3"/>
    <w:rsid w:val="002C6B3C"/>
    <w:rsid w:val="002C6E2B"/>
    <w:rsid w:val="002D1080"/>
    <w:rsid w:val="002D2C89"/>
    <w:rsid w:val="002D42D6"/>
    <w:rsid w:val="002E19A8"/>
    <w:rsid w:val="002E3428"/>
    <w:rsid w:val="002E419D"/>
    <w:rsid w:val="002E517D"/>
    <w:rsid w:val="002E6DC5"/>
    <w:rsid w:val="002E7581"/>
    <w:rsid w:val="002F1026"/>
    <w:rsid w:val="002F174D"/>
    <w:rsid w:val="002F20C0"/>
    <w:rsid w:val="002F47DD"/>
    <w:rsid w:val="002F4D6A"/>
    <w:rsid w:val="002F50B9"/>
    <w:rsid w:val="002F6CEC"/>
    <w:rsid w:val="002F7879"/>
    <w:rsid w:val="0030022E"/>
    <w:rsid w:val="00301094"/>
    <w:rsid w:val="0030337E"/>
    <w:rsid w:val="00303D2B"/>
    <w:rsid w:val="0031322F"/>
    <w:rsid w:val="0031339E"/>
    <w:rsid w:val="00315C47"/>
    <w:rsid w:val="003165AA"/>
    <w:rsid w:val="003165F5"/>
    <w:rsid w:val="00316F75"/>
    <w:rsid w:val="00317F48"/>
    <w:rsid w:val="003204DF"/>
    <w:rsid w:val="00320D7B"/>
    <w:rsid w:val="0032331E"/>
    <w:rsid w:val="003236AF"/>
    <w:rsid w:val="003251C6"/>
    <w:rsid w:val="003258C1"/>
    <w:rsid w:val="00327028"/>
    <w:rsid w:val="0032723A"/>
    <w:rsid w:val="0032755F"/>
    <w:rsid w:val="00327D58"/>
    <w:rsid w:val="00327F0B"/>
    <w:rsid w:val="00327FF5"/>
    <w:rsid w:val="003304C2"/>
    <w:rsid w:val="00330D63"/>
    <w:rsid w:val="003320F9"/>
    <w:rsid w:val="00332480"/>
    <w:rsid w:val="00332490"/>
    <w:rsid w:val="003326BC"/>
    <w:rsid w:val="0033403D"/>
    <w:rsid w:val="003340DC"/>
    <w:rsid w:val="0033514B"/>
    <w:rsid w:val="0033580B"/>
    <w:rsid w:val="0033585C"/>
    <w:rsid w:val="00340DE6"/>
    <w:rsid w:val="00341975"/>
    <w:rsid w:val="0034288F"/>
    <w:rsid w:val="003430A9"/>
    <w:rsid w:val="00344BC1"/>
    <w:rsid w:val="0034585D"/>
    <w:rsid w:val="00345E12"/>
    <w:rsid w:val="003475A3"/>
    <w:rsid w:val="00351263"/>
    <w:rsid w:val="00354044"/>
    <w:rsid w:val="00354FA2"/>
    <w:rsid w:val="00355401"/>
    <w:rsid w:val="00355DA9"/>
    <w:rsid w:val="00357FE1"/>
    <w:rsid w:val="00361055"/>
    <w:rsid w:val="00361E81"/>
    <w:rsid w:val="00362B35"/>
    <w:rsid w:val="00363F47"/>
    <w:rsid w:val="0036491E"/>
    <w:rsid w:val="00365ECD"/>
    <w:rsid w:val="00366F72"/>
    <w:rsid w:val="00370202"/>
    <w:rsid w:val="00370391"/>
    <w:rsid w:val="003704E1"/>
    <w:rsid w:val="0037160D"/>
    <w:rsid w:val="00371625"/>
    <w:rsid w:val="00372DAC"/>
    <w:rsid w:val="0037433D"/>
    <w:rsid w:val="003751DD"/>
    <w:rsid w:val="00375B4E"/>
    <w:rsid w:val="0037605F"/>
    <w:rsid w:val="003775A3"/>
    <w:rsid w:val="00380F80"/>
    <w:rsid w:val="0038302C"/>
    <w:rsid w:val="00383570"/>
    <w:rsid w:val="00383BDF"/>
    <w:rsid w:val="00383F7E"/>
    <w:rsid w:val="003867EA"/>
    <w:rsid w:val="00386FDF"/>
    <w:rsid w:val="00387412"/>
    <w:rsid w:val="00391F73"/>
    <w:rsid w:val="00394463"/>
    <w:rsid w:val="00395358"/>
    <w:rsid w:val="00395B21"/>
    <w:rsid w:val="003962E7"/>
    <w:rsid w:val="00397415"/>
    <w:rsid w:val="003A12FC"/>
    <w:rsid w:val="003A1AE9"/>
    <w:rsid w:val="003A1E21"/>
    <w:rsid w:val="003A2729"/>
    <w:rsid w:val="003A2E21"/>
    <w:rsid w:val="003A2FA8"/>
    <w:rsid w:val="003A39ED"/>
    <w:rsid w:val="003A473B"/>
    <w:rsid w:val="003B154D"/>
    <w:rsid w:val="003B21CC"/>
    <w:rsid w:val="003B2983"/>
    <w:rsid w:val="003B3160"/>
    <w:rsid w:val="003B3A5E"/>
    <w:rsid w:val="003B40C2"/>
    <w:rsid w:val="003B52C2"/>
    <w:rsid w:val="003B551A"/>
    <w:rsid w:val="003B6550"/>
    <w:rsid w:val="003B6BC7"/>
    <w:rsid w:val="003C0050"/>
    <w:rsid w:val="003C0CE7"/>
    <w:rsid w:val="003C20DC"/>
    <w:rsid w:val="003C3269"/>
    <w:rsid w:val="003C4FDC"/>
    <w:rsid w:val="003C5206"/>
    <w:rsid w:val="003C5DA6"/>
    <w:rsid w:val="003C6078"/>
    <w:rsid w:val="003C6882"/>
    <w:rsid w:val="003C7DD9"/>
    <w:rsid w:val="003D0116"/>
    <w:rsid w:val="003D03C8"/>
    <w:rsid w:val="003D0595"/>
    <w:rsid w:val="003D1172"/>
    <w:rsid w:val="003D1D66"/>
    <w:rsid w:val="003D5F51"/>
    <w:rsid w:val="003D6578"/>
    <w:rsid w:val="003D6D89"/>
    <w:rsid w:val="003D75C9"/>
    <w:rsid w:val="003D798F"/>
    <w:rsid w:val="003E1CE1"/>
    <w:rsid w:val="003E2721"/>
    <w:rsid w:val="003E2A25"/>
    <w:rsid w:val="003E2FCF"/>
    <w:rsid w:val="003E395B"/>
    <w:rsid w:val="003E44CB"/>
    <w:rsid w:val="003E527C"/>
    <w:rsid w:val="003E765B"/>
    <w:rsid w:val="003E768E"/>
    <w:rsid w:val="003F037C"/>
    <w:rsid w:val="003F04A6"/>
    <w:rsid w:val="003F1423"/>
    <w:rsid w:val="003F283D"/>
    <w:rsid w:val="003F2E9C"/>
    <w:rsid w:val="003F3225"/>
    <w:rsid w:val="003F51C9"/>
    <w:rsid w:val="003F5695"/>
    <w:rsid w:val="003F6DFE"/>
    <w:rsid w:val="00400C02"/>
    <w:rsid w:val="0040297A"/>
    <w:rsid w:val="0040445E"/>
    <w:rsid w:val="00404A18"/>
    <w:rsid w:val="00411B3A"/>
    <w:rsid w:val="00412AE5"/>
    <w:rsid w:val="0041327E"/>
    <w:rsid w:val="0041491A"/>
    <w:rsid w:val="00415042"/>
    <w:rsid w:val="00420059"/>
    <w:rsid w:val="00420904"/>
    <w:rsid w:val="00422093"/>
    <w:rsid w:val="0042490C"/>
    <w:rsid w:val="00425B05"/>
    <w:rsid w:val="00426864"/>
    <w:rsid w:val="004300B1"/>
    <w:rsid w:val="00430FA5"/>
    <w:rsid w:val="00431B47"/>
    <w:rsid w:val="00431FA9"/>
    <w:rsid w:val="004332AA"/>
    <w:rsid w:val="00434CA0"/>
    <w:rsid w:val="004355CE"/>
    <w:rsid w:val="004405B8"/>
    <w:rsid w:val="0044179E"/>
    <w:rsid w:val="00441B7F"/>
    <w:rsid w:val="00441E40"/>
    <w:rsid w:val="004428C5"/>
    <w:rsid w:val="0044336A"/>
    <w:rsid w:val="00443586"/>
    <w:rsid w:val="00443BDA"/>
    <w:rsid w:val="00444168"/>
    <w:rsid w:val="0044531D"/>
    <w:rsid w:val="00446058"/>
    <w:rsid w:val="004472DE"/>
    <w:rsid w:val="00447E96"/>
    <w:rsid w:val="00450E02"/>
    <w:rsid w:val="00451677"/>
    <w:rsid w:val="004546C5"/>
    <w:rsid w:val="00454D32"/>
    <w:rsid w:val="00456681"/>
    <w:rsid w:val="00457361"/>
    <w:rsid w:val="00464C57"/>
    <w:rsid w:val="00464D88"/>
    <w:rsid w:val="00466ECA"/>
    <w:rsid w:val="00470A71"/>
    <w:rsid w:val="00470A9C"/>
    <w:rsid w:val="004722F7"/>
    <w:rsid w:val="004736C5"/>
    <w:rsid w:val="00473721"/>
    <w:rsid w:val="00473F12"/>
    <w:rsid w:val="004740E2"/>
    <w:rsid w:val="004805B4"/>
    <w:rsid w:val="00481AE7"/>
    <w:rsid w:val="004821CF"/>
    <w:rsid w:val="004823D3"/>
    <w:rsid w:val="0048320C"/>
    <w:rsid w:val="004843FC"/>
    <w:rsid w:val="004851B0"/>
    <w:rsid w:val="0048531A"/>
    <w:rsid w:val="00485327"/>
    <w:rsid w:val="0048788A"/>
    <w:rsid w:val="00487F08"/>
    <w:rsid w:val="004911B4"/>
    <w:rsid w:val="00492F90"/>
    <w:rsid w:val="00493577"/>
    <w:rsid w:val="004946D7"/>
    <w:rsid w:val="004960DA"/>
    <w:rsid w:val="004A0290"/>
    <w:rsid w:val="004A1B9C"/>
    <w:rsid w:val="004A3481"/>
    <w:rsid w:val="004A3497"/>
    <w:rsid w:val="004A40EF"/>
    <w:rsid w:val="004A588F"/>
    <w:rsid w:val="004A7B43"/>
    <w:rsid w:val="004B0113"/>
    <w:rsid w:val="004B38E5"/>
    <w:rsid w:val="004B6280"/>
    <w:rsid w:val="004B62C7"/>
    <w:rsid w:val="004B68D8"/>
    <w:rsid w:val="004B7BD7"/>
    <w:rsid w:val="004B7BFE"/>
    <w:rsid w:val="004B7DCE"/>
    <w:rsid w:val="004C023A"/>
    <w:rsid w:val="004C0BD6"/>
    <w:rsid w:val="004C1620"/>
    <w:rsid w:val="004C189C"/>
    <w:rsid w:val="004C1DE8"/>
    <w:rsid w:val="004C405A"/>
    <w:rsid w:val="004C74EE"/>
    <w:rsid w:val="004C761A"/>
    <w:rsid w:val="004C761D"/>
    <w:rsid w:val="004D1069"/>
    <w:rsid w:val="004D3F94"/>
    <w:rsid w:val="004D453C"/>
    <w:rsid w:val="004D4FE1"/>
    <w:rsid w:val="004D5278"/>
    <w:rsid w:val="004D615A"/>
    <w:rsid w:val="004D6538"/>
    <w:rsid w:val="004E0084"/>
    <w:rsid w:val="004E32C2"/>
    <w:rsid w:val="004E65E1"/>
    <w:rsid w:val="004E67AA"/>
    <w:rsid w:val="004F0E8A"/>
    <w:rsid w:val="004F2A16"/>
    <w:rsid w:val="004F3C92"/>
    <w:rsid w:val="004F3CC5"/>
    <w:rsid w:val="004F471B"/>
    <w:rsid w:val="004F4F99"/>
    <w:rsid w:val="004F57FF"/>
    <w:rsid w:val="0050516E"/>
    <w:rsid w:val="00506313"/>
    <w:rsid w:val="00506787"/>
    <w:rsid w:val="00510517"/>
    <w:rsid w:val="005105A7"/>
    <w:rsid w:val="00511C2B"/>
    <w:rsid w:val="00513752"/>
    <w:rsid w:val="005150EE"/>
    <w:rsid w:val="005217E0"/>
    <w:rsid w:val="00524476"/>
    <w:rsid w:val="00524D52"/>
    <w:rsid w:val="00524DB7"/>
    <w:rsid w:val="005253CE"/>
    <w:rsid w:val="005268FE"/>
    <w:rsid w:val="005278FF"/>
    <w:rsid w:val="00527AE8"/>
    <w:rsid w:val="005306A1"/>
    <w:rsid w:val="00530C79"/>
    <w:rsid w:val="005327B8"/>
    <w:rsid w:val="00532B6D"/>
    <w:rsid w:val="00533278"/>
    <w:rsid w:val="005334D2"/>
    <w:rsid w:val="005356E1"/>
    <w:rsid w:val="00535F44"/>
    <w:rsid w:val="00537967"/>
    <w:rsid w:val="00540F14"/>
    <w:rsid w:val="00540F75"/>
    <w:rsid w:val="005412D4"/>
    <w:rsid w:val="00541456"/>
    <w:rsid w:val="00542786"/>
    <w:rsid w:val="005436A8"/>
    <w:rsid w:val="005466CA"/>
    <w:rsid w:val="0055145E"/>
    <w:rsid w:val="005514DE"/>
    <w:rsid w:val="0055155E"/>
    <w:rsid w:val="00551C39"/>
    <w:rsid w:val="00551E0E"/>
    <w:rsid w:val="00553A2B"/>
    <w:rsid w:val="005541B2"/>
    <w:rsid w:val="005546CE"/>
    <w:rsid w:val="00555247"/>
    <w:rsid w:val="0055536C"/>
    <w:rsid w:val="005572C6"/>
    <w:rsid w:val="005605E0"/>
    <w:rsid w:val="00560D46"/>
    <w:rsid w:val="00562712"/>
    <w:rsid w:val="00562AC2"/>
    <w:rsid w:val="00563506"/>
    <w:rsid w:val="00565D6A"/>
    <w:rsid w:val="00566149"/>
    <w:rsid w:val="005714B6"/>
    <w:rsid w:val="00574031"/>
    <w:rsid w:val="00574218"/>
    <w:rsid w:val="00574807"/>
    <w:rsid w:val="005748E5"/>
    <w:rsid w:val="00574957"/>
    <w:rsid w:val="00575C85"/>
    <w:rsid w:val="005802F5"/>
    <w:rsid w:val="005806D4"/>
    <w:rsid w:val="00582276"/>
    <w:rsid w:val="0058333E"/>
    <w:rsid w:val="00584810"/>
    <w:rsid w:val="00585F98"/>
    <w:rsid w:val="0058674E"/>
    <w:rsid w:val="00586C95"/>
    <w:rsid w:val="0059013F"/>
    <w:rsid w:val="0059131B"/>
    <w:rsid w:val="0059198C"/>
    <w:rsid w:val="00594311"/>
    <w:rsid w:val="0059633C"/>
    <w:rsid w:val="00597BEB"/>
    <w:rsid w:val="005A0085"/>
    <w:rsid w:val="005A0601"/>
    <w:rsid w:val="005A61A5"/>
    <w:rsid w:val="005A6352"/>
    <w:rsid w:val="005A6F67"/>
    <w:rsid w:val="005B11DF"/>
    <w:rsid w:val="005B485B"/>
    <w:rsid w:val="005B5BC9"/>
    <w:rsid w:val="005C008F"/>
    <w:rsid w:val="005C00B0"/>
    <w:rsid w:val="005C046B"/>
    <w:rsid w:val="005C0CB4"/>
    <w:rsid w:val="005C0F82"/>
    <w:rsid w:val="005C134C"/>
    <w:rsid w:val="005C184A"/>
    <w:rsid w:val="005C1C16"/>
    <w:rsid w:val="005C1D2D"/>
    <w:rsid w:val="005C21B0"/>
    <w:rsid w:val="005C509E"/>
    <w:rsid w:val="005C5685"/>
    <w:rsid w:val="005D24C4"/>
    <w:rsid w:val="005D25BB"/>
    <w:rsid w:val="005D32A6"/>
    <w:rsid w:val="005D3883"/>
    <w:rsid w:val="005D6758"/>
    <w:rsid w:val="005D68EE"/>
    <w:rsid w:val="005D6B75"/>
    <w:rsid w:val="005D6BAE"/>
    <w:rsid w:val="005E1114"/>
    <w:rsid w:val="005E2499"/>
    <w:rsid w:val="005E26C3"/>
    <w:rsid w:val="005E3610"/>
    <w:rsid w:val="005E42D1"/>
    <w:rsid w:val="005E49DE"/>
    <w:rsid w:val="005E5061"/>
    <w:rsid w:val="005E53F6"/>
    <w:rsid w:val="005E7755"/>
    <w:rsid w:val="005F07D2"/>
    <w:rsid w:val="005F33C5"/>
    <w:rsid w:val="005F3651"/>
    <w:rsid w:val="005F6876"/>
    <w:rsid w:val="00601E75"/>
    <w:rsid w:val="006066B3"/>
    <w:rsid w:val="00607B40"/>
    <w:rsid w:val="00607B9E"/>
    <w:rsid w:val="00607FC0"/>
    <w:rsid w:val="00611799"/>
    <w:rsid w:val="00612971"/>
    <w:rsid w:val="0061563C"/>
    <w:rsid w:val="00620899"/>
    <w:rsid w:val="006228C6"/>
    <w:rsid w:val="00623841"/>
    <w:rsid w:val="00624175"/>
    <w:rsid w:val="00624E78"/>
    <w:rsid w:val="00626DF7"/>
    <w:rsid w:val="00630221"/>
    <w:rsid w:val="00630E74"/>
    <w:rsid w:val="006321A2"/>
    <w:rsid w:val="00635EE9"/>
    <w:rsid w:val="00636141"/>
    <w:rsid w:val="006366FE"/>
    <w:rsid w:val="00637BF6"/>
    <w:rsid w:val="006400E5"/>
    <w:rsid w:val="00640333"/>
    <w:rsid w:val="00641A19"/>
    <w:rsid w:val="00642CFE"/>
    <w:rsid w:val="00644A44"/>
    <w:rsid w:val="006473A4"/>
    <w:rsid w:val="0064751F"/>
    <w:rsid w:val="006477FC"/>
    <w:rsid w:val="00650954"/>
    <w:rsid w:val="00653E54"/>
    <w:rsid w:val="00654F6F"/>
    <w:rsid w:val="006559E6"/>
    <w:rsid w:val="00655A55"/>
    <w:rsid w:val="00657A0E"/>
    <w:rsid w:val="00657AAD"/>
    <w:rsid w:val="00660F09"/>
    <w:rsid w:val="00661CDF"/>
    <w:rsid w:val="00661DC9"/>
    <w:rsid w:val="00662583"/>
    <w:rsid w:val="00663AD1"/>
    <w:rsid w:val="0066455E"/>
    <w:rsid w:val="006675CA"/>
    <w:rsid w:val="00667A89"/>
    <w:rsid w:val="00670139"/>
    <w:rsid w:val="006713FC"/>
    <w:rsid w:val="00671DF7"/>
    <w:rsid w:val="0067225D"/>
    <w:rsid w:val="00672428"/>
    <w:rsid w:val="00672F7B"/>
    <w:rsid w:val="0067448E"/>
    <w:rsid w:val="006746E9"/>
    <w:rsid w:val="00674BC6"/>
    <w:rsid w:val="00674F3A"/>
    <w:rsid w:val="006751EF"/>
    <w:rsid w:val="00675F8D"/>
    <w:rsid w:val="00676311"/>
    <w:rsid w:val="0067768B"/>
    <w:rsid w:val="006810AA"/>
    <w:rsid w:val="00683555"/>
    <w:rsid w:val="00683F4C"/>
    <w:rsid w:val="00685319"/>
    <w:rsid w:val="006855A7"/>
    <w:rsid w:val="006856AB"/>
    <w:rsid w:val="0068597C"/>
    <w:rsid w:val="0069261C"/>
    <w:rsid w:val="006929D0"/>
    <w:rsid w:val="006961B3"/>
    <w:rsid w:val="00696B9A"/>
    <w:rsid w:val="006972FA"/>
    <w:rsid w:val="006A0023"/>
    <w:rsid w:val="006A1A73"/>
    <w:rsid w:val="006A1E5A"/>
    <w:rsid w:val="006A2833"/>
    <w:rsid w:val="006A2E0C"/>
    <w:rsid w:val="006A3C5D"/>
    <w:rsid w:val="006A461A"/>
    <w:rsid w:val="006A4A32"/>
    <w:rsid w:val="006A4FE9"/>
    <w:rsid w:val="006A6622"/>
    <w:rsid w:val="006A6890"/>
    <w:rsid w:val="006A68D2"/>
    <w:rsid w:val="006B112C"/>
    <w:rsid w:val="006B449D"/>
    <w:rsid w:val="006B49C4"/>
    <w:rsid w:val="006B5A0C"/>
    <w:rsid w:val="006B5ED9"/>
    <w:rsid w:val="006B64F9"/>
    <w:rsid w:val="006B670E"/>
    <w:rsid w:val="006B6E8A"/>
    <w:rsid w:val="006C0123"/>
    <w:rsid w:val="006C3A19"/>
    <w:rsid w:val="006C3FB6"/>
    <w:rsid w:val="006C556C"/>
    <w:rsid w:val="006C6825"/>
    <w:rsid w:val="006C7439"/>
    <w:rsid w:val="006D0535"/>
    <w:rsid w:val="006D065A"/>
    <w:rsid w:val="006D1943"/>
    <w:rsid w:val="006D2844"/>
    <w:rsid w:val="006D2EE2"/>
    <w:rsid w:val="006D3735"/>
    <w:rsid w:val="006D4007"/>
    <w:rsid w:val="006D4F77"/>
    <w:rsid w:val="006D62BC"/>
    <w:rsid w:val="006D6659"/>
    <w:rsid w:val="006D748B"/>
    <w:rsid w:val="006D751E"/>
    <w:rsid w:val="006E05AF"/>
    <w:rsid w:val="006E0833"/>
    <w:rsid w:val="006E1F08"/>
    <w:rsid w:val="006E21E6"/>
    <w:rsid w:val="006E226D"/>
    <w:rsid w:val="006E4A94"/>
    <w:rsid w:val="006E5940"/>
    <w:rsid w:val="006E7065"/>
    <w:rsid w:val="006E7C80"/>
    <w:rsid w:val="006F0C4D"/>
    <w:rsid w:val="006F2501"/>
    <w:rsid w:val="006F2B5C"/>
    <w:rsid w:val="006F4219"/>
    <w:rsid w:val="006F69A5"/>
    <w:rsid w:val="006F7BF8"/>
    <w:rsid w:val="006F7C9F"/>
    <w:rsid w:val="00700154"/>
    <w:rsid w:val="00700293"/>
    <w:rsid w:val="00700316"/>
    <w:rsid w:val="00702A8E"/>
    <w:rsid w:val="00707C8F"/>
    <w:rsid w:val="00711C86"/>
    <w:rsid w:val="007121B6"/>
    <w:rsid w:val="0071237C"/>
    <w:rsid w:val="00712635"/>
    <w:rsid w:val="00712D80"/>
    <w:rsid w:val="00714436"/>
    <w:rsid w:val="007146B7"/>
    <w:rsid w:val="0071782F"/>
    <w:rsid w:val="007178FA"/>
    <w:rsid w:val="00721917"/>
    <w:rsid w:val="00721CFC"/>
    <w:rsid w:val="00721E14"/>
    <w:rsid w:val="00721FD0"/>
    <w:rsid w:val="00722EBD"/>
    <w:rsid w:val="0072314A"/>
    <w:rsid w:val="00723D31"/>
    <w:rsid w:val="007248CA"/>
    <w:rsid w:val="00724AA5"/>
    <w:rsid w:val="00724F38"/>
    <w:rsid w:val="00725D0A"/>
    <w:rsid w:val="00725EE1"/>
    <w:rsid w:val="0072623B"/>
    <w:rsid w:val="007271A0"/>
    <w:rsid w:val="0072793F"/>
    <w:rsid w:val="0073155C"/>
    <w:rsid w:val="007323AC"/>
    <w:rsid w:val="00737788"/>
    <w:rsid w:val="0074005D"/>
    <w:rsid w:val="00745C0A"/>
    <w:rsid w:val="007475F0"/>
    <w:rsid w:val="00747D06"/>
    <w:rsid w:val="00750849"/>
    <w:rsid w:val="007518A5"/>
    <w:rsid w:val="007527C4"/>
    <w:rsid w:val="00756EAF"/>
    <w:rsid w:val="00760304"/>
    <w:rsid w:val="00761386"/>
    <w:rsid w:val="00762D67"/>
    <w:rsid w:val="0076569B"/>
    <w:rsid w:val="007659DD"/>
    <w:rsid w:val="00766632"/>
    <w:rsid w:val="00766E62"/>
    <w:rsid w:val="00767EAA"/>
    <w:rsid w:val="007712D3"/>
    <w:rsid w:val="0077171F"/>
    <w:rsid w:val="00771ADF"/>
    <w:rsid w:val="00772FC8"/>
    <w:rsid w:val="00773586"/>
    <w:rsid w:val="007736BA"/>
    <w:rsid w:val="00773BD0"/>
    <w:rsid w:val="00775521"/>
    <w:rsid w:val="00775A0E"/>
    <w:rsid w:val="0078007A"/>
    <w:rsid w:val="00781087"/>
    <w:rsid w:val="00782170"/>
    <w:rsid w:val="00782B46"/>
    <w:rsid w:val="007830BF"/>
    <w:rsid w:val="00784085"/>
    <w:rsid w:val="0078444D"/>
    <w:rsid w:val="007849B7"/>
    <w:rsid w:val="007850C3"/>
    <w:rsid w:val="0078597F"/>
    <w:rsid w:val="00787C05"/>
    <w:rsid w:val="00790E2C"/>
    <w:rsid w:val="00792115"/>
    <w:rsid w:val="00792207"/>
    <w:rsid w:val="00793D86"/>
    <w:rsid w:val="0079531F"/>
    <w:rsid w:val="007958B8"/>
    <w:rsid w:val="00795B18"/>
    <w:rsid w:val="00795EB8"/>
    <w:rsid w:val="00796D2B"/>
    <w:rsid w:val="00797CA7"/>
    <w:rsid w:val="007A006C"/>
    <w:rsid w:val="007A0A23"/>
    <w:rsid w:val="007A1910"/>
    <w:rsid w:val="007A1EE9"/>
    <w:rsid w:val="007A237E"/>
    <w:rsid w:val="007A2BBB"/>
    <w:rsid w:val="007A2CCD"/>
    <w:rsid w:val="007A3931"/>
    <w:rsid w:val="007A5B2D"/>
    <w:rsid w:val="007A78DA"/>
    <w:rsid w:val="007B0F57"/>
    <w:rsid w:val="007B11A8"/>
    <w:rsid w:val="007B35C2"/>
    <w:rsid w:val="007B619F"/>
    <w:rsid w:val="007C2793"/>
    <w:rsid w:val="007C2E78"/>
    <w:rsid w:val="007C53E8"/>
    <w:rsid w:val="007C5D74"/>
    <w:rsid w:val="007C7050"/>
    <w:rsid w:val="007C7693"/>
    <w:rsid w:val="007C7978"/>
    <w:rsid w:val="007C7ADB"/>
    <w:rsid w:val="007D00FA"/>
    <w:rsid w:val="007D1202"/>
    <w:rsid w:val="007D1404"/>
    <w:rsid w:val="007D1A5A"/>
    <w:rsid w:val="007D2709"/>
    <w:rsid w:val="007D2F44"/>
    <w:rsid w:val="007D4C8B"/>
    <w:rsid w:val="007D773A"/>
    <w:rsid w:val="007D7C55"/>
    <w:rsid w:val="007E021C"/>
    <w:rsid w:val="007E10A3"/>
    <w:rsid w:val="007E1C66"/>
    <w:rsid w:val="007E1EEE"/>
    <w:rsid w:val="007E25C9"/>
    <w:rsid w:val="007E54FB"/>
    <w:rsid w:val="007E6A9F"/>
    <w:rsid w:val="007F10A3"/>
    <w:rsid w:val="007F275B"/>
    <w:rsid w:val="007F50C6"/>
    <w:rsid w:val="007F5192"/>
    <w:rsid w:val="007F6238"/>
    <w:rsid w:val="007F7251"/>
    <w:rsid w:val="007F75AC"/>
    <w:rsid w:val="007F7662"/>
    <w:rsid w:val="007F7A07"/>
    <w:rsid w:val="007F7B43"/>
    <w:rsid w:val="0080050C"/>
    <w:rsid w:val="0080107D"/>
    <w:rsid w:val="00803421"/>
    <w:rsid w:val="0080479D"/>
    <w:rsid w:val="00805BAE"/>
    <w:rsid w:val="008074FE"/>
    <w:rsid w:val="008129FE"/>
    <w:rsid w:val="0081380D"/>
    <w:rsid w:val="008140B2"/>
    <w:rsid w:val="0081504F"/>
    <w:rsid w:val="00816741"/>
    <w:rsid w:val="00816E68"/>
    <w:rsid w:val="00821A71"/>
    <w:rsid w:val="00821AEC"/>
    <w:rsid w:val="0082207F"/>
    <w:rsid w:val="00823730"/>
    <w:rsid w:val="00823886"/>
    <w:rsid w:val="00823F93"/>
    <w:rsid w:val="00823FB8"/>
    <w:rsid w:val="00824C25"/>
    <w:rsid w:val="00827972"/>
    <w:rsid w:val="008304E6"/>
    <w:rsid w:val="00832AE6"/>
    <w:rsid w:val="00835375"/>
    <w:rsid w:val="00835F01"/>
    <w:rsid w:val="00836E73"/>
    <w:rsid w:val="008400C7"/>
    <w:rsid w:val="008401FC"/>
    <w:rsid w:val="008412BC"/>
    <w:rsid w:val="008416D5"/>
    <w:rsid w:val="00847010"/>
    <w:rsid w:val="00847896"/>
    <w:rsid w:val="00850267"/>
    <w:rsid w:val="00850AF1"/>
    <w:rsid w:val="00851FA2"/>
    <w:rsid w:val="0085275B"/>
    <w:rsid w:val="008535DD"/>
    <w:rsid w:val="00854841"/>
    <w:rsid w:val="008548BB"/>
    <w:rsid w:val="0085546A"/>
    <w:rsid w:val="00856040"/>
    <w:rsid w:val="00857A51"/>
    <w:rsid w:val="008619CF"/>
    <w:rsid w:val="0086281C"/>
    <w:rsid w:val="00863430"/>
    <w:rsid w:val="0086399B"/>
    <w:rsid w:val="00863DFF"/>
    <w:rsid w:val="00865300"/>
    <w:rsid w:val="00865869"/>
    <w:rsid w:val="00866674"/>
    <w:rsid w:val="00866E19"/>
    <w:rsid w:val="008675AF"/>
    <w:rsid w:val="00867E85"/>
    <w:rsid w:val="008733A3"/>
    <w:rsid w:val="00873C36"/>
    <w:rsid w:val="0087411D"/>
    <w:rsid w:val="008753E3"/>
    <w:rsid w:val="00876936"/>
    <w:rsid w:val="0088014C"/>
    <w:rsid w:val="00880227"/>
    <w:rsid w:val="008809CE"/>
    <w:rsid w:val="0088137B"/>
    <w:rsid w:val="008819E1"/>
    <w:rsid w:val="0088208B"/>
    <w:rsid w:val="008827AF"/>
    <w:rsid w:val="0088310F"/>
    <w:rsid w:val="00883BDB"/>
    <w:rsid w:val="00885C7B"/>
    <w:rsid w:val="00890457"/>
    <w:rsid w:val="008904CB"/>
    <w:rsid w:val="008905AC"/>
    <w:rsid w:val="00891089"/>
    <w:rsid w:val="008921DA"/>
    <w:rsid w:val="00893137"/>
    <w:rsid w:val="008969E6"/>
    <w:rsid w:val="008A0F4A"/>
    <w:rsid w:val="008A22DD"/>
    <w:rsid w:val="008A3D87"/>
    <w:rsid w:val="008A4C92"/>
    <w:rsid w:val="008A573E"/>
    <w:rsid w:val="008A5DD3"/>
    <w:rsid w:val="008A7981"/>
    <w:rsid w:val="008B12C8"/>
    <w:rsid w:val="008B4EBC"/>
    <w:rsid w:val="008B6DB1"/>
    <w:rsid w:val="008B7E02"/>
    <w:rsid w:val="008C0DDA"/>
    <w:rsid w:val="008C290F"/>
    <w:rsid w:val="008C5726"/>
    <w:rsid w:val="008C5B6C"/>
    <w:rsid w:val="008C6584"/>
    <w:rsid w:val="008C6AA2"/>
    <w:rsid w:val="008D000E"/>
    <w:rsid w:val="008D012B"/>
    <w:rsid w:val="008D7DA3"/>
    <w:rsid w:val="008E2C4F"/>
    <w:rsid w:val="008E2D6A"/>
    <w:rsid w:val="008E2FBA"/>
    <w:rsid w:val="008E3884"/>
    <w:rsid w:val="008E3FA9"/>
    <w:rsid w:val="008E44AF"/>
    <w:rsid w:val="008F2EDD"/>
    <w:rsid w:val="008F4673"/>
    <w:rsid w:val="009015D0"/>
    <w:rsid w:val="00901CC0"/>
    <w:rsid w:val="009028B4"/>
    <w:rsid w:val="0090539D"/>
    <w:rsid w:val="00906BF6"/>
    <w:rsid w:val="009072CB"/>
    <w:rsid w:val="0090749E"/>
    <w:rsid w:val="009128B9"/>
    <w:rsid w:val="00913AD1"/>
    <w:rsid w:val="00914E5F"/>
    <w:rsid w:val="009171FF"/>
    <w:rsid w:val="00917276"/>
    <w:rsid w:val="0092075D"/>
    <w:rsid w:val="00920B95"/>
    <w:rsid w:val="0092258E"/>
    <w:rsid w:val="00922C26"/>
    <w:rsid w:val="00923988"/>
    <w:rsid w:val="0092398D"/>
    <w:rsid w:val="009247DB"/>
    <w:rsid w:val="00926DB6"/>
    <w:rsid w:val="00931CE6"/>
    <w:rsid w:val="00935859"/>
    <w:rsid w:val="0093627B"/>
    <w:rsid w:val="00936A1B"/>
    <w:rsid w:val="0093754C"/>
    <w:rsid w:val="009402DF"/>
    <w:rsid w:val="00941107"/>
    <w:rsid w:val="009412E3"/>
    <w:rsid w:val="00941F73"/>
    <w:rsid w:val="00942F73"/>
    <w:rsid w:val="00943128"/>
    <w:rsid w:val="00943599"/>
    <w:rsid w:val="009437D1"/>
    <w:rsid w:val="009442C9"/>
    <w:rsid w:val="009445B2"/>
    <w:rsid w:val="00944C44"/>
    <w:rsid w:val="00950626"/>
    <w:rsid w:val="00952FB2"/>
    <w:rsid w:val="00953677"/>
    <w:rsid w:val="00953DF5"/>
    <w:rsid w:val="00955BB0"/>
    <w:rsid w:val="00956C76"/>
    <w:rsid w:val="00957D6D"/>
    <w:rsid w:val="00962E71"/>
    <w:rsid w:val="00965485"/>
    <w:rsid w:val="00967145"/>
    <w:rsid w:val="00970D46"/>
    <w:rsid w:val="00977319"/>
    <w:rsid w:val="0097740B"/>
    <w:rsid w:val="009779D6"/>
    <w:rsid w:val="00977D00"/>
    <w:rsid w:val="00980B2D"/>
    <w:rsid w:val="00981700"/>
    <w:rsid w:val="00984D35"/>
    <w:rsid w:val="0098575B"/>
    <w:rsid w:val="009902A9"/>
    <w:rsid w:val="00993C53"/>
    <w:rsid w:val="009942CB"/>
    <w:rsid w:val="009943F8"/>
    <w:rsid w:val="00995207"/>
    <w:rsid w:val="00995522"/>
    <w:rsid w:val="00996BF6"/>
    <w:rsid w:val="009A2B1E"/>
    <w:rsid w:val="009A2BCA"/>
    <w:rsid w:val="009A3D8A"/>
    <w:rsid w:val="009A52A3"/>
    <w:rsid w:val="009A6632"/>
    <w:rsid w:val="009A6F73"/>
    <w:rsid w:val="009B1FF1"/>
    <w:rsid w:val="009B3774"/>
    <w:rsid w:val="009B75C2"/>
    <w:rsid w:val="009C2314"/>
    <w:rsid w:val="009C2BD4"/>
    <w:rsid w:val="009C3166"/>
    <w:rsid w:val="009C40E7"/>
    <w:rsid w:val="009C4DE8"/>
    <w:rsid w:val="009C54DF"/>
    <w:rsid w:val="009C5AD2"/>
    <w:rsid w:val="009C5EA1"/>
    <w:rsid w:val="009C5EC5"/>
    <w:rsid w:val="009C7461"/>
    <w:rsid w:val="009D0E81"/>
    <w:rsid w:val="009D221F"/>
    <w:rsid w:val="009D5C02"/>
    <w:rsid w:val="009E0D8B"/>
    <w:rsid w:val="009E212C"/>
    <w:rsid w:val="009E2EA0"/>
    <w:rsid w:val="009E428B"/>
    <w:rsid w:val="009E4423"/>
    <w:rsid w:val="009E6A80"/>
    <w:rsid w:val="009E6E9D"/>
    <w:rsid w:val="009E7DDE"/>
    <w:rsid w:val="009F22E2"/>
    <w:rsid w:val="009F25A6"/>
    <w:rsid w:val="009F3437"/>
    <w:rsid w:val="009F3EDC"/>
    <w:rsid w:val="009F489A"/>
    <w:rsid w:val="009F5E6C"/>
    <w:rsid w:val="00A0261E"/>
    <w:rsid w:val="00A03567"/>
    <w:rsid w:val="00A03BBC"/>
    <w:rsid w:val="00A1081E"/>
    <w:rsid w:val="00A16F5E"/>
    <w:rsid w:val="00A176EA"/>
    <w:rsid w:val="00A22346"/>
    <w:rsid w:val="00A2304A"/>
    <w:rsid w:val="00A234A1"/>
    <w:rsid w:val="00A25000"/>
    <w:rsid w:val="00A254A5"/>
    <w:rsid w:val="00A25981"/>
    <w:rsid w:val="00A26182"/>
    <w:rsid w:val="00A267F8"/>
    <w:rsid w:val="00A27EBE"/>
    <w:rsid w:val="00A3096A"/>
    <w:rsid w:val="00A33B88"/>
    <w:rsid w:val="00A33C02"/>
    <w:rsid w:val="00A34460"/>
    <w:rsid w:val="00A3476F"/>
    <w:rsid w:val="00A34EE7"/>
    <w:rsid w:val="00A34F0B"/>
    <w:rsid w:val="00A35EB9"/>
    <w:rsid w:val="00A365F0"/>
    <w:rsid w:val="00A36775"/>
    <w:rsid w:val="00A37ADE"/>
    <w:rsid w:val="00A37BAD"/>
    <w:rsid w:val="00A37EE2"/>
    <w:rsid w:val="00A40339"/>
    <w:rsid w:val="00A409E4"/>
    <w:rsid w:val="00A410D9"/>
    <w:rsid w:val="00A42282"/>
    <w:rsid w:val="00A423DF"/>
    <w:rsid w:val="00A42C79"/>
    <w:rsid w:val="00A43989"/>
    <w:rsid w:val="00A476E7"/>
    <w:rsid w:val="00A509FE"/>
    <w:rsid w:val="00A50CD7"/>
    <w:rsid w:val="00A51595"/>
    <w:rsid w:val="00A52C15"/>
    <w:rsid w:val="00A53DB5"/>
    <w:rsid w:val="00A53EA5"/>
    <w:rsid w:val="00A54BBB"/>
    <w:rsid w:val="00A5547E"/>
    <w:rsid w:val="00A5672C"/>
    <w:rsid w:val="00A575A4"/>
    <w:rsid w:val="00A612DB"/>
    <w:rsid w:val="00A61D71"/>
    <w:rsid w:val="00A620E4"/>
    <w:rsid w:val="00A631CE"/>
    <w:rsid w:val="00A64EF7"/>
    <w:rsid w:val="00A662C3"/>
    <w:rsid w:val="00A70F1E"/>
    <w:rsid w:val="00A74DA0"/>
    <w:rsid w:val="00A759EA"/>
    <w:rsid w:val="00A77653"/>
    <w:rsid w:val="00A80BB3"/>
    <w:rsid w:val="00A81B09"/>
    <w:rsid w:val="00A83B21"/>
    <w:rsid w:val="00A83DBE"/>
    <w:rsid w:val="00A845B1"/>
    <w:rsid w:val="00A846CF"/>
    <w:rsid w:val="00A90D25"/>
    <w:rsid w:val="00A911C2"/>
    <w:rsid w:val="00A917D5"/>
    <w:rsid w:val="00A91919"/>
    <w:rsid w:val="00A91EB9"/>
    <w:rsid w:val="00A91FBC"/>
    <w:rsid w:val="00A92E31"/>
    <w:rsid w:val="00A9316B"/>
    <w:rsid w:val="00A95889"/>
    <w:rsid w:val="00A95E00"/>
    <w:rsid w:val="00A962CE"/>
    <w:rsid w:val="00A9714B"/>
    <w:rsid w:val="00A979BC"/>
    <w:rsid w:val="00AA1DF1"/>
    <w:rsid w:val="00AA1EA7"/>
    <w:rsid w:val="00AA35CC"/>
    <w:rsid w:val="00AA4342"/>
    <w:rsid w:val="00AA475D"/>
    <w:rsid w:val="00AA5301"/>
    <w:rsid w:val="00AB05A3"/>
    <w:rsid w:val="00AB0A3B"/>
    <w:rsid w:val="00AB14C6"/>
    <w:rsid w:val="00AB187D"/>
    <w:rsid w:val="00AB2A39"/>
    <w:rsid w:val="00AB41C9"/>
    <w:rsid w:val="00AB62E2"/>
    <w:rsid w:val="00AB643F"/>
    <w:rsid w:val="00AB7507"/>
    <w:rsid w:val="00AC0875"/>
    <w:rsid w:val="00AC3239"/>
    <w:rsid w:val="00AC777C"/>
    <w:rsid w:val="00AC7F2E"/>
    <w:rsid w:val="00AD0A79"/>
    <w:rsid w:val="00AD190A"/>
    <w:rsid w:val="00AD4055"/>
    <w:rsid w:val="00AD5D2D"/>
    <w:rsid w:val="00AD7137"/>
    <w:rsid w:val="00AD78E4"/>
    <w:rsid w:val="00AE156E"/>
    <w:rsid w:val="00AE3545"/>
    <w:rsid w:val="00AE3984"/>
    <w:rsid w:val="00AE5293"/>
    <w:rsid w:val="00AE6210"/>
    <w:rsid w:val="00AE7D91"/>
    <w:rsid w:val="00AF01CD"/>
    <w:rsid w:val="00AF1C4B"/>
    <w:rsid w:val="00AF3407"/>
    <w:rsid w:val="00AF4D48"/>
    <w:rsid w:val="00AF5B8C"/>
    <w:rsid w:val="00AF6F10"/>
    <w:rsid w:val="00B0182E"/>
    <w:rsid w:val="00B0425B"/>
    <w:rsid w:val="00B06ABE"/>
    <w:rsid w:val="00B07448"/>
    <w:rsid w:val="00B1080B"/>
    <w:rsid w:val="00B10CC5"/>
    <w:rsid w:val="00B11108"/>
    <w:rsid w:val="00B11BB2"/>
    <w:rsid w:val="00B12CA4"/>
    <w:rsid w:val="00B12EB4"/>
    <w:rsid w:val="00B13F05"/>
    <w:rsid w:val="00B15BE6"/>
    <w:rsid w:val="00B15DA8"/>
    <w:rsid w:val="00B165A6"/>
    <w:rsid w:val="00B16727"/>
    <w:rsid w:val="00B17A6C"/>
    <w:rsid w:val="00B17DDE"/>
    <w:rsid w:val="00B20BCF"/>
    <w:rsid w:val="00B22581"/>
    <w:rsid w:val="00B237C5"/>
    <w:rsid w:val="00B23F04"/>
    <w:rsid w:val="00B25B47"/>
    <w:rsid w:val="00B25D45"/>
    <w:rsid w:val="00B261BD"/>
    <w:rsid w:val="00B261E8"/>
    <w:rsid w:val="00B264D1"/>
    <w:rsid w:val="00B26794"/>
    <w:rsid w:val="00B3122C"/>
    <w:rsid w:val="00B33468"/>
    <w:rsid w:val="00B35B14"/>
    <w:rsid w:val="00B35D35"/>
    <w:rsid w:val="00B36260"/>
    <w:rsid w:val="00B36702"/>
    <w:rsid w:val="00B37C8E"/>
    <w:rsid w:val="00B43E26"/>
    <w:rsid w:val="00B447CA"/>
    <w:rsid w:val="00B47580"/>
    <w:rsid w:val="00B47DC5"/>
    <w:rsid w:val="00B50EBF"/>
    <w:rsid w:val="00B51131"/>
    <w:rsid w:val="00B51A0A"/>
    <w:rsid w:val="00B52328"/>
    <w:rsid w:val="00B523FD"/>
    <w:rsid w:val="00B54C1F"/>
    <w:rsid w:val="00B608CC"/>
    <w:rsid w:val="00B60ABF"/>
    <w:rsid w:val="00B60EC3"/>
    <w:rsid w:val="00B61CFE"/>
    <w:rsid w:val="00B62267"/>
    <w:rsid w:val="00B63372"/>
    <w:rsid w:val="00B64C4F"/>
    <w:rsid w:val="00B64F43"/>
    <w:rsid w:val="00B67A72"/>
    <w:rsid w:val="00B70762"/>
    <w:rsid w:val="00B70C93"/>
    <w:rsid w:val="00B72BDD"/>
    <w:rsid w:val="00B73851"/>
    <w:rsid w:val="00B747D9"/>
    <w:rsid w:val="00B75D1C"/>
    <w:rsid w:val="00B76B1F"/>
    <w:rsid w:val="00B773E6"/>
    <w:rsid w:val="00B77FAD"/>
    <w:rsid w:val="00B80739"/>
    <w:rsid w:val="00B8157D"/>
    <w:rsid w:val="00B82303"/>
    <w:rsid w:val="00B82CA7"/>
    <w:rsid w:val="00B84928"/>
    <w:rsid w:val="00B85E0F"/>
    <w:rsid w:val="00B86510"/>
    <w:rsid w:val="00B921DC"/>
    <w:rsid w:val="00B932A6"/>
    <w:rsid w:val="00B93AFC"/>
    <w:rsid w:val="00B9533B"/>
    <w:rsid w:val="00B9545E"/>
    <w:rsid w:val="00B95DA9"/>
    <w:rsid w:val="00B95F0C"/>
    <w:rsid w:val="00B96ADC"/>
    <w:rsid w:val="00B97800"/>
    <w:rsid w:val="00BA1724"/>
    <w:rsid w:val="00BA1AAC"/>
    <w:rsid w:val="00BA2055"/>
    <w:rsid w:val="00BA20BF"/>
    <w:rsid w:val="00BA3112"/>
    <w:rsid w:val="00BA3574"/>
    <w:rsid w:val="00BA530D"/>
    <w:rsid w:val="00BA5F9C"/>
    <w:rsid w:val="00BA6867"/>
    <w:rsid w:val="00BA74CA"/>
    <w:rsid w:val="00BA7698"/>
    <w:rsid w:val="00BB1012"/>
    <w:rsid w:val="00BB141C"/>
    <w:rsid w:val="00BB258C"/>
    <w:rsid w:val="00BB5374"/>
    <w:rsid w:val="00BB74A1"/>
    <w:rsid w:val="00BB7AA7"/>
    <w:rsid w:val="00BC078D"/>
    <w:rsid w:val="00BC1E00"/>
    <w:rsid w:val="00BC2DD1"/>
    <w:rsid w:val="00BC4C82"/>
    <w:rsid w:val="00BC51A2"/>
    <w:rsid w:val="00BC6828"/>
    <w:rsid w:val="00BC7222"/>
    <w:rsid w:val="00BC7672"/>
    <w:rsid w:val="00BD0893"/>
    <w:rsid w:val="00BD09A2"/>
    <w:rsid w:val="00BD0D0C"/>
    <w:rsid w:val="00BD3462"/>
    <w:rsid w:val="00BD3B65"/>
    <w:rsid w:val="00BD637C"/>
    <w:rsid w:val="00BE08AC"/>
    <w:rsid w:val="00BE130F"/>
    <w:rsid w:val="00BE2812"/>
    <w:rsid w:val="00BE31D4"/>
    <w:rsid w:val="00BE3F77"/>
    <w:rsid w:val="00BE42B8"/>
    <w:rsid w:val="00BE6AE7"/>
    <w:rsid w:val="00BF045A"/>
    <w:rsid w:val="00BF4B89"/>
    <w:rsid w:val="00C00A13"/>
    <w:rsid w:val="00C02F33"/>
    <w:rsid w:val="00C0365E"/>
    <w:rsid w:val="00C04732"/>
    <w:rsid w:val="00C04880"/>
    <w:rsid w:val="00C055A6"/>
    <w:rsid w:val="00C056ED"/>
    <w:rsid w:val="00C0690C"/>
    <w:rsid w:val="00C070A7"/>
    <w:rsid w:val="00C116C8"/>
    <w:rsid w:val="00C13758"/>
    <w:rsid w:val="00C15F61"/>
    <w:rsid w:val="00C172A7"/>
    <w:rsid w:val="00C20164"/>
    <w:rsid w:val="00C201C0"/>
    <w:rsid w:val="00C20DFD"/>
    <w:rsid w:val="00C2181E"/>
    <w:rsid w:val="00C22C91"/>
    <w:rsid w:val="00C24C17"/>
    <w:rsid w:val="00C24D77"/>
    <w:rsid w:val="00C24E01"/>
    <w:rsid w:val="00C255A0"/>
    <w:rsid w:val="00C328D1"/>
    <w:rsid w:val="00C33921"/>
    <w:rsid w:val="00C36008"/>
    <w:rsid w:val="00C40962"/>
    <w:rsid w:val="00C41F76"/>
    <w:rsid w:val="00C42104"/>
    <w:rsid w:val="00C438BF"/>
    <w:rsid w:val="00C4420F"/>
    <w:rsid w:val="00C4455C"/>
    <w:rsid w:val="00C45D95"/>
    <w:rsid w:val="00C462AD"/>
    <w:rsid w:val="00C47312"/>
    <w:rsid w:val="00C50C8B"/>
    <w:rsid w:val="00C50EDC"/>
    <w:rsid w:val="00C5160B"/>
    <w:rsid w:val="00C53124"/>
    <w:rsid w:val="00C5394E"/>
    <w:rsid w:val="00C54C98"/>
    <w:rsid w:val="00C555CC"/>
    <w:rsid w:val="00C56057"/>
    <w:rsid w:val="00C57337"/>
    <w:rsid w:val="00C57699"/>
    <w:rsid w:val="00C57E72"/>
    <w:rsid w:val="00C60A25"/>
    <w:rsid w:val="00C644BD"/>
    <w:rsid w:val="00C64F75"/>
    <w:rsid w:val="00C673D5"/>
    <w:rsid w:val="00C67A63"/>
    <w:rsid w:val="00C7409F"/>
    <w:rsid w:val="00C760CF"/>
    <w:rsid w:val="00C7619E"/>
    <w:rsid w:val="00C7750F"/>
    <w:rsid w:val="00C776DC"/>
    <w:rsid w:val="00C80560"/>
    <w:rsid w:val="00C807F7"/>
    <w:rsid w:val="00C82F02"/>
    <w:rsid w:val="00C83D0B"/>
    <w:rsid w:val="00C850FA"/>
    <w:rsid w:val="00C854CB"/>
    <w:rsid w:val="00C85840"/>
    <w:rsid w:val="00C86633"/>
    <w:rsid w:val="00C874B7"/>
    <w:rsid w:val="00C87FF7"/>
    <w:rsid w:val="00C90DCC"/>
    <w:rsid w:val="00C91334"/>
    <w:rsid w:val="00C9191E"/>
    <w:rsid w:val="00C9277E"/>
    <w:rsid w:val="00C93906"/>
    <w:rsid w:val="00C945D8"/>
    <w:rsid w:val="00C94727"/>
    <w:rsid w:val="00C94B6F"/>
    <w:rsid w:val="00C95FB4"/>
    <w:rsid w:val="00C96414"/>
    <w:rsid w:val="00C969F1"/>
    <w:rsid w:val="00C96C31"/>
    <w:rsid w:val="00C96F70"/>
    <w:rsid w:val="00C970D7"/>
    <w:rsid w:val="00C97343"/>
    <w:rsid w:val="00C97436"/>
    <w:rsid w:val="00C97698"/>
    <w:rsid w:val="00C9789F"/>
    <w:rsid w:val="00C979E2"/>
    <w:rsid w:val="00C97A9A"/>
    <w:rsid w:val="00CA101C"/>
    <w:rsid w:val="00CA125F"/>
    <w:rsid w:val="00CA1C44"/>
    <w:rsid w:val="00CA2C71"/>
    <w:rsid w:val="00CA33C5"/>
    <w:rsid w:val="00CA3EA7"/>
    <w:rsid w:val="00CA4AE0"/>
    <w:rsid w:val="00CA4C0B"/>
    <w:rsid w:val="00CA66D8"/>
    <w:rsid w:val="00CA68A5"/>
    <w:rsid w:val="00CA68F5"/>
    <w:rsid w:val="00CA77FB"/>
    <w:rsid w:val="00CB0867"/>
    <w:rsid w:val="00CB12D1"/>
    <w:rsid w:val="00CB1339"/>
    <w:rsid w:val="00CB1456"/>
    <w:rsid w:val="00CB4489"/>
    <w:rsid w:val="00CB5147"/>
    <w:rsid w:val="00CB5170"/>
    <w:rsid w:val="00CB73CB"/>
    <w:rsid w:val="00CB751D"/>
    <w:rsid w:val="00CC12DA"/>
    <w:rsid w:val="00CC2BCA"/>
    <w:rsid w:val="00CC44BB"/>
    <w:rsid w:val="00CC7EE5"/>
    <w:rsid w:val="00CD0596"/>
    <w:rsid w:val="00CD1923"/>
    <w:rsid w:val="00CD19AC"/>
    <w:rsid w:val="00CD1C14"/>
    <w:rsid w:val="00CD3989"/>
    <w:rsid w:val="00CD478D"/>
    <w:rsid w:val="00CD48D9"/>
    <w:rsid w:val="00CD4FD2"/>
    <w:rsid w:val="00CD5FB6"/>
    <w:rsid w:val="00CD6299"/>
    <w:rsid w:val="00CD6D08"/>
    <w:rsid w:val="00CD7440"/>
    <w:rsid w:val="00CE31FF"/>
    <w:rsid w:val="00CE3951"/>
    <w:rsid w:val="00CE396F"/>
    <w:rsid w:val="00CE494C"/>
    <w:rsid w:val="00CE50E4"/>
    <w:rsid w:val="00CE592D"/>
    <w:rsid w:val="00CE777C"/>
    <w:rsid w:val="00CF13B2"/>
    <w:rsid w:val="00CF1D5B"/>
    <w:rsid w:val="00CF23A3"/>
    <w:rsid w:val="00CF3B8F"/>
    <w:rsid w:val="00CF7525"/>
    <w:rsid w:val="00D07CFF"/>
    <w:rsid w:val="00D10544"/>
    <w:rsid w:val="00D112AD"/>
    <w:rsid w:val="00D122AB"/>
    <w:rsid w:val="00D14349"/>
    <w:rsid w:val="00D15594"/>
    <w:rsid w:val="00D1618B"/>
    <w:rsid w:val="00D16EA0"/>
    <w:rsid w:val="00D17BD8"/>
    <w:rsid w:val="00D20092"/>
    <w:rsid w:val="00D2330B"/>
    <w:rsid w:val="00D234F4"/>
    <w:rsid w:val="00D24243"/>
    <w:rsid w:val="00D24D6B"/>
    <w:rsid w:val="00D259BE"/>
    <w:rsid w:val="00D2757A"/>
    <w:rsid w:val="00D3023F"/>
    <w:rsid w:val="00D33D33"/>
    <w:rsid w:val="00D34964"/>
    <w:rsid w:val="00D34FEF"/>
    <w:rsid w:val="00D35168"/>
    <w:rsid w:val="00D353F3"/>
    <w:rsid w:val="00D354DC"/>
    <w:rsid w:val="00D357F9"/>
    <w:rsid w:val="00D35956"/>
    <w:rsid w:val="00D3659C"/>
    <w:rsid w:val="00D3792E"/>
    <w:rsid w:val="00D42367"/>
    <w:rsid w:val="00D4248A"/>
    <w:rsid w:val="00D427C0"/>
    <w:rsid w:val="00D4434E"/>
    <w:rsid w:val="00D44782"/>
    <w:rsid w:val="00D449B5"/>
    <w:rsid w:val="00D44E42"/>
    <w:rsid w:val="00D44F03"/>
    <w:rsid w:val="00D4638F"/>
    <w:rsid w:val="00D50AF6"/>
    <w:rsid w:val="00D5226D"/>
    <w:rsid w:val="00D52E3A"/>
    <w:rsid w:val="00D52E82"/>
    <w:rsid w:val="00D53AC5"/>
    <w:rsid w:val="00D53E07"/>
    <w:rsid w:val="00D548B7"/>
    <w:rsid w:val="00D552F3"/>
    <w:rsid w:val="00D56A6C"/>
    <w:rsid w:val="00D574B8"/>
    <w:rsid w:val="00D6005D"/>
    <w:rsid w:val="00D60163"/>
    <w:rsid w:val="00D601AD"/>
    <w:rsid w:val="00D60A0A"/>
    <w:rsid w:val="00D614C4"/>
    <w:rsid w:val="00D61EE7"/>
    <w:rsid w:val="00D64EDB"/>
    <w:rsid w:val="00D65566"/>
    <w:rsid w:val="00D6787D"/>
    <w:rsid w:val="00D720CF"/>
    <w:rsid w:val="00D72556"/>
    <w:rsid w:val="00D72F37"/>
    <w:rsid w:val="00D735CA"/>
    <w:rsid w:val="00D75709"/>
    <w:rsid w:val="00D75BBF"/>
    <w:rsid w:val="00D82AE6"/>
    <w:rsid w:val="00D82DE6"/>
    <w:rsid w:val="00D835BF"/>
    <w:rsid w:val="00D84051"/>
    <w:rsid w:val="00D84CE3"/>
    <w:rsid w:val="00D84ED8"/>
    <w:rsid w:val="00D8507E"/>
    <w:rsid w:val="00D856D5"/>
    <w:rsid w:val="00D8616E"/>
    <w:rsid w:val="00D872D9"/>
    <w:rsid w:val="00D87B39"/>
    <w:rsid w:val="00D90A09"/>
    <w:rsid w:val="00D91899"/>
    <w:rsid w:val="00D91DFC"/>
    <w:rsid w:val="00D92A21"/>
    <w:rsid w:val="00D93BF3"/>
    <w:rsid w:val="00D96BBE"/>
    <w:rsid w:val="00DA0837"/>
    <w:rsid w:val="00DA1231"/>
    <w:rsid w:val="00DA15CF"/>
    <w:rsid w:val="00DA1E54"/>
    <w:rsid w:val="00DA281E"/>
    <w:rsid w:val="00DA3E1D"/>
    <w:rsid w:val="00DA432C"/>
    <w:rsid w:val="00DA65B5"/>
    <w:rsid w:val="00DA7F46"/>
    <w:rsid w:val="00DB0B4D"/>
    <w:rsid w:val="00DB0F63"/>
    <w:rsid w:val="00DB14DB"/>
    <w:rsid w:val="00DB6309"/>
    <w:rsid w:val="00DB665F"/>
    <w:rsid w:val="00DB786E"/>
    <w:rsid w:val="00DC28F0"/>
    <w:rsid w:val="00DC3684"/>
    <w:rsid w:val="00DC3D2A"/>
    <w:rsid w:val="00DC5F97"/>
    <w:rsid w:val="00DC71C6"/>
    <w:rsid w:val="00DC7E4F"/>
    <w:rsid w:val="00DD0A14"/>
    <w:rsid w:val="00DD0EF9"/>
    <w:rsid w:val="00DD23C8"/>
    <w:rsid w:val="00DD37E0"/>
    <w:rsid w:val="00DD6948"/>
    <w:rsid w:val="00DD778D"/>
    <w:rsid w:val="00DE014C"/>
    <w:rsid w:val="00DE0F3E"/>
    <w:rsid w:val="00DE30B0"/>
    <w:rsid w:val="00DE3765"/>
    <w:rsid w:val="00DE717D"/>
    <w:rsid w:val="00DF0DCF"/>
    <w:rsid w:val="00DF0FA0"/>
    <w:rsid w:val="00DF3AC8"/>
    <w:rsid w:val="00DF69A9"/>
    <w:rsid w:val="00E0070D"/>
    <w:rsid w:val="00E01691"/>
    <w:rsid w:val="00E034E7"/>
    <w:rsid w:val="00E071B5"/>
    <w:rsid w:val="00E105AF"/>
    <w:rsid w:val="00E10AAB"/>
    <w:rsid w:val="00E1200D"/>
    <w:rsid w:val="00E14316"/>
    <w:rsid w:val="00E158C9"/>
    <w:rsid w:val="00E158E2"/>
    <w:rsid w:val="00E15D91"/>
    <w:rsid w:val="00E20C56"/>
    <w:rsid w:val="00E22A56"/>
    <w:rsid w:val="00E27A63"/>
    <w:rsid w:val="00E30E93"/>
    <w:rsid w:val="00E313B6"/>
    <w:rsid w:val="00E31599"/>
    <w:rsid w:val="00E3205F"/>
    <w:rsid w:val="00E3252C"/>
    <w:rsid w:val="00E33AB5"/>
    <w:rsid w:val="00E366FC"/>
    <w:rsid w:val="00E36863"/>
    <w:rsid w:val="00E37208"/>
    <w:rsid w:val="00E3736C"/>
    <w:rsid w:val="00E4161D"/>
    <w:rsid w:val="00E427DA"/>
    <w:rsid w:val="00E42CD1"/>
    <w:rsid w:val="00E442AA"/>
    <w:rsid w:val="00E46C5A"/>
    <w:rsid w:val="00E521E1"/>
    <w:rsid w:val="00E5280A"/>
    <w:rsid w:val="00E5359C"/>
    <w:rsid w:val="00E53A4D"/>
    <w:rsid w:val="00E55836"/>
    <w:rsid w:val="00E55B14"/>
    <w:rsid w:val="00E565FD"/>
    <w:rsid w:val="00E6009F"/>
    <w:rsid w:val="00E60347"/>
    <w:rsid w:val="00E618B6"/>
    <w:rsid w:val="00E621A7"/>
    <w:rsid w:val="00E635F7"/>
    <w:rsid w:val="00E677CB"/>
    <w:rsid w:val="00E70014"/>
    <w:rsid w:val="00E71BD4"/>
    <w:rsid w:val="00E72945"/>
    <w:rsid w:val="00E74C63"/>
    <w:rsid w:val="00E76ADA"/>
    <w:rsid w:val="00E8026C"/>
    <w:rsid w:val="00E8052E"/>
    <w:rsid w:val="00E81802"/>
    <w:rsid w:val="00E8256C"/>
    <w:rsid w:val="00E829A3"/>
    <w:rsid w:val="00E84F38"/>
    <w:rsid w:val="00E85F98"/>
    <w:rsid w:val="00E87C7A"/>
    <w:rsid w:val="00E913CE"/>
    <w:rsid w:val="00E91662"/>
    <w:rsid w:val="00E927E7"/>
    <w:rsid w:val="00E9696E"/>
    <w:rsid w:val="00E97EE3"/>
    <w:rsid w:val="00EA19FE"/>
    <w:rsid w:val="00EA24BE"/>
    <w:rsid w:val="00EA30C6"/>
    <w:rsid w:val="00EA3956"/>
    <w:rsid w:val="00EA5EF5"/>
    <w:rsid w:val="00EA65E7"/>
    <w:rsid w:val="00EA722C"/>
    <w:rsid w:val="00EA798F"/>
    <w:rsid w:val="00EB033E"/>
    <w:rsid w:val="00EB1312"/>
    <w:rsid w:val="00EB13F3"/>
    <w:rsid w:val="00EB1886"/>
    <w:rsid w:val="00EB37A7"/>
    <w:rsid w:val="00EB4F9E"/>
    <w:rsid w:val="00EB7AFF"/>
    <w:rsid w:val="00EC12C2"/>
    <w:rsid w:val="00EC1EB6"/>
    <w:rsid w:val="00EC3145"/>
    <w:rsid w:val="00EC7392"/>
    <w:rsid w:val="00EC7BBC"/>
    <w:rsid w:val="00ED027B"/>
    <w:rsid w:val="00ED0592"/>
    <w:rsid w:val="00ED129D"/>
    <w:rsid w:val="00ED1D7B"/>
    <w:rsid w:val="00ED3A33"/>
    <w:rsid w:val="00ED56C4"/>
    <w:rsid w:val="00ED6AA6"/>
    <w:rsid w:val="00ED72C4"/>
    <w:rsid w:val="00ED7B98"/>
    <w:rsid w:val="00ED7CE5"/>
    <w:rsid w:val="00EE0DF0"/>
    <w:rsid w:val="00EE11AD"/>
    <w:rsid w:val="00EE2098"/>
    <w:rsid w:val="00EE234E"/>
    <w:rsid w:val="00EE27C0"/>
    <w:rsid w:val="00EE317F"/>
    <w:rsid w:val="00EE349B"/>
    <w:rsid w:val="00EE3969"/>
    <w:rsid w:val="00EE5132"/>
    <w:rsid w:val="00EE5C9E"/>
    <w:rsid w:val="00EE5E0B"/>
    <w:rsid w:val="00EE79C7"/>
    <w:rsid w:val="00EE7BB0"/>
    <w:rsid w:val="00EF0069"/>
    <w:rsid w:val="00EF0314"/>
    <w:rsid w:val="00EF255F"/>
    <w:rsid w:val="00EF30EF"/>
    <w:rsid w:val="00EF53B2"/>
    <w:rsid w:val="00EF6099"/>
    <w:rsid w:val="00EF6F6F"/>
    <w:rsid w:val="00F01775"/>
    <w:rsid w:val="00F0227D"/>
    <w:rsid w:val="00F024C7"/>
    <w:rsid w:val="00F07244"/>
    <w:rsid w:val="00F13EFD"/>
    <w:rsid w:val="00F17D16"/>
    <w:rsid w:val="00F17FCD"/>
    <w:rsid w:val="00F2333C"/>
    <w:rsid w:val="00F23849"/>
    <w:rsid w:val="00F30D80"/>
    <w:rsid w:val="00F314B1"/>
    <w:rsid w:val="00F31987"/>
    <w:rsid w:val="00F33E0A"/>
    <w:rsid w:val="00F37230"/>
    <w:rsid w:val="00F37B97"/>
    <w:rsid w:val="00F421A7"/>
    <w:rsid w:val="00F42A83"/>
    <w:rsid w:val="00F45228"/>
    <w:rsid w:val="00F4784E"/>
    <w:rsid w:val="00F5038A"/>
    <w:rsid w:val="00F51A50"/>
    <w:rsid w:val="00F53922"/>
    <w:rsid w:val="00F53AC8"/>
    <w:rsid w:val="00F5584A"/>
    <w:rsid w:val="00F572A9"/>
    <w:rsid w:val="00F60ACE"/>
    <w:rsid w:val="00F61F58"/>
    <w:rsid w:val="00F623D9"/>
    <w:rsid w:val="00F62E85"/>
    <w:rsid w:val="00F64143"/>
    <w:rsid w:val="00F65A26"/>
    <w:rsid w:val="00F6605E"/>
    <w:rsid w:val="00F70D14"/>
    <w:rsid w:val="00F70F44"/>
    <w:rsid w:val="00F7230B"/>
    <w:rsid w:val="00F72A83"/>
    <w:rsid w:val="00F72C65"/>
    <w:rsid w:val="00F738B3"/>
    <w:rsid w:val="00F743BE"/>
    <w:rsid w:val="00F76C4C"/>
    <w:rsid w:val="00F76D0E"/>
    <w:rsid w:val="00F76EF9"/>
    <w:rsid w:val="00F7729D"/>
    <w:rsid w:val="00F82656"/>
    <w:rsid w:val="00F827F8"/>
    <w:rsid w:val="00F85B13"/>
    <w:rsid w:val="00F8629D"/>
    <w:rsid w:val="00F903F5"/>
    <w:rsid w:val="00F910B2"/>
    <w:rsid w:val="00F91E78"/>
    <w:rsid w:val="00F92978"/>
    <w:rsid w:val="00F93857"/>
    <w:rsid w:val="00F960C1"/>
    <w:rsid w:val="00FA035C"/>
    <w:rsid w:val="00FA183B"/>
    <w:rsid w:val="00FA2CC0"/>
    <w:rsid w:val="00FA42D2"/>
    <w:rsid w:val="00FA4C21"/>
    <w:rsid w:val="00FA5553"/>
    <w:rsid w:val="00FA6C69"/>
    <w:rsid w:val="00FA6C6D"/>
    <w:rsid w:val="00FA7918"/>
    <w:rsid w:val="00FA79C1"/>
    <w:rsid w:val="00FB01CA"/>
    <w:rsid w:val="00FB0CB0"/>
    <w:rsid w:val="00FB0FB5"/>
    <w:rsid w:val="00FB2498"/>
    <w:rsid w:val="00FB2A55"/>
    <w:rsid w:val="00FB3359"/>
    <w:rsid w:val="00FB356A"/>
    <w:rsid w:val="00FB38A7"/>
    <w:rsid w:val="00FB4463"/>
    <w:rsid w:val="00FB68F0"/>
    <w:rsid w:val="00FC0083"/>
    <w:rsid w:val="00FC05D7"/>
    <w:rsid w:val="00FC137A"/>
    <w:rsid w:val="00FC192E"/>
    <w:rsid w:val="00FC3FD5"/>
    <w:rsid w:val="00FC4475"/>
    <w:rsid w:val="00FC5216"/>
    <w:rsid w:val="00FC5282"/>
    <w:rsid w:val="00FC71CB"/>
    <w:rsid w:val="00FD024B"/>
    <w:rsid w:val="00FD07F8"/>
    <w:rsid w:val="00FD2FBE"/>
    <w:rsid w:val="00FD372D"/>
    <w:rsid w:val="00FD3F5C"/>
    <w:rsid w:val="00FD410B"/>
    <w:rsid w:val="00FD4415"/>
    <w:rsid w:val="00FD4816"/>
    <w:rsid w:val="00FD4E77"/>
    <w:rsid w:val="00FD6A07"/>
    <w:rsid w:val="00FD6F54"/>
    <w:rsid w:val="00FD711C"/>
    <w:rsid w:val="00FE1348"/>
    <w:rsid w:val="00FE1491"/>
    <w:rsid w:val="00FE2C95"/>
    <w:rsid w:val="00FE2D94"/>
    <w:rsid w:val="00FE4D09"/>
    <w:rsid w:val="00FE56F2"/>
    <w:rsid w:val="00FE68F0"/>
    <w:rsid w:val="00FE7493"/>
    <w:rsid w:val="00FF0CA2"/>
    <w:rsid w:val="00FF214C"/>
    <w:rsid w:val="00FF26D8"/>
    <w:rsid w:val="00FF33B2"/>
    <w:rsid w:val="00FF3BDE"/>
    <w:rsid w:val="00FF5D60"/>
    <w:rsid w:val="00FF69FC"/>
    <w:rsid w:val="00FF6A83"/>
    <w:rsid w:val="00FF7509"/>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FE8DD"/>
  <w15:chartTrackingRefBased/>
  <w15:docId w15:val="{FBB4BAF0-5A29-4F3B-9A3C-D1C4BB651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3570"/>
    <w:pPr>
      <w:spacing w:after="0" w:line="240" w:lineRule="auto"/>
    </w:pPr>
  </w:style>
  <w:style w:type="paragraph" w:styleId="Heading1">
    <w:name w:val="heading 1"/>
    <w:next w:val="BodyText"/>
    <w:link w:val="Heading1Char"/>
    <w:qFormat/>
    <w:rsid w:val="001370DC"/>
    <w:pPr>
      <w:keepNext/>
      <w:numPr>
        <w:numId w:val="2"/>
      </w:numPr>
      <w:spacing w:before="120" w:after="120" w:line="240" w:lineRule="auto"/>
      <w:jc w:val="center"/>
      <w:outlineLvl w:val="0"/>
    </w:pPr>
    <w:rPr>
      <w:rFonts w:ascii="Arial" w:eastAsia="Times New Roman" w:hAnsi="Arial" w:cs="Arial"/>
      <w:b/>
      <w:bCs/>
      <w:kern w:val="32"/>
      <w:sz w:val="28"/>
      <w:szCs w:val="32"/>
    </w:rPr>
  </w:style>
  <w:style w:type="paragraph" w:styleId="Heading2">
    <w:name w:val="heading 2"/>
    <w:basedOn w:val="Heading1"/>
    <w:next w:val="BodyText"/>
    <w:link w:val="Heading2Char"/>
    <w:qFormat/>
    <w:rsid w:val="001370DC"/>
    <w:pPr>
      <w:numPr>
        <w:ilvl w:val="1"/>
      </w:numPr>
      <w:ind w:left="0" w:firstLine="0"/>
      <w:outlineLvl w:val="1"/>
    </w:pPr>
    <w:rPr>
      <w:bCs w:val="0"/>
      <w:iCs/>
      <w:szCs w:val="28"/>
    </w:rPr>
  </w:style>
  <w:style w:type="paragraph" w:styleId="Heading3">
    <w:name w:val="heading 3"/>
    <w:basedOn w:val="Heading1"/>
    <w:next w:val="BodyText"/>
    <w:link w:val="Heading3Char"/>
    <w:qFormat/>
    <w:rsid w:val="001370DC"/>
    <w:pPr>
      <w:numPr>
        <w:ilvl w:val="2"/>
      </w:numPr>
      <w:jc w:val="left"/>
      <w:outlineLvl w:val="2"/>
    </w:pPr>
    <w:rPr>
      <w:bCs w:val="0"/>
      <w:sz w:val="24"/>
      <w:szCs w:val="26"/>
    </w:rPr>
  </w:style>
  <w:style w:type="paragraph" w:styleId="Heading4">
    <w:name w:val="heading 4"/>
    <w:basedOn w:val="Heading1"/>
    <w:next w:val="BodyText"/>
    <w:link w:val="Heading4Char"/>
    <w:qFormat/>
    <w:rsid w:val="001370DC"/>
    <w:pPr>
      <w:numPr>
        <w:ilvl w:val="3"/>
      </w:numPr>
      <w:ind w:left="1080" w:hanging="1080"/>
      <w:jc w:val="left"/>
      <w:outlineLvl w:val="3"/>
    </w:pPr>
    <w:rPr>
      <w:bCs w:val="0"/>
      <w:i/>
      <w:sz w:val="22"/>
      <w:szCs w:val="28"/>
    </w:rPr>
  </w:style>
  <w:style w:type="paragraph" w:styleId="Heading5">
    <w:name w:val="heading 5"/>
    <w:basedOn w:val="Heading1"/>
    <w:next w:val="BodyText"/>
    <w:link w:val="Heading5Char"/>
    <w:qFormat/>
    <w:rsid w:val="001370DC"/>
    <w:pPr>
      <w:keepNext w:val="0"/>
      <w:numPr>
        <w:numId w:val="0"/>
      </w:numPr>
      <w:tabs>
        <w:tab w:val="left" w:pos="2448"/>
      </w:tabs>
      <w:spacing w:before="60"/>
      <w:jc w:val="left"/>
      <w:outlineLvl w:val="4"/>
    </w:pPr>
    <w:rPr>
      <w:rFonts w:ascii="Times New Roman" w:hAnsi="Times New Roman"/>
      <w:bCs w:val="0"/>
      <w:iCs/>
      <w:sz w:val="22"/>
      <w:szCs w:val="26"/>
    </w:rPr>
  </w:style>
  <w:style w:type="paragraph" w:styleId="Heading6">
    <w:name w:val="heading 6"/>
    <w:basedOn w:val="Heading1"/>
    <w:next w:val="BodyText"/>
    <w:link w:val="Heading6Char"/>
    <w:qFormat/>
    <w:rsid w:val="001370DC"/>
    <w:pPr>
      <w:keepNext w:val="0"/>
      <w:numPr>
        <w:numId w:val="0"/>
      </w:numPr>
      <w:jc w:val="left"/>
      <w:outlineLvl w:val="5"/>
    </w:pPr>
    <w:rPr>
      <w:rFonts w:ascii="Times New Roman" w:hAnsi="Times New Roman"/>
      <w:bCs w:val="0"/>
      <w:i/>
      <w:sz w:val="22"/>
      <w:szCs w:val="22"/>
    </w:rPr>
  </w:style>
  <w:style w:type="paragraph" w:styleId="Heading7">
    <w:name w:val="heading 7"/>
    <w:basedOn w:val="Heading1"/>
    <w:next w:val="BodyText"/>
    <w:link w:val="Heading7Char"/>
    <w:qFormat/>
    <w:rsid w:val="001370DC"/>
    <w:pPr>
      <w:numPr>
        <w:numId w:val="0"/>
      </w:numPr>
      <w:tabs>
        <w:tab w:val="left" w:pos="3960"/>
      </w:tabs>
      <w:spacing w:before="0"/>
      <w:jc w:val="left"/>
      <w:outlineLvl w:val="6"/>
    </w:pPr>
    <w:rPr>
      <w:rFonts w:ascii="Times New Roman" w:hAnsi="Times New Roman"/>
      <w:b w:val="0"/>
      <w:sz w:val="22"/>
    </w:rPr>
  </w:style>
  <w:style w:type="paragraph" w:styleId="Heading8">
    <w:name w:val="heading 8"/>
    <w:basedOn w:val="Heading1"/>
    <w:next w:val="BodyText"/>
    <w:link w:val="Heading8Char"/>
    <w:qFormat/>
    <w:rsid w:val="001370DC"/>
    <w:pPr>
      <w:numPr>
        <w:numId w:val="0"/>
      </w:numPr>
      <w:spacing w:before="0"/>
      <w:jc w:val="left"/>
      <w:outlineLvl w:val="7"/>
    </w:pPr>
    <w:rPr>
      <w:rFonts w:ascii="Times New Roman" w:hAnsi="Times New Roman"/>
      <w:b w:val="0"/>
      <w:iCs/>
      <w:sz w:val="22"/>
    </w:rPr>
  </w:style>
  <w:style w:type="paragraph" w:styleId="Heading9">
    <w:name w:val="heading 9"/>
    <w:basedOn w:val="Heading1"/>
    <w:next w:val="BodyText"/>
    <w:link w:val="Heading9Char"/>
    <w:qFormat/>
    <w:rsid w:val="001370DC"/>
    <w:pPr>
      <w:numPr>
        <w:numId w:val="0"/>
      </w:numPr>
      <w:tabs>
        <w:tab w:val="left" w:pos="5472"/>
      </w:tabs>
      <w:spacing w:before="0"/>
      <w:jc w:val="left"/>
      <w:outlineLvl w:val="8"/>
    </w:pPr>
    <w:rPr>
      <w:rFonts w:ascii="Times New Roman" w:hAnsi="Times New Roman"/>
      <w:b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5E0"/>
    <w:pPr>
      <w:ind w:left="720"/>
      <w:contextualSpacing/>
    </w:pPr>
  </w:style>
  <w:style w:type="paragraph" w:customStyle="1" w:styleId="xxxmsonormal">
    <w:name w:val="x_xxmsonormal"/>
    <w:basedOn w:val="Normal"/>
    <w:rsid w:val="00555247"/>
    <w:rPr>
      <w:sz w:val="24"/>
    </w:rPr>
  </w:style>
  <w:style w:type="character" w:styleId="CommentReference">
    <w:name w:val="annotation reference"/>
    <w:basedOn w:val="DefaultParagraphFont"/>
    <w:uiPriority w:val="99"/>
    <w:semiHidden/>
    <w:unhideWhenUsed/>
    <w:rsid w:val="009072CB"/>
    <w:rPr>
      <w:sz w:val="16"/>
      <w:szCs w:val="16"/>
    </w:rPr>
  </w:style>
  <w:style w:type="paragraph" w:styleId="CommentText">
    <w:name w:val="annotation text"/>
    <w:basedOn w:val="Normal"/>
    <w:link w:val="CommentTextChar"/>
    <w:uiPriority w:val="99"/>
    <w:semiHidden/>
    <w:unhideWhenUsed/>
    <w:rsid w:val="009072CB"/>
    <w:rPr>
      <w:szCs w:val="20"/>
    </w:rPr>
  </w:style>
  <w:style w:type="character" w:customStyle="1" w:styleId="CommentTextChar">
    <w:name w:val="Comment Text Char"/>
    <w:basedOn w:val="DefaultParagraphFont"/>
    <w:link w:val="CommentText"/>
    <w:uiPriority w:val="99"/>
    <w:semiHidden/>
    <w:rsid w:val="009072CB"/>
    <w:rPr>
      <w:rFonts w:ascii="Times New Roman" w:eastAsia="SimSu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9072CB"/>
    <w:rPr>
      <w:b/>
      <w:bCs/>
    </w:rPr>
  </w:style>
  <w:style w:type="character" w:customStyle="1" w:styleId="CommentSubjectChar">
    <w:name w:val="Comment Subject Char"/>
    <w:basedOn w:val="CommentTextChar"/>
    <w:link w:val="CommentSubject"/>
    <w:uiPriority w:val="99"/>
    <w:semiHidden/>
    <w:rsid w:val="009072CB"/>
    <w:rPr>
      <w:rFonts w:ascii="Times New Roman" w:eastAsia="SimSun" w:hAnsi="Times New Roman" w:cs="Times New Roman"/>
      <w:b/>
      <w:bCs/>
      <w:sz w:val="20"/>
      <w:szCs w:val="20"/>
      <w:lang w:val="en-GB"/>
    </w:rPr>
  </w:style>
  <w:style w:type="paragraph" w:styleId="BalloonText">
    <w:name w:val="Balloon Text"/>
    <w:basedOn w:val="Normal"/>
    <w:link w:val="BalloonTextChar"/>
    <w:uiPriority w:val="99"/>
    <w:semiHidden/>
    <w:unhideWhenUsed/>
    <w:rsid w:val="009072CB"/>
    <w:rPr>
      <w:sz w:val="18"/>
      <w:szCs w:val="18"/>
    </w:rPr>
  </w:style>
  <w:style w:type="character" w:customStyle="1" w:styleId="BalloonTextChar">
    <w:name w:val="Balloon Text Char"/>
    <w:basedOn w:val="DefaultParagraphFont"/>
    <w:link w:val="BalloonText"/>
    <w:uiPriority w:val="99"/>
    <w:semiHidden/>
    <w:rsid w:val="009072CB"/>
    <w:rPr>
      <w:rFonts w:ascii="Times New Roman" w:eastAsia="SimSun" w:hAnsi="Times New Roman" w:cs="Times New Roman"/>
      <w:sz w:val="18"/>
      <w:szCs w:val="18"/>
      <w:lang w:val="en-GB"/>
    </w:rPr>
  </w:style>
  <w:style w:type="character" w:customStyle="1" w:styleId="Heading1Char">
    <w:name w:val="Heading 1 Char"/>
    <w:basedOn w:val="DefaultParagraphFont"/>
    <w:link w:val="Heading1"/>
    <w:rsid w:val="001370DC"/>
    <w:rPr>
      <w:rFonts w:ascii="Arial" w:eastAsia="Times New Roman" w:hAnsi="Arial" w:cs="Arial"/>
      <w:b/>
      <w:bCs/>
      <w:kern w:val="32"/>
      <w:sz w:val="28"/>
      <w:szCs w:val="32"/>
    </w:rPr>
  </w:style>
  <w:style w:type="character" w:customStyle="1" w:styleId="Heading2Char">
    <w:name w:val="Heading 2 Char"/>
    <w:basedOn w:val="DefaultParagraphFont"/>
    <w:link w:val="Heading2"/>
    <w:rsid w:val="001370DC"/>
    <w:rPr>
      <w:rFonts w:ascii="Arial" w:eastAsia="Times New Roman" w:hAnsi="Arial" w:cs="Arial"/>
      <w:b/>
      <w:iCs/>
      <w:kern w:val="32"/>
      <w:sz w:val="28"/>
      <w:szCs w:val="28"/>
    </w:rPr>
  </w:style>
  <w:style w:type="character" w:customStyle="1" w:styleId="Heading3Char">
    <w:name w:val="Heading 3 Char"/>
    <w:basedOn w:val="DefaultParagraphFont"/>
    <w:link w:val="Heading3"/>
    <w:rsid w:val="001370DC"/>
    <w:rPr>
      <w:rFonts w:ascii="Arial" w:eastAsia="Times New Roman" w:hAnsi="Arial" w:cs="Arial"/>
      <w:b/>
      <w:kern w:val="32"/>
      <w:sz w:val="24"/>
      <w:szCs w:val="26"/>
    </w:rPr>
  </w:style>
  <w:style w:type="character" w:customStyle="1" w:styleId="Heading4Char">
    <w:name w:val="Heading 4 Char"/>
    <w:basedOn w:val="DefaultParagraphFont"/>
    <w:link w:val="Heading4"/>
    <w:rsid w:val="001370DC"/>
    <w:rPr>
      <w:rFonts w:ascii="Arial" w:eastAsia="Times New Roman" w:hAnsi="Arial" w:cs="Arial"/>
      <w:b/>
      <w:i/>
      <w:kern w:val="32"/>
      <w:szCs w:val="28"/>
    </w:rPr>
  </w:style>
  <w:style w:type="paragraph" w:styleId="BodyText">
    <w:name w:val="Body Text"/>
    <w:link w:val="BodyTextChar"/>
    <w:uiPriority w:val="99"/>
    <w:qFormat/>
    <w:rsid w:val="001370DC"/>
    <w:pPr>
      <w:spacing w:before="60" w:after="120" w:line="240" w:lineRule="auto"/>
      <w:ind w:firstLine="360"/>
    </w:pPr>
    <w:rPr>
      <w:rFonts w:ascii="Times New Roman" w:eastAsia="Times New Roman" w:hAnsi="Times New Roman" w:cs="Times New Roman"/>
      <w:szCs w:val="20"/>
    </w:rPr>
  </w:style>
  <w:style w:type="character" w:customStyle="1" w:styleId="BodyTextChar">
    <w:name w:val="Body Text Char"/>
    <w:basedOn w:val="DefaultParagraphFont"/>
    <w:link w:val="BodyText"/>
    <w:uiPriority w:val="99"/>
    <w:rsid w:val="001370DC"/>
    <w:rPr>
      <w:rFonts w:ascii="Times New Roman" w:eastAsia="Times New Roman" w:hAnsi="Times New Roman" w:cs="Times New Roman"/>
      <w:szCs w:val="20"/>
    </w:rPr>
  </w:style>
  <w:style w:type="character" w:customStyle="1" w:styleId="Heading5Char">
    <w:name w:val="Heading 5 Char"/>
    <w:basedOn w:val="DefaultParagraphFont"/>
    <w:link w:val="Heading5"/>
    <w:rsid w:val="001370DC"/>
    <w:rPr>
      <w:rFonts w:ascii="Times New Roman" w:eastAsia="Times New Roman" w:hAnsi="Times New Roman" w:cs="Arial"/>
      <w:b/>
      <w:iCs/>
      <w:kern w:val="32"/>
      <w:szCs w:val="26"/>
    </w:rPr>
  </w:style>
  <w:style w:type="character" w:customStyle="1" w:styleId="Heading6Char">
    <w:name w:val="Heading 6 Char"/>
    <w:basedOn w:val="DefaultParagraphFont"/>
    <w:link w:val="Heading6"/>
    <w:rsid w:val="001370DC"/>
    <w:rPr>
      <w:rFonts w:ascii="Times New Roman" w:eastAsia="Times New Roman" w:hAnsi="Times New Roman" w:cs="Arial"/>
      <w:b/>
      <w:i/>
      <w:kern w:val="32"/>
    </w:rPr>
  </w:style>
  <w:style w:type="character" w:customStyle="1" w:styleId="Heading7Char">
    <w:name w:val="Heading 7 Char"/>
    <w:basedOn w:val="DefaultParagraphFont"/>
    <w:link w:val="Heading7"/>
    <w:rsid w:val="001370DC"/>
    <w:rPr>
      <w:rFonts w:ascii="Times New Roman" w:eastAsia="Times New Roman" w:hAnsi="Times New Roman" w:cs="Arial"/>
      <w:bCs/>
      <w:kern w:val="32"/>
      <w:szCs w:val="32"/>
    </w:rPr>
  </w:style>
  <w:style w:type="character" w:customStyle="1" w:styleId="Heading8Char">
    <w:name w:val="Heading 8 Char"/>
    <w:basedOn w:val="DefaultParagraphFont"/>
    <w:link w:val="Heading8"/>
    <w:rsid w:val="001370DC"/>
    <w:rPr>
      <w:rFonts w:ascii="Times New Roman" w:eastAsia="Times New Roman" w:hAnsi="Times New Roman" w:cs="Arial"/>
      <w:bCs/>
      <w:iCs/>
      <w:kern w:val="32"/>
      <w:szCs w:val="32"/>
    </w:rPr>
  </w:style>
  <w:style w:type="character" w:customStyle="1" w:styleId="Heading9Char">
    <w:name w:val="Heading 9 Char"/>
    <w:basedOn w:val="DefaultParagraphFont"/>
    <w:link w:val="Heading9"/>
    <w:rsid w:val="001370DC"/>
    <w:rPr>
      <w:rFonts w:ascii="Times New Roman" w:eastAsia="Times New Roman" w:hAnsi="Times New Roman" w:cs="Arial"/>
      <w:bCs/>
      <w:kern w:val="32"/>
    </w:rPr>
  </w:style>
  <w:style w:type="numbering" w:customStyle="1" w:styleId="NoList1">
    <w:name w:val="No List1"/>
    <w:next w:val="NoList"/>
    <w:uiPriority w:val="99"/>
    <w:semiHidden/>
    <w:unhideWhenUsed/>
    <w:rsid w:val="001370DC"/>
  </w:style>
  <w:style w:type="paragraph" w:styleId="ListNumber">
    <w:name w:val="List Number"/>
    <w:basedOn w:val="Normal"/>
    <w:rsid w:val="001370DC"/>
    <w:pPr>
      <w:numPr>
        <w:numId w:val="9"/>
      </w:numPr>
      <w:spacing w:after="120"/>
    </w:pPr>
    <w:rPr>
      <w:rFonts w:eastAsia="Times New Roman"/>
    </w:rPr>
  </w:style>
  <w:style w:type="paragraph" w:styleId="ListNumber2">
    <w:name w:val="List Number 2"/>
    <w:basedOn w:val="Normal"/>
    <w:rsid w:val="001370DC"/>
    <w:pPr>
      <w:tabs>
        <w:tab w:val="left" w:pos="720"/>
      </w:tabs>
      <w:spacing w:after="60"/>
      <w:ind w:left="720" w:hanging="360"/>
    </w:pPr>
    <w:rPr>
      <w:rFonts w:eastAsia="Times New Roman"/>
    </w:rPr>
  </w:style>
  <w:style w:type="paragraph" w:styleId="ListNumber3">
    <w:name w:val="List Number 3"/>
    <w:basedOn w:val="Normal"/>
    <w:rsid w:val="001370DC"/>
    <w:pPr>
      <w:tabs>
        <w:tab w:val="left" w:pos="1080"/>
      </w:tabs>
      <w:spacing w:after="60"/>
      <w:ind w:left="1080" w:hanging="360"/>
    </w:pPr>
    <w:rPr>
      <w:rFonts w:eastAsia="Times New Roman"/>
    </w:rPr>
  </w:style>
  <w:style w:type="paragraph" w:styleId="ListNumber4">
    <w:name w:val="List Number 4"/>
    <w:basedOn w:val="Normal"/>
    <w:rsid w:val="001370DC"/>
    <w:pPr>
      <w:tabs>
        <w:tab w:val="left" w:pos="1440"/>
      </w:tabs>
      <w:ind w:left="1440" w:hanging="360"/>
    </w:pPr>
    <w:rPr>
      <w:rFonts w:eastAsia="Times New Roman"/>
    </w:rPr>
  </w:style>
  <w:style w:type="paragraph" w:styleId="ListNumber5">
    <w:name w:val="List Number 5"/>
    <w:basedOn w:val="Normal"/>
    <w:semiHidden/>
    <w:rsid w:val="001370DC"/>
    <w:pPr>
      <w:tabs>
        <w:tab w:val="left" w:pos="1800"/>
      </w:tabs>
      <w:spacing w:after="120"/>
      <w:ind w:left="1800" w:hanging="360"/>
    </w:pPr>
    <w:rPr>
      <w:rFonts w:eastAsia="Times New Roman"/>
    </w:rPr>
  </w:style>
  <w:style w:type="paragraph" w:customStyle="1" w:styleId="CP-date">
    <w:name w:val="CP-date"/>
    <w:rsid w:val="001370DC"/>
    <w:pPr>
      <w:spacing w:before="440" w:after="0" w:line="240" w:lineRule="auto"/>
    </w:pPr>
    <w:rPr>
      <w:rFonts w:ascii="Arial" w:eastAsia="Times New Roman" w:hAnsi="Arial" w:cs="Times New Roman"/>
      <w:sz w:val="36"/>
      <w:szCs w:val="20"/>
    </w:rPr>
  </w:style>
  <w:style w:type="paragraph" w:customStyle="1" w:styleId="CP-authors">
    <w:name w:val="CP-authors"/>
    <w:basedOn w:val="CP-date"/>
    <w:rsid w:val="001370DC"/>
    <w:pPr>
      <w:spacing w:before="0"/>
    </w:pPr>
  </w:style>
  <w:style w:type="paragraph" w:customStyle="1" w:styleId="CP-for">
    <w:name w:val="CP-for"/>
    <w:rsid w:val="001370DC"/>
    <w:pPr>
      <w:spacing w:after="0" w:line="240" w:lineRule="auto"/>
    </w:pPr>
    <w:rPr>
      <w:rFonts w:ascii="Arial" w:eastAsia="Times New Roman" w:hAnsi="Arial" w:cs="Times New Roman"/>
      <w:sz w:val="20"/>
      <w:szCs w:val="20"/>
    </w:rPr>
  </w:style>
  <w:style w:type="paragraph" w:customStyle="1" w:styleId="CP-jobnumber">
    <w:name w:val="CP-job number"/>
    <w:rsid w:val="001370DC"/>
    <w:pPr>
      <w:keepNext/>
      <w:spacing w:after="0" w:line="240" w:lineRule="auto"/>
      <w:jc w:val="right"/>
    </w:pPr>
    <w:rPr>
      <w:rFonts w:ascii="Arial" w:eastAsia="Times New Roman" w:hAnsi="Arial" w:cs="Times New Roman"/>
      <w:sz w:val="20"/>
      <w:szCs w:val="20"/>
    </w:rPr>
  </w:style>
  <w:style w:type="paragraph" w:customStyle="1" w:styleId="CP-title">
    <w:name w:val="CP-title"/>
    <w:next w:val="CP-authors"/>
    <w:rsid w:val="001370DC"/>
    <w:pPr>
      <w:spacing w:after="0" w:line="240" w:lineRule="auto"/>
    </w:pPr>
    <w:rPr>
      <w:rFonts w:ascii="Arial" w:eastAsia="Times New Roman" w:hAnsi="Arial" w:cs="Times New Roman"/>
      <w:b/>
      <w:sz w:val="56"/>
      <w:szCs w:val="20"/>
    </w:rPr>
  </w:style>
  <w:style w:type="paragraph" w:customStyle="1" w:styleId="TP-authors">
    <w:name w:val="TP-authors"/>
    <w:link w:val="TP-authorsCharChar"/>
    <w:rsid w:val="001370DC"/>
    <w:pPr>
      <w:spacing w:after="0" w:line="240" w:lineRule="auto"/>
      <w:jc w:val="center"/>
    </w:pPr>
    <w:rPr>
      <w:rFonts w:ascii="Arial" w:eastAsia="Times New Roman" w:hAnsi="Arial" w:cs="Times New Roman"/>
      <w:b/>
      <w:sz w:val="24"/>
      <w:szCs w:val="20"/>
    </w:rPr>
  </w:style>
  <w:style w:type="character" w:customStyle="1" w:styleId="TP-authorsCharChar">
    <w:name w:val="TP-authors Char Char"/>
    <w:basedOn w:val="DefaultParagraphFont"/>
    <w:link w:val="TP-authors"/>
    <w:rsid w:val="001370DC"/>
    <w:rPr>
      <w:rFonts w:ascii="Arial" w:eastAsia="Times New Roman" w:hAnsi="Arial" w:cs="Times New Roman"/>
      <w:b/>
      <w:sz w:val="24"/>
      <w:szCs w:val="20"/>
    </w:rPr>
  </w:style>
  <w:style w:type="paragraph" w:customStyle="1" w:styleId="TP-date">
    <w:name w:val="TP-date"/>
    <w:basedOn w:val="TP-authors"/>
    <w:next w:val="TP-sponsor"/>
    <w:link w:val="TP-dateCharChar"/>
    <w:rsid w:val="001370DC"/>
  </w:style>
  <w:style w:type="paragraph" w:customStyle="1" w:styleId="TP-sponsor">
    <w:name w:val="TP-sponsor"/>
    <w:rsid w:val="001370DC"/>
    <w:pPr>
      <w:spacing w:after="0" w:line="240" w:lineRule="auto"/>
      <w:jc w:val="center"/>
    </w:pPr>
    <w:rPr>
      <w:rFonts w:ascii="Arial" w:eastAsia="Times New Roman" w:hAnsi="Arial" w:cs="Times New Roman"/>
      <w:b/>
      <w:sz w:val="28"/>
      <w:szCs w:val="20"/>
    </w:rPr>
  </w:style>
  <w:style w:type="character" w:customStyle="1" w:styleId="TP-dateCharChar">
    <w:name w:val="TP-date Char Char"/>
    <w:basedOn w:val="TP-authorsCharChar"/>
    <w:link w:val="TP-date"/>
    <w:rsid w:val="001370DC"/>
    <w:rPr>
      <w:rFonts w:ascii="Arial" w:eastAsia="Times New Roman" w:hAnsi="Arial" w:cs="Times New Roman"/>
      <w:b/>
      <w:sz w:val="24"/>
      <w:szCs w:val="20"/>
    </w:rPr>
  </w:style>
  <w:style w:type="paragraph" w:customStyle="1" w:styleId="TP-jobnumber">
    <w:name w:val="TP-job number"/>
    <w:next w:val="TP-title"/>
    <w:rsid w:val="001370DC"/>
    <w:pPr>
      <w:spacing w:after="0" w:line="240" w:lineRule="auto"/>
      <w:jc w:val="right"/>
    </w:pPr>
    <w:rPr>
      <w:rFonts w:ascii="Arial" w:eastAsia="Times New Roman" w:hAnsi="Arial" w:cs="Times New Roman"/>
      <w:b/>
      <w:szCs w:val="20"/>
    </w:rPr>
  </w:style>
  <w:style w:type="paragraph" w:customStyle="1" w:styleId="TP-title">
    <w:name w:val="TP-title"/>
    <w:next w:val="TP-authors"/>
    <w:rsid w:val="001370DC"/>
    <w:pPr>
      <w:spacing w:after="0" w:line="240" w:lineRule="auto"/>
      <w:jc w:val="center"/>
    </w:pPr>
    <w:rPr>
      <w:rFonts w:ascii="Arial" w:eastAsia="Times New Roman" w:hAnsi="Arial" w:cs="Times New Roman"/>
      <w:b/>
      <w:sz w:val="36"/>
      <w:szCs w:val="20"/>
    </w:rPr>
  </w:style>
  <w:style w:type="paragraph" w:customStyle="1" w:styleId="TP-preparedfor">
    <w:name w:val="TP-prepared for"/>
    <w:rsid w:val="001370DC"/>
    <w:pPr>
      <w:spacing w:after="0" w:line="240" w:lineRule="auto"/>
      <w:jc w:val="center"/>
    </w:pPr>
    <w:rPr>
      <w:rFonts w:ascii="Arial" w:eastAsia="Times New Roman" w:hAnsi="Arial" w:cs="Times New Roman"/>
      <w:b/>
      <w:szCs w:val="20"/>
    </w:rPr>
  </w:style>
  <w:style w:type="paragraph" w:customStyle="1" w:styleId="AdvanceforFrontmatter">
    <w:name w:val="Advance (for Frontmatter)"/>
    <w:basedOn w:val="Normal"/>
    <w:next w:val="HeadingFrontmatter"/>
    <w:rsid w:val="001370DC"/>
    <w:pPr>
      <w:spacing w:before="2640"/>
    </w:pPr>
    <w:rPr>
      <w:rFonts w:eastAsia="Times New Roman"/>
      <w:noProof/>
    </w:rPr>
  </w:style>
  <w:style w:type="paragraph" w:customStyle="1" w:styleId="HeadingFrontmatter">
    <w:name w:val="Heading Frontmatter"/>
    <w:next w:val="BodyTextIndent"/>
    <w:rsid w:val="001370DC"/>
    <w:pPr>
      <w:keepNext/>
      <w:spacing w:after="180" w:line="240" w:lineRule="auto"/>
      <w:jc w:val="center"/>
    </w:pPr>
    <w:rPr>
      <w:rFonts w:ascii="Arial" w:eastAsia="Times New Roman" w:hAnsi="Arial" w:cs="Times New Roman"/>
      <w:b/>
      <w:sz w:val="28"/>
      <w:szCs w:val="20"/>
    </w:rPr>
  </w:style>
  <w:style w:type="paragraph" w:styleId="BodyTextIndent">
    <w:name w:val="Body Text Indent"/>
    <w:link w:val="BodyTextIndentChar"/>
    <w:rsid w:val="001370DC"/>
    <w:pPr>
      <w:spacing w:after="120" w:line="240" w:lineRule="auto"/>
      <w:ind w:left="1080" w:right="1080" w:firstLine="360"/>
    </w:pPr>
    <w:rPr>
      <w:rFonts w:ascii="Times New Roman" w:eastAsia="Times New Roman" w:hAnsi="Times New Roman" w:cs="Times New Roman"/>
      <w:szCs w:val="20"/>
    </w:rPr>
  </w:style>
  <w:style w:type="character" w:customStyle="1" w:styleId="BodyTextIndentChar">
    <w:name w:val="Body Text Indent Char"/>
    <w:basedOn w:val="DefaultParagraphFont"/>
    <w:link w:val="BodyTextIndent"/>
    <w:rsid w:val="001370DC"/>
    <w:rPr>
      <w:rFonts w:ascii="Times New Roman" w:eastAsia="Times New Roman" w:hAnsi="Times New Roman" w:cs="Times New Roman"/>
      <w:szCs w:val="20"/>
    </w:rPr>
  </w:style>
  <w:style w:type="paragraph" w:styleId="BlockText">
    <w:name w:val="Block Text"/>
    <w:rsid w:val="001370DC"/>
    <w:pPr>
      <w:spacing w:before="60" w:after="120" w:line="240" w:lineRule="auto"/>
      <w:ind w:left="1080" w:right="1080"/>
    </w:pPr>
    <w:rPr>
      <w:rFonts w:ascii="Times New Roman" w:eastAsia="Times New Roman" w:hAnsi="Times New Roman" w:cs="Times New Roman"/>
      <w:i/>
      <w:szCs w:val="20"/>
    </w:rPr>
  </w:style>
  <w:style w:type="paragraph" w:customStyle="1" w:styleId="BodyTextFlush">
    <w:name w:val="Body Text Flush"/>
    <w:next w:val="BodyText"/>
    <w:rsid w:val="001370DC"/>
    <w:pPr>
      <w:spacing w:before="60" w:after="120" w:line="240" w:lineRule="auto"/>
    </w:pPr>
    <w:rPr>
      <w:rFonts w:ascii="Times New Roman" w:eastAsia="Times New Roman" w:hAnsi="Times New Roman" w:cs="Times New Roman"/>
      <w:szCs w:val="20"/>
    </w:rPr>
  </w:style>
  <w:style w:type="paragraph" w:customStyle="1" w:styleId="Table10">
    <w:name w:val="Table 10"/>
    <w:rsid w:val="001370DC"/>
    <w:pPr>
      <w:spacing w:before="60" w:after="0" w:line="240" w:lineRule="auto"/>
    </w:pPr>
    <w:rPr>
      <w:rFonts w:ascii="Times New Roman" w:eastAsia="Times New Roman" w:hAnsi="Times New Roman" w:cs="Times New Roman"/>
      <w:sz w:val="20"/>
      <w:szCs w:val="20"/>
    </w:rPr>
  </w:style>
  <w:style w:type="paragraph" w:customStyle="1" w:styleId="FigureCaptioncont">
    <w:name w:val="Figure Caption (cont.)"/>
    <w:basedOn w:val="Normal"/>
    <w:next w:val="BodyText"/>
    <w:rsid w:val="001370DC"/>
    <w:pPr>
      <w:spacing w:after="240"/>
    </w:pPr>
    <w:rPr>
      <w:rFonts w:eastAsia="Times New Roman"/>
      <w:szCs w:val="20"/>
    </w:rPr>
  </w:style>
  <w:style w:type="paragraph" w:customStyle="1" w:styleId="Con-Fig-Tbl">
    <w:name w:val="Con-Fig-Tbl"/>
    <w:next w:val="TOC1"/>
    <w:link w:val="Con-Fig-TblChar"/>
    <w:rsid w:val="001370DC"/>
    <w:pPr>
      <w:spacing w:after="0" w:line="240" w:lineRule="auto"/>
      <w:jc w:val="center"/>
    </w:pPr>
    <w:rPr>
      <w:rFonts w:ascii="Arial" w:eastAsia="Times New Roman" w:hAnsi="Arial" w:cs="Times New Roman"/>
      <w:b/>
      <w:sz w:val="28"/>
      <w:szCs w:val="20"/>
    </w:rPr>
  </w:style>
  <w:style w:type="paragraph" w:styleId="TOC1">
    <w:name w:val="toc 1"/>
    <w:uiPriority w:val="39"/>
    <w:rsid w:val="001370DC"/>
    <w:pPr>
      <w:tabs>
        <w:tab w:val="left" w:pos="576"/>
        <w:tab w:val="right" w:leader="dot" w:pos="9360"/>
      </w:tabs>
      <w:spacing w:before="240" w:after="0" w:line="240" w:lineRule="auto"/>
      <w:ind w:left="576" w:right="720" w:hanging="576"/>
    </w:pPr>
    <w:rPr>
      <w:rFonts w:ascii="Times New Roman" w:eastAsia="Times New Roman" w:hAnsi="Times New Roman" w:cs="Times New Roman"/>
      <w:szCs w:val="20"/>
    </w:rPr>
  </w:style>
  <w:style w:type="character" w:customStyle="1" w:styleId="Con-Fig-TblChar">
    <w:name w:val="Con-Fig-Tbl Char"/>
    <w:basedOn w:val="DefaultParagraphFont"/>
    <w:link w:val="Con-Fig-Tbl"/>
    <w:rsid w:val="001370DC"/>
    <w:rPr>
      <w:rFonts w:ascii="Arial" w:eastAsia="Times New Roman" w:hAnsi="Arial" w:cs="Times New Roman"/>
      <w:b/>
      <w:sz w:val="28"/>
      <w:szCs w:val="20"/>
    </w:rPr>
  </w:style>
  <w:style w:type="paragraph" w:styleId="Date">
    <w:name w:val="Date"/>
    <w:basedOn w:val="Normal"/>
    <w:next w:val="Normal"/>
    <w:link w:val="DateChar"/>
    <w:rsid w:val="001370DC"/>
    <w:rPr>
      <w:rFonts w:eastAsia="Times New Roman"/>
    </w:rPr>
  </w:style>
  <w:style w:type="character" w:customStyle="1" w:styleId="DateChar">
    <w:name w:val="Date Char"/>
    <w:basedOn w:val="DefaultParagraphFont"/>
    <w:link w:val="Date"/>
    <w:rsid w:val="001370DC"/>
    <w:rPr>
      <w:rFonts w:ascii="Times New Roman" w:eastAsia="Times New Roman" w:hAnsi="Times New Roman" w:cs="Times New Roman"/>
      <w:szCs w:val="24"/>
    </w:rPr>
  </w:style>
  <w:style w:type="paragraph" w:styleId="E-mailSignature">
    <w:name w:val="E-mail Signature"/>
    <w:basedOn w:val="Normal"/>
    <w:link w:val="E-mailSignatureChar"/>
    <w:rsid w:val="001370DC"/>
    <w:rPr>
      <w:rFonts w:eastAsia="Times New Roman"/>
    </w:rPr>
  </w:style>
  <w:style w:type="character" w:customStyle="1" w:styleId="E-mailSignatureChar">
    <w:name w:val="E-mail Signature Char"/>
    <w:basedOn w:val="DefaultParagraphFont"/>
    <w:link w:val="E-mailSignature"/>
    <w:rsid w:val="001370DC"/>
    <w:rPr>
      <w:rFonts w:ascii="Times New Roman" w:eastAsia="Times New Roman" w:hAnsi="Times New Roman" w:cs="Times New Roman"/>
      <w:szCs w:val="24"/>
    </w:rPr>
  </w:style>
  <w:style w:type="paragraph" w:styleId="EndnoteText">
    <w:name w:val="endnote text"/>
    <w:link w:val="EndnoteTextChar"/>
    <w:rsid w:val="001370DC"/>
    <w:pPr>
      <w:spacing w:after="120" w:line="240" w:lineRule="auto"/>
      <w:ind w:left="360" w:hanging="360"/>
    </w:pPr>
    <w:rPr>
      <w:rFonts w:ascii="Times New Roman" w:eastAsia="Times New Roman" w:hAnsi="Times New Roman" w:cs="Times New Roman"/>
      <w:szCs w:val="20"/>
    </w:rPr>
  </w:style>
  <w:style w:type="character" w:customStyle="1" w:styleId="EndnoteTextChar">
    <w:name w:val="Endnote Text Char"/>
    <w:basedOn w:val="DefaultParagraphFont"/>
    <w:link w:val="EndnoteText"/>
    <w:rsid w:val="001370DC"/>
    <w:rPr>
      <w:rFonts w:ascii="Times New Roman" w:eastAsia="Times New Roman" w:hAnsi="Times New Roman" w:cs="Times New Roman"/>
      <w:szCs w:val="20"/>
    </w:rPr>
  </w:style>
  <w:style w:type="paragraph" w:customStyle="1" w:styleId="FigureGraphic">
    <w:name w:val="Figure/Graphic"/>
    <w:next w:val="Normal"/>
    <w:rsid w:val="001370DC"/>
    <w:pPr>
      <w:keepNext/>
      <w:keepLines/>
      <w:spacing w:before="60" w:after="120" w:line="240" w:lineRule="auto"/>
      <w:jc w:val="center"/>
    </w:pPr>
    <w:rPr>
      <w:rFonts w:ascii="Times New Roman" w:eastAsia="Times New Roman" w:hAnsi="Times New Roman" w:cs="Times New Roman"/>
      <w:szCs w:val="20"/>
    </w:rPr>
  </w:style>
  <w:style w:type="paragraph" w:styleId="Footer">
    <w:name w:val="footer"/>
    <w:link w:val="FooterChar"/>
    <w:uiPriority w:val="99"/>
    <w:rsid w:val="001370DC"/>
    <w:pPr>
      <w:tabs>
        <w:tab w:val="center" w:pos="4680"/>
        <w:tab w:val="right" w:pos="9360"/>
      </w:tabs>
      <w:spacing w:after="0" w:line="240" w:lineRule="auto"/>
    </w:pPr>
    <w:rPr>
      <w:rFonts w:ascii="Times New Roman" w:eastAsia="Times New Roman" w:hAnsi="Times New Roman" w:cs="Times New Roman"/>
      <w:szCs w:val="20"/>
    </w:rPr>
  </w:style>
  <w:style w:type="character" w:customStyle="1" w:styleId="FooterChar">
    <w:name w:val="Footer Char"/>
    <w:basedOn w:val="DefaultParagraphFont"/>
    <w:link w:val="Footer"/>
    <w:uiPriority w:val="99"/>
    <w:rsid w:val="001370DC"/>
    <w:rPr>
      <w:rFonts w:ascii="Times New Roman" w:eastAsia="Times New Roman" w:hAnsi="Times New Roman" w:cs="Times New Roman"/>
      <w:szCs w:val="20"/>
    </w:rPr>
  </w:style>
  <w:style w:type="paragraph" w:styleId="FootnoteText">
    <w:name w:val="footnote text"/>
    <w:link w:val="FootnoteTextChar"/>
    <w:uiPriority w:val="99"/>
    <w:rsid w:val="001370DC"/>
    <w:pPr>
      <w:tabs>
        <w:tab w:val="left" w:pos="360"/>
      </w:tabs>
      <w:spacing w:before="60" w:after="0" w:line="240" w:lineRule="auto"/>
      <w:ind w:left="360" w:hanging="360"/>
    </w:pPr>
    <w:rPr>
      <w:rFonts w:ascii="Times New Roman" w:eastAsia="Times New Roman" w:hAnsi="Times New Roman" w:cs="Times New Roman"/>
      <w:sz w:val="18"/>
      <w:szCs w:val="20"/>
    </w:rPr>
  </w:style>
  <w:style w:type="character" w:customStyle="1" w:styleId="FootnoteTextChar">
    <w:name w:val="Footnote Text Char"/>
    <w:basedOn w:val="DefaultParagraphFont"/>
    <w:link w:val="FootnoteText"/>
    <w:uiPriority w:val="99"/>
    <w:rsid w:val="001370DC"/>
    <w:rPr>
      <w:rFonts w:ascii="Times New Roman" w:eastAsia="Times New Roman" w:hAnsi="Times New Roman" w:cs="Times New Roman"/>
      <w:sz w:val="18"/>
      <w:szCs w:val="20"/>
    </w:rPr>
  </w:style>
  <w:style w:type="paragraph" w:styleId="Header">
    <w:name w:val="header"/>
    <w:link w:val="HeaderChar"/>
    <w:uiPriority w:val="99"/>
    <w:rsid w:val="001370DC"/>
    <w:pPr>
      <w:tabs>
        <w:tab w:val="center" w:pos="4680"/>
        <w:tab w:val="right" w:pos="9360"/>
      </w:tabs>
      <w:spacing w:after="0" w:line="240" w:lineRule="auto"/>
    </w:pPr>
    <w:rPr>
      <w:rFonts w:ascii="Times New Roman" w:eastAsia="Times New Roman" w:hAnsi="Times New Roman" w:cs="Times New Roman"/>
      <w:szCs w:val="20"/>
    </w:rPr>
  </w:style>
  <w:style w:type="character" w:customStyle="1" w:styleId="HeaderChar">
    <w:name w:val="Header Char"/>
    <w:basedOn w:val="DefaultParagraphFont"/>
    <w:link w:val="Header"/>
    <w:uiPriority w:val="99"/>
    <w:rsid w:val="001370DC"/>
    <w:rPr>
      <w:rFonts w:ascii="Times New Roman" w:eastAsia="Times New Roman" w:hAnsi="Times New Roman" w:cs="Times New Roman"/>
      <w:szCs w:val="20"/>
    </w:rPr>
  </w:style>
  <w:style w:type="character" w:styleId="Hyperlink">
    <w:name w:val="Hyperlink"/>
    <w:basedOn w:val="DefaultParagraphFont"/>
    <w:uiPriority w:val="99"/>
    <w:rsid w:val="001370DC"/>
    <w:rPr>
      <w:color w:val="0000FF"/>
      <w:u w:val="single"/>
    </w:rPr>
  </w:style>
  <w:style w:type="paragraph" w:styleId="List">
    <w:name w:val="List"/>
    <w:rsid w:val="001370DC"/>
    <w:pPr>
      <w:tabs>
        <w:tab w:val="left" w:pos="360"/>
      </w:tabs>
      <w:spacing w:after="120" w:line="240" w:lineRule="auto"/>
      <w:ind w:left="360" w:hanging="360"/>
    </w:pPr>
    <w:rPr>
      <w:rFonts w:ascii="Times New Roman" w:eastAsia="Times New Roman" w:hAnsi="Times New Roman" w:cs="Times New Roman"/>
      <w:szCs w:val="20"/>
    </w:rPr>
  </w:style>
  <w:style w:type="paragraph" w:styleId="List2">
    <w:name w:val="List 2"/>
    <w:basedOn w:val="List"/>
    <w:rsid w:val="001370DC"/>
    <w:pPr>
      <w:tabs>
        <w:tab w:val="clear" w:pos="360"/>
        <w:tab w:val="left" w:pos="720"/>
      </w:tabs>
      <w:spacing w:after="60"/>
      <w:ind w:left="720"/>
    </w:pPr>
  </w:style>
  <w:style w:type="paragraph" w:styleId="List3">
    <w:name w:val="List 3"/>
    <w:basedOn w:val="List"/>
    <w:rsid w:val="001370DC"/>
    <w:pPr>
      <w:tabs>
        <w:tab w:val="clear" w:pos="360"/>
        <w:tab w:val="left" w:pos="1080"/>
      </w:tabs>
      <w:ind w:left="1080"/>
    </w:pPr>
  </w:style>
  <w:style w:type="paragraph" w:styleId="List4">
    <w:name w:val="List 4"/>
    <w:basedOn w:val="List"/>
    <w:rsid w:val="001370DC"/>
    <w:pPr>
      <w:tabs>
        <w:tab w:val="clear" w:pos="360"/>
        <w:tab w:val="left" w:pos="1440"/>
      </w:tabs>
      <w:ind w:left="1440"/>
    </w:pPr>
  </w:style>
  <w:style w:type="paragraph" w:styleId="List5">
    <w:name w:val="List 5"/>
    <w:basedOn w:val="List"/>
    <w:semiHidden/>
    <w:rsid w:val="001370DC"/>
    <w:pPr>
      <w:tabs>
        <w:tab w:val="clear" w:pos="360"/>
        <w:tab w:val="left" w:pos="1800"/>
      </w:tabs>
      <w:ind w:left="1800"/>
    </w:pPr>
  </w:style>
  <w:style w:type="paragraph" w:customStyle="1" w:styleId="List6">
    <w:name w:val="List 6"/>
    <w:basedOn w:val="List"/>
    <w:semiHidden/>
    <w:rsid w:val="001370DC"/>
    <w:pPr>
      <w:tabs>
        <w:tab w:val="clear" w:pos="360"/>
        <w:tab w:val="left" w:pos="2160"/>
      </w:tabs>
      <w:ind w:left="2160"/>
    </w:pPr>
  </w:style>
  <w:style w:type="paragraph" w:styleId="ListBullet">
    <w:name w:val="List Bullet"/>
    <w:rsid w:val="001370DC"/>
    <w:pPr>
      <w:numPr>
        <w:numId w:val="4"/>
      </w:numPr>
      <w:spacing w:after="120" w:line="240" w:lineRule="auto"/>
    </w:pPr>
    <w:rPr>
      <w:rFonts w:ascii="Times New Roman" w:eastAsia="Times New Roman" w:hAnsi="Times New Roman" w:cs="Times New Roman"/>
      <w:szCs w:val="20"/>
    </w:rPr>
  </w:style>
  <w:style w:type="paragraph" w:styleId="ListBullet2">
    <w:name w:val="List Bullet 2"/>
    <w:rsid w:val="001370DC"/>
    <w:pPr>
      <w:numPr>
        <w:numId w:val="6"/>
      </w:numPr>
      <w:spacing w:after="60" w:line="240" w:lineRule="auto"/>
    </w:pPr>
    <w:rPr>
      <w:rFonts w:ascii="Times New Roman" w:eastAsia="Times New Roman" w:hAnsi="Times New Roman" w:cs="Times New Roman"/>
      <w:szCs w:val="20"/>
    </w:rPr>
  </w:style>
  <w:style w:type="paragraph" w:styleId="ListBullet3">
    <w:name w:val="List Bullet 3"/>
    <w:rsid w:val="001370DC"/>
    <w:pPr>
      <w:numPr>
        <w:numId w:val="7"/>
      </w:numPr>
      <w:spacing w:after="60" w:line="240" w:lineRule="auto"/>
    </w:pPr>
    <w:rPr>
      <w:rFonts w:ascii="Times New Roman" w:eastAsia="Times New Roman" w:hAnsi="Times New Roman" w:cs="Times New Roman"/>
      <w:szCs w:val="20"/>
    </w:rPr>
  </w:style>
  <w:style w:type="paragraph" w:styleId="ListBullet4">
    <w:name w:val="List Bullet 4"/>
    <w:rsid w:val="001370DC"/>
    <w:pPr>
      <w:numPr>
        <w:numId w:val="8"/>
      </w:numPr>
      <w:spacing w:after="0" w:line="240" w:lineRule="auto"/>
    </w:pPr>
    <w:rPr>
      <w:rFonts w:ascii="Times New Roman" w:eastAsia="Times New Roman" w:hAnsi="Times New Roman" w:cs="Times New Roman"/>
      <w:szCs w:val="20"/>
    </w:rPr>
  </w:style>
  <w:style w:type="paragraph" w:styleId="ListBullet5">
    <w:name w:val="List Bullet 5"/>
    <w:semiHidden/>
    <w:rsid w:val="001370DC"/>
    <w:pPr>
      <w:numPr>
        <w:numId w:val="5"/>
      </w:numPr>
      <w:tabs>
        <w:tab w:val="left" w:pos="1800"/>
      </w:tabs>
      <w:spacing w:after="120" w:line="240" w:lineRule="auto"/>
      <w:ind w:left="1800" w:hanging="360"/>
    </w:pPr>
    <w:rPr>
      <w:rFonts w:ascii="Times New Roman" w:eastAsia="Times New Roman" w:hAnsi="Times New Roman" w:cs="Times New Roman"/>
      <w:szCs w:val="20"/>
    </w:rPr>
  </w:style>
  <w:style w:type="paragraph" w:customStyle="1" w:styleId="ListBullet6">
    <w:name w:val="List Bullet 6"/>
    <w:semiHidden/>
    <w:rsid w:val="001370DC"/>
    <w:pPr>
      <w:tabs>
        <w:tab w:val="left" w:pos="2160"/>
      </w:tabs>
      <w:spacing w:after="120" w:line="240" w:lineRule="auto"/>
      <w:ind w:left="2160" w:hanging="360"/>
    </w:pPr>
    <w:rPr>
      <w:rFonts w:ascii="Times New Roman" w:eastAsia="Times New Roman" w:hAnsi="Times New Roman" w:cs="Times New Roman"/>
      <w:szCs w:val="20"/>
    </w:rPr>
  </w:style>
  <w:style w:type="paragraph" w:styleId="ListContinue">
    <w:name w:val="List Continue"/>
    <w:rsid w:val="001370DC"/>
    <w:pPr>
      <w:spacing w:after="120" w:line="240" w:lineRule="auto"/>
      <w:ind w:left="360"/>
    </w:pPr>
    <w:rPr>
      <w:rFonts w:ascii="Times New Roman" w:eastAsia="Times New Roman" w:hAnsi="Times New Roman" w:cs="Times New Roman"/>
      <w:szCs w:val="20"/>
    </w:rPr>
  </w:style>
  <w:style w:type="paragraph" w:styleId="ListContinue2">
    <w:name w:val="List Continue 2"/>
    <w:basedOn w:val="ListContinue"/>
    <w:rsid w:val="001370DC"/>
    <w:pPr>
      <w:spacing w:after="60"/>
      <w:ind w:left="720"/>
    </w:pPr>
  </w:style>
  <w:style w:type="paragraph" w:styleId="ListContinue3">
    <w:name w:val="List Continue 3"/>
    <w:basedOn w:val="ListContinue"/>
    <w:rsid w:val="001370DC"/>
    <w:pPr>
      <w:spacing w:after="60"/>
      <w:ind w:left="1080"/>
    </w:pPr>
  </w:style>
  <w:style w:type="paragraph" w:styleId="ListContinue4">
    <w:name w:val="List Continue 4"/>
    <w:basedOn w:val="ListContinue"/>
    <w:rsid w:val="001370DC"/>
    <w:pPr>
      <w:spacing w:after="0"/>
      <w:ind w:left="1440"/>
    </w:pPr>
  </w:style>
  <w:style w:type="paragraph" w:styleId="ListContinue5">
    <w:name w:val="List Continue 5"/>
    <w:basedOn w:val="ListContinue"/>
    <w:semiHidden/>
    <w:rsid w:val="001370DC"/>
    <w:pPr>
      <w:ind w:left="1800"/>
    </w:pPr>
  </w:style>
  <w:style w:type="paragraph" w:customStyle="1" w:styleId="ListContinue6">
    <w:name w:val="List Continue 6"/>
    <w:basedOn w:val="ListContinue"/>
    <w:semiHidden/>
    <w:rsid w:val="001370DC"/>
    <w:pPr>
      <w:ind w:left="2160"/>
    </w:pPr>
  </w:style>
  <w:style w:type="paragraph" w:customStyle="1" w:styleId="Acronyms6pt">
    <w:name w:val="Acronyms (6 pt)"/>
    <w:rsid w:val="001370DC"/>
    <w:pPr>
      <w:spacing w:after="120" w:line="240" w:lineRule="auto"/>
      <w:ind w:left="1080" w:hanging="1080"/>
    </w:pPr>
    <w:rPr>
      <w:rFonts w:ascii="Times New Roman" w:eastAsia="Times New Roman" w:hAnsi="Times New Roman" w:cs="Times New Roman"/>
      <w:szCs w:val="20"/>
    </w:rPr>
  </w:style>
  <w:style w:type="paragraph" w:customStyle="1" w:styleId="Acronymssingle">
    <w:name w:val="Acronyms (single)"/>
    <w:basedOn w:val="Acronyms6pt"/>
    <w:rsid w:val="001370DC"/>
    <w:pPr>
      <w:tabs>
        <w:tab w:val="left" w:pos="1440"/>
      </w:tabs>
      <w:spacing w:after="180"/>
      <w:ind w:left="1440" w:hanging="1440"/>
    </w:pPr>
  </w:style>
  <w:style w:type="character" w:styleId="PageNumber">
    <w:name w:val="page number"/>
    <w:basedOn w:val="DefaultParagraphFont"/>
    <w:uiPriority w:val="99"/>
    <w:rsid w:val="001370DC"/>
    <w:rPr>
      <w:rFonts w:ascii="Times New Roman" w:hAnsi="Times New Roman"/>
      <w:noProof w:val="0"/>
      <w:sz w:val="22"/>
      <w:lang w:val="en-US"/>
    </w:rPr>
  </w:style>
  <w:style w:type="paragraph" w:customStyle="1" w:styleId="Spacer">
    <w:name w:val="Spacer"/>
    <w:rsid w:val="001370DC"/>
    <w:pPr>
      <w:spacing w:after="0" w:line="240" w:lineRule="auto"/>
    </w:pPr>
    <w:rPr>
      <w:rFonts w:ascii="Times New Roman" w:eastAsia="Times New Roman" w:hAnsi="Times New Roman" w:cs="Times New Roman"/>
      <w:szCs w:val="20"/>
    </w:rPr>
  </w:style>
  <w:style w:type="paragraph" w:styleId="Title">
    <w:name w:val="Title"/>
    <w:next w:val="BodyText"/>
    <w:link w:val="TitleChar"/>
    <w:qFormat/>
    <w:rsid w:val="001370DC"/>
    <w:pPr>
      <w:spacing w:after="180" w:line="240" w:lineRule="auto"/>
      <w:jc w:val="center"/>
    </w:pPr>
    <w:rPr>
      <w:rFonts w:ascii="Arial" w:eastAsia="Times New Roman" w:hAnsi="Arial" w:cs="Arial"/>
      <w:b/>
      <w:bCs/>
      <w:kern w:val="28"/>
      <w:sz w:val="36"/>
      <w:szCs w:val="32"/>
    </w:rPr>
  </w:style>
  <w:style w:type="character" w:customStyle="1" w:styleId="TitleChar">
    <w:name w:val="Title Char"/>
    <w:basedOn w:val="DefaultParagraphFont"/>
    <w:link w:val="Title"/>
    <w:rsid w:val="001370DC"/>
    <w:rPr>
      <w:rFonts w:ascii="Arial" w:eastAsia="Times New Roman" w:hAnsi="Arial" w:cs="Arial"/>
      <w:b/>
      <w:bCs/>
      <w:kern w:val="28"/>
      <w:sz w:val="36"/>
      <w:szCs w:val="32"/>
    </w:rPr>
  </w:style>
  <w:style w:type="paragraph" w:styleId="Subtitle">
    <w:name w:val="Subtitle"/>
    <w:basedOn w:val="Title"/>
    <w:link w:val="SubtitleChar"/>
    <w:qFormat/>
    <w:rsid w:val="001370DC"/>
    <w:pPr>
      <w:outlineLvl w:val="1"/>
    </w:pPr>
    <w:rPr>
      <w:sz w:val="28"/>
    </w:rPr>
  </w:style>
  <w:style w:type="character" w:customStyle="1" w:styleId="SubtitleChar">
    <w:name w:val="Subtitle Char"/>
    <w:basedOn w:val="DefaultParagraphFont"/>
    <w:link w:val="Subtitle"/>
    <w:rsid w:val="001370DC"/>
    <w:rPr>
      <w:rFonts w:ascii="Arial" w:eastAsia="Times New Roman" w:hAnsi="Arial" w:cs="Arial"/>
      <w:b/>
      <w:bCs/>
      <w:kern w:val="28"/>
      <w:sz w:val="28"/>
      <w:szCs w:val="32"/>
    </w:rPr>
  </w:style>
  <w:style w:type="paragraph" w:customStyle="1" w:styleId="Table11">
    <w:name w:val="Table 11"/>
    <w:rsid w:val="001370DC"/>
    <w:pPr>
      <w:spacing w:before="60" w:after="0" w:line="240" w:lineRule="auto"/>
    </w:pPr>
    <w:rPr>
      <w:rFonts w:ascii="Times New Roman" w:eastAsia="Times New Roman" w:hAnsi="Times New Roman" w:cs="Times New Roman"/>
      <w:szCs w:val="20"/>
    </w:rPr>
  </w:style>
  <w:style w:type="paragraph" w:customStyle="1" w:styleId="TableCaption">
    <w:name w:val="Table Caption"/>
    <w:next w:val="Table11"/>
    <w:rsid w:val="001370DC"/>
    <w:pPr>
      <w:keepNext/>
      <w:keepLines/>
      <w:spacing w:before="60" w:after="0" w:line="240" w:lineRule="auto"/>
    </w:pPr>
    <w:rPr>
      <w:rFonts w:ascii="Times New Roman" w:eastAsia="Times New Roman" w:hAnsi="Times New Roman" w:cs="Times New Roman"/>
      <w:szCs w:val="20"/>
    </w:rPr>
  </w:style>
  <w:style w:type="paragraph" w:customStyle="1" w:styleId="TableCaptioncontinued">
    <w:name w:val="Table Caption continued"/>
    <w:rsid w:val="001370DC"/>
    <w:pPr>
      <w:spacing w:before="720" w:after="0" w:line="240" w:lineRule="auto"/>
    </w:pPr>
    <w:rPr>
      <w:rFonts w:ascii="Times New Roman" w:eastAsia="Times New Roman" w:hAnsi="Times New Roman" w:cs="Times New Roman"/>
      <w:szCs w:val="20"/>
    </w:rPr>
  </w:style>
  <w:style w:type="paragraph" w:styleId="TOAHeading">
    <w:name w:val="toa heading"/>
    <w:basedOn w:val="Normal"/>
    <w:next w:val="Normal"/>
    <w:rsid w:val="001370DC"/>
    <w:pPr>
      <w:spacing w:before="120"/>
    </w:pPr>
    <w:rPr>
      <w:rFonts w:ascii="Arial" w:eastAsia="Times New Roman" w:hAnsi="Arial" w:cs="Arial"/>
      <w:b/>
      <w:bCs/>
      <w:sz w:val="24"/>
    </w:rPr>
  </w:style>
  <w:style w:type="paragraph" w:styleId="TOC2">
    <w:name w:val="toc 2"/>
    <w:basedOn w:val="TOC1"/>
    <w:uiPriority w:val="39"/>
    <w:rsid w:val="001370DC"/>
    <w:pPr>
      <w:tabs>
        <w:tab w:val="clear" w:pos="576"/>
        <w:tab w:val="left" w:pos="1152"/>
      </w:tabs>
      <w:spacing w:before="60"/>
      <w:ind w:left="1152"/>
    </w:pPr>
  </w:style>
  <w:style w:type="paragraph" w:styleId="TOC3">
    <w:name w:val="toc 3"/>
    <w:basedOn w:val="TOC1"/>
    <w:uiPriority w:val="39"/>
    <w:rsid w:val="001370DC"/>
    <w:pPr>
      <w:tabs>
        <w:tab w:val="clear" w:pos="576"/>
        <w:tab w:val="left" w:pos="1872"/>
      </w:tabs>
      <w:spacing w:before="0"/>
      <w:ind w:left="1872" w:hanging="720"/>
    </w:pPr>
  </w:style>
  <w:style w:type="paragraph" w:styleId="MacroText">
    <w:name w:val="macro"/>
    <w:link w:val="MacroTextChar"/>
    <w:rsid w:val="001370DC"/>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1370DC"/>
    <w:rPr>
      <w:rFonts w:ascii="Courier New" w:eastAsia="Times New Roman" w:hAnsi="Courier New" w:cs="Courier New"/>
      <w:sz w:val="20"/>
      <w:szCs w:val="20"/>
    </w:rPr>
  </w:style>
  <w:style w:type="paragraph" w:customStyle="1" w:styleId="AppendixTitle">
    <w:name w:val="Appendix Title"/>
    <w:rsid w:val="001370DC"/>
    <w:pPr>
      <w:spacing w:after="180" w:line="240" w:lineRule="auto"/>
      <w:jc w:val="center"/>
    </w:pPr>
    <w:rPr>
      <w:rFonts w:ascii="Arial" w:eastAsia="Times New Roman" w:hAnsi="Arial" w:cs="Times New Roman"/>
      <w:b/>
      <w:sz w:val="36"/>
      <w:szCs w:val="20"/>
    </w:rPr>
  </w:style>
  <w:style w:type="paragraph" w:customStyle="1" w:styleId="AdvanceforAppendixFlysheet">
    <w:name w:val="Advance (for Appendix Flysheet)"/>
    <w:rsid w:val="001370DC"/>
    <w:pPr>
      <w:spacing w:before="3800" w:after="0" w:line="240" w:lineRule="auto"/>
    </w:pPr>
    <w:rPr>
      <w:rFonts w:ascii="Times New Roman" w:eastAsia="Times New Roman" w:hAnsi="Times New Roman" w:cs="Times New Roman"/>
      <w:szCs w:val="20"/>
    </w:rPr>
  </w:style>
  <w:style w:type="paragraph" w:customStyle="1" w:styleId="AppendixFlysheetTitles">
    <w:name w:val="Appendix Flysheet Titles"/>
    <w:rsid w:val="001370DC"/>
    <w:pPr>
      <w:spacing w:after="240" w:line="240" w:lineRule="auto"/>
      <w:jc w:val="center"/>
    </w:pPr>
    <w:rPr>
      <w:rFonts w:ascii="Arial" w:eastAsia="Times New Roman" w:hAnsi="Arial" w:cs="Times New Roman"/>
      <w:b/>
      <w:sz w:val="36"/>
      <w:szCs w:val="20"/>
    </w:rPr>
  </w:style>
  <w:style w:type="paragraph" w:customStyle="1" w:styleId="Equation">
    <w:name w:val="Equation"/>
    <w:basedOn w:val="BodyTextFlush"/>
    <w:rsid w:val="001370DC"/>
    <w:pPr>
      <w:tabs>
        <w:tab w:val="right" w:pos="9360"/>
      </w:tabs>
    </w:pPr>
  </w:style>
  <w:style w:type="paragraph" w:customStyle="1" w:styleId="Equationwherelist">
    <w:name w:val="Equation where list"/>
    <w:basedOn w:val="BodyTextFlush"/>
    <w:rsid w:val="001370DC"/>
    <w:pPr>
      <w:tabs>
        <w:tab w:val="left" w:pos="720"/>
      </w:tabs>
      <w:ind w:left="1080" w:hanging="720"/>
    </w:pPr>
  </w:style>
  <w:style w:type="paragraph" w:customStyle="1" w:styleId="ListBullet-6ptafter">
    <w:name w:val="List Bullet-6pt after"/>
    <w:basedOn w:val="ListBullet"/>
    <w:semiHidden/>
    <w:rsid w:val="001370DC"/>
  </w:style>
  <w:style w:type="paragraph" w:customStyle="1" w:styleId="Heading1nonumbers">
    <w:name w:val="Heading 1 (no numbers)"/>
    <w:basedOn w:val="Heading1"/>
    <w:next w:val="BodyText"/>
    <w:rsid w:val="001370DC"/>
    <w:pPr>
      <w:numPr>
        <w:numId w:val="0"/>
      </w:numPr>
    </w:pPr>
  </w:style>
  <w:style w:type="paragraph" w:customStyle="1" w:styleId="Heading2nonumber">
    <w:name w:val="Heading 2 (no number)"/>
    <w:basedOn w:val="Heading2"/>
    <w:next w:val="BodyText"/>
    <w:rsid w:val="001370DC"/>
    <w:pPr>
      <w:numPr>
        <w:ilvl w:val="0"/>
        <w:numId w:val="0"/>
      </w:numPr>
    </w:pPr>
  </w:style>
  <w:style w:type="paragraph" w:customStyle="1" w:styleId="AdvanceforDisclaimer">
    <w:name w:val="Advance (for Disclaimer)"/>
    <w:basedOn w:val="Normal"/>
    <w:next w:val="FigureGraphic"/>
    <w:rsid w:val="001370DC"/>
    <w:pPr>
      <w:spacing w:before="9000"/>
    </w:pPr>
    <w:rPr>
      <w:rFonts w:eastAsia="Times New Roman"/>
    </w:rPr>
  </w:style>
  <w:style w:type="paragraph" w:customStyle="1" w:styleId="Heading3nonumber">
    <w:name w:val="Heading 3 (no number)"/>
    <w:basedOn w:val="Heading3"/>
    <w:next w:val="BodyText"/>
    <w:rsid w:val="001370DC"/>
    <w:pPr>
      <w:numPr>
        <w:ilvl w:val="0"/>
        <w:numId w:val="0"/>
      </w:numPr>
    </w:pPr>
  </w:style>
  <w:style w:type="paragraph" w:customStyle="1" w:styleId="Heading4nonumber">
    <w:name w:val="Heading 4 (no number)"/>
    <w:basedOn w:val="Heading4"/>
    <w:next w:val="BodyText"/>
    <w:rsid w:val="001370DC"/>
    <w:pPr>
      <w:numPr>
        <w:ilvl w:val="0"/>
        <w:numId w:val="0"/>
      </w:numPr>
    </w:pPr>
  </w:style>
  <w:style w:type="paragraph" w:styleId="TableofFigures">
    <w:name w:val="table of figures"/>
    <w:basedOn w:val="Normal"/>
    <w:next w:val="Normal"/>
    <w:uiPriority w:val="99"/>
    <w:rsid w:val="001370DC"/>
    <w:pPr>
      <w:spacing w:before="120"/>
      <w:ind w:left="900" w:right="720" w:hanging="900"/>
    </w:pPr>
    <w:rPr>
      <w:rFonts w:eastAsia="Times New Roman"/>
    </w:rPr>
  </w:style>
  <w:style w:type="paragraph" w:customStyle="1" w:styleId="TOC1nonumber">
    <w:name w:val="TOC 1 (no number)"/>
    <w:basedOn w:val="Heading1nonumbers"/>
    <w:rsid w:val="001370DC"/>
    <w:pPr>
      <w:tabs>
        <w:tab w:val="right" w:leader="dot" w:pos="9360"/>
      </w:tabs>
      <w:spacing w:before="240" w:after="0"/>
      <w:ind w:right="720"/>
      <w:jc w:val="left"/>
    </w:pPr>
    <w:rPr>
      <w:rFonts w:ascii="Times New Roman" w:hAnsi="Times New Roman"/>
      <w:b w:val="0"/>
      <w:sz w:val="22"/>
    </w:rPr>
  </w:style>
  <w:style w:type="paragraph" w:customStyle="1" w:styleId="TOC2nonumber">
    <w:name w:val="TOC 2 (no number)"/>
    <w:basedOn w:val="Heading2nonumber"/>
    <w:rsid w:val="001370DC"/>
    <w:pPr>
      <w:tabs>
        <w:tab w:val="left" w:pos="360"/>
        <w:tab w:val="right" w:leader="dot" w:pos="9360"/>
      </w:tabs>
      <w:spacing w:before="60" w:after="0"/>
      <w:ind w:left="360" w:right="720"/>
      <w:jc w:val="left"/>
    </w:pPr>
    <w:rPr>
      <w:rFonts w:ascii="Times New Roman" w:hAnsi="Times New Roman"/>
      <w:b w:val="0"/>
      <w:sz w:val="22"/>
    </w:rPr>
  </w:style>
  <w:style w:type="paragraph" w:customStyle="1" w:styleId="TOC3nonumber">
    <w:name w:val="TOC 3 (no number)"/>
    <w:basedOn w:val="Heading3nonumber"/>
    <w:rsid w:val="001370DC"/>
    <w:pPr>
      <w:tabs>
        <w:tab w:val="left" w:pos="720"/>
        <w:tab w:val="right" w:leader="dot" w:pos="9360"/>
      </w:tabs>
      <w:spacing w:after="0"/>
      <w:ind w:left="720" w:right="720"/>
    </w:pPr>
    <w:rPr>
      <w:rFonts w:ascii="Times New Roman" w:hAnsi="Times New Roman"/>
      <w:b w:val="0"/>
      <w:sz w:val="22"/>
    </w:rPr>
  </w:style>
  <w:style w:type="paragraph" w:customStyle="1" w:styleId="FigureCaption">
    <w:name w:val="Figure Caption"/>
    <w:rsid w:val="001370DC"/>
    <w:pPr>
      <w:spacing w:after="240" w:line="240" w:lineRule="auto"/>
    </w:pPr>
    <w:rPr>
      <w:rFonts w:ascii="Times New Roman" w:eastAsia="Times New Roman" w:hAnsi="Times New Roman" w:cs="Times New Roman"/>
      <w:bCs/>
      <w:szCs w:val="20"/>
    </w:rPr>
  </w:style>
  <w:style w:type="paragraph" w:customStyle="1" w:styleId="AppF1">
    <w:name w:val="App F1"/>
    <w:basedOn w:val="Normal"/>
    <w:next w:val="BodyText"/>
    <w:semiHidden/>
    <w:rsid w:val="001370DC"/>
    <w:pPr>
      <w:numPr>
        <w:numId w:val="16"/>
      </w:numPr>
      <w:spacing w:after="240"/>
      <w:jc w:val="center"/>
      <w:outlineLvl w:val="0"/>
    </w:pPr>
    <w:rPr>
      <w:rFonts w:ascii="Arial" w:eastAsia="Times New Roman" w:hAnsi="Arial"/>
      <w:b/>
      <w:sz w:val="28"/>
    </w:rPr>
  </w:style>
  <w:style w:type="paragraph" w:customStyle="1" w:styleId="AppA1">
    <w:name w:val="App A1"/>
    <w:basedOn w:val="Normal"/>
    <w:next w:val="BodyText"/>
    <w:semiHidden/>
    <w:rsid w:val="001370DC"/>
    <w:pPr>
      <w:numPr>
        <w:numId w:val="10"/>
      </w:numPr>
      <w:spacing w:after="240"/>
      <w:jc w:val="center"/>
      <w:outlineLvl w:val="0"/>
    </w:pPr>
    <w:rPr>
      <w:rFonts w:ascii="Arial" w:eastAsia="Times New Roman" w:hAnsi="Arial"/>
      <w:b/>
      <w:sz w:val="28"/>
    </w:rPr>
  </w:style>
  <w:style w:type="paragraph" w:customStyle="1" w:styleId="AppB1">
    <w:name w:val="App B1"/>
    <w:basedOn w:val="Normal"/>
    <w:next w:val="BodyText"/>
    <w:semiHidden/>
    <w:rsid w:val="001370DC"/>
    <w:pPr>
      <w:numPr>
        <w:numId w:val="11"/>
      </w:numPr>
      <w:spacing w:after="240"/>
      <w:jc w:val="center"/>
      <w:outlineLvl w:val="0"/>
    </w:pPr>
    <w:rPr>
      <w:rFonts w:ascii="Arial" w:eastAsia="Times New Roman" w:hAnsi="Arial"/>
      <w:b/>
      <w:sz w:val="28"/>
    </w:rPr>
  </w:style>
  <w:style w:type="paragraph" w:customStyle="1" w:styleId="AppC1">
    <w:name w:val="App C1"/>
    <w:basedOn w:val="Normal"/>
    <w:next w:val="BodyText"/>
    <w:semiHidden/>
    <w:rsid w:val="001370DC"/>
    <w:pPr>
      <w:numPr>
        <w:numId w:val="13"/>
      </w:numPr>
      <w:spacing w:after="240"/>
      <w:jc w:val="center"/>
      <w:outlineLvl w:val="0"/>
    </w:pPr>
    <w:rPr>
      <w:rFonts w:ascii="Arial" w:eastAsia="Times New Roman" w:hAnsi="Arial"/>
      <w:b/>
      <w:sz w:val="28"/>
    </w:rPr>
  </w:style>
  <w:style w:type="paragraph" w:customStyle="1" w:styleId="AppD1">
    <w:name w:val="App D1"/>
    <w:basedOn w:val="Normal"/>
    <w:next w:val="BodyText"/>
    <w:semiHidden/>
    <w:rsid w:val="001370DC"/>
    <w:pPr>
      <w:numPr>
        <w:numId w:val="14"/>
      </w:numPr>
      <w:spacing w:after="240"/>
      <w:jc w:val="center"/>
      <w:outlineLvl w:val="0"/>
    </w:pPr>
    <w:rPr>
      <w:rFonts w:ascii="Arial" w:eastAsia="Times New Roman" w:hAnsi="Arial"/>
      <w:b/>
      <w:sz w:val="28"/>
    </w:rPr>
  </w:style>
  <w:style w:type="paragraph" w:customStyle="1" w:styleId="AppA2">
    <w:name w:val="App A2"/>
    <w:basedOn w:val="Normal"/>
    <w:next w:val="BodyText"/>
    <w:semiHidden/>
    <w:rsid w:val="001370DC"/>
    <w:pPr>
      <w:keepNext/>
      <w:numPr>
        <w:ilvl w:val="1"/>
        <w:numId w:val="10"/>
      </w:numPr>
      <w:spacing w:after="240"/>
      <w:jc w:val="center"/>
      <w:outlineLvl w:val="1"/>
    </w:pPr>
    <w:rPr>
      <w:rFonts w:ascii="Arial" w:eastAsia="Times New Roman" w:hAnsi="Arial"/>
      <w:b/>
      <w:sz w:val="28"/>
    </w:rPr>
  </w:style>
  <w:style w:type="paragraph" w:customStyle="1" w:styleId="AppB2">
    <w:name w:val="App B2"/>
    <w:basedOn w:val="Normal"/>
    <w:next w:val="BodyText"/>
    <w:semiHidden/>
    <w:rsid w:val="001370DC"/>
    <w:pPr>
      <w:keepNext/>
      <w:numPr>
        <w:ilvl w:val="1"/>
        <w:numId w:val="12"/>
      </w:numPr>
      <w:spacing w:after="240"/>
      <w:jc w:val="center"/>
      <w:outlineLvl w:val="1"/>
    </w:pPr>
    <w:rPr>
      <w:rFonts w:ascii="Arial" w:eastAsia="Times New Roman" w:hAnsi="Arial"/>
      <w:b/>
      <w:sz w:val="28"/>
    </w:rPr>
  </w:style>
  <w:style w:type="paragraph" w:customStyle="1" w:styleId="AppC2">
    <w:name w:val="App C2"/>
    <w:basedOn w:val="Normal"/>
    <w:next w:val="BodyText"/>
    <w:semiHidden/>
    <w:rsid w:val="001370DC"/>
    <w:pPr>
      <w:keepNext/>
      <w:numPr>
        <w:ilvl w:val="1"/>
        <w:numId w:val="13"/>
      </w:numPr>
      <w:spacing w:after="240"/>
      <w:jc w:val="center"/>
      <w:outlineLvl w:val="1"/>
    </w:pPr>
    <w:rPr>
      <w:rFonts w:ascii="Arial" w:eastAsia="Times New Roman" w:hAnsi="Arial"/>
      <w:b/>
      <w:sz w:val="28"/>
    </w:rPr>
  </w:style>
  <w:style w:type="paragraph" w:customStyle="1" w:styleId="AppD2">
    <w:name w:val="App D2"/>
    <w:basedOn w:val="Normal"/>
    <w:next w:val="BodyText"/>
    <w:semiHidden/>
    <w:rsid w:val="001370DC"/>
    <w:pPr>
      <w:keepNext/>
      <w:numPr>
        <w:ilvl w:val="1"/>
        <w:numId w:val="14"/>
      </w:numPr>
      <w:spacing w:after="240"/>
      <w:jc w:val="center"/>
      <w:outlineLvl w:val="1"/>
    </w:pPr>
    <w:rPr>
      <w:rFonts w:ascii="Arial" w:eastAsia="Times New Roman" w:hAnsi="Arial"/>
      <w:b/>
      <w:sz w:val="28"/>
    </w:rPr>
  </w:style>
  <w:style w:type="paragraph" w:customStyle="1" w:styleId="AppA3">
    <w:name w:val="App A3"/>
    <w:basedOn w:val="Normal"/>
    <w:next w:val="BodyText"/>
    <w:semiHidden/>
    <w:rsid w:val="001370DC"/>
    <w:pPr>
      <w:keepNext/>
      <w:numPr>
        <w:ilvl w:val="2"/>
        <w:numId w:val="10"/>
      </w:numPr>
      <w:spacing w:after="240"/>
      <w:outlineLvl w:val="2"/>
    </w:pPr>
    <w:rPr>
      <w:rFonts w:ascii="Arial" w:eastAsia="Times New Roman" w:hAnsi="Arial"/>
      <w:b/>
    </w:rPr>
  </w:style>
  <w:style w:type="paragraph" w:customStyle="1" w:styleId="AppB3">
    <w:name w:val="App B3"/>
    <w:basedOn w:val="Normal"/>
    <w:next w:val="BodyText"/>
    <w:semiHidden/>
    <w:rsid w:val="001370DC"/>
    <w:pPr>
      <w:keepNext/>
      <w:numPr>
        <w:ilvl w:val="2"/>
        <w:numId w:val="12"/>
      </w:numPr>
      <w:spacing w:after="240"/>
      <w:outlineLvl w:val="2"/>
    </w:pPr>
    <w:rPr>
      <w:rFonts w:ascii="Arial" w:eastAsia="Times New Roman" w:hAnsi="Arial"/>
      <w:b/>
    </w:rPr>
  </w:style>
  <w:style w:type="paragraph" w:customStyle="1" w:styleId="AppC3">
    <w:name w:val="App C3"/>
    <w:basedOn w:val="Normal"/>
    <w:next w:val="BodyText"/>
    <w:semiHidden/>
    <w:rsid w:val="001370DC"/>
    <w:pPr>
      <w:keepNext/>
      <w:numPr>
        <w:ilvl w:val="2"/>
        <w:numId w:val="13"/>
      </w:numPr>
      <w:spacing w:after="240"/>
      <w:outlineLvl w:val="2"/>
    </w:pPr>
    <w:rPr>
      <w:rFonts w:ascii="Arial" w:eastAsia="Times New Roman" w:hAnsi="Arial"/>
      <w:b/>
    </w:rPr>
  </w:style>
  <w:style w:type="paragraph" w:customStyle="1" w:styleId="AppD3">
    <w:name w:val="App D3"/>
    <w:basedOn w:val="Normal"/>
    <w:next w:val="BodyText"/>
    <w:semiHidden/>
    <w:rsid w:val="001370DC"/>
    <w:pPr>
      <w:keepNext/>
      <w:numPr>
        <w:ilvl w:val="2"/>
        <w:numId w:val="14"/>
      </w:numPr>
      <w:spacing w:after="240"/>
      <w:outlineLvl w:val="2"/>
    </w:pPr>
    <w:rPr>
      <w:rFonts w:ascii="Arial" w:eastAsia="Times New Roman" w:hAnsi="Arial"/>
      <w:b/>
    </w:rPr>
  </w:style>
  <w:style w:type="paragraph" w:customStyle="1" w:styleId="AppA4">
    <w:name w:val="App A4"/>
    <w:basedOn w:val="Normal"/>
    <w:next w:val="BodyText"/>
    <w:semiHidden/>
    <w:rsid w:val="001370DC"/>
    <w:pPr>
      <w:numPr>
        <w:ilvl w:val="3"/>
        <w:numId w:val="10"/>
      </w:numPr>
      <w:spacing w:after="240"/>
      <w:outlineLvl w:val="3"/>
    </w:pPr>
    <w:rPr>
      <w:rFonts w:ascii="Arial" w:eastAsia="Times New Roman" w:hAnsi="Arial"/>
      <w:b/>
      <w:i/>
    </w:rPr>
  </w:style>
  <w:style w:type="paragraph" w:customStyle="1" w:styleId="AppB4">
    <w:name w:val="App B4"/>
    <w:basedOn w:val="Normal"/>
    <w:next w:val="BodyText"/>
    <w:semiHidden/>
    <w:rsid w:val="001370DC"/>
    <w:pPr>
      <w:numPr>
        <w:ilvl w:val="3"/>
        <w:numId w:val="12"/>
      </w:numPr>
      <w:spacing w:after="240"/>
      <w:outlineLvl w:val="3"/>
    </w:pPr>
    <w:rPr>
      <w:rFonts w:ascii="Arial" w:eastAsia="Times New Roman" w:hAnsi="Arial"/>
      <w:b/>
      <w:i/>
    </w:rPr>
  </w:style>
  <w:style w:type="paragraph" w:customStyle="1" w:styleId="AppC4">
    <w:name w:val="App C4"/>
    <w:basedOn w:val="Normal"/>
    <w:next w:val="BodyText"/>
    <w:semiHidden/>
    <w:rsid w:val="001370DC"/>
    <w:pPr>
      <w:numPr>
        <w:ilvl w:val="3"/>
        <w:numId w:val="13"/>
      </w:numPr>
      <w:spacing w:after="240"/>
      <w:outlineLvl w:val="3"/>
    </w:pPr>
    <w:rPr>
      <w:rFonts w:ascii="Arial" w:eastAsia="Times New Roman" w:hAnsi="Arial"/>
      <w:b/>
      <w:i/>
    </w:rPr>
  </w:style>
  <w:style w:type="paragraph" w:customStyle="1" w:styleId="AppD4">
    <w:name w:val="App D4"/>
    <w:basedOn w:val="Normal"/>
    <w:next w:val="BodyText"/>
    <w:semiHidden/>
    <w:rsid w:val="001370DC"/>
    <w:pPr>
      <w:numPr>
        <w:ilvl w:val="3"/>
        <w:numId w:val="14"/>
      </w:numPr>
      <w:spacing w:after="240"/>
      <w:outlineLvl w:val="3"/>
    </w:pPr>
    <w:rPr>
      <w:rFonts w:ascii="Arial" w:eastAsia="Times New Roman" w:hAnsi="Arial"/>
      <w:b/>
      <w:i/>
    </w:rPr>
  </w:style>
  <w:style w:type="paragraph" w:customStyle="1" w:styleId="AppE1">
    <w:name w:val="App E1"/>
    <w:basedOn w:val="Normal"/>
    <w:next w:val="BodyText"/>
    <w:semiHidden/>
    <w:rsid w:val="001370DC"/>
    <w:pPr>
      <w:numPr>
        <w:numId w:val="15"/>
      </w:numPr>
      <w:spacing w:after="240"/>
      <w:jc w:val="center"/>
      <w:outlineLvl w:val="0"/>
    </w:pPr>
    <w:rPr>
      <w:rFonts w:ascii="Arial" w:eastAsia="Times New Roman" w:hAnsi="Arial"/>
      <w:b/>
      <w:sz w:val="28"/>
    </w:rPr>
  </w:style>
  <w:style w:type="paragraph" w:customStyle="1" w:styleId="AppE2">
    <w:name w:val="App E2"/>
    <w:basedOn w:val="Normal"/>
    <w:next w:val="BodyText"/>
    <w:semiHidden/>
    <w:rsid w:val="001370DC"/>
    <w:pPr>
      <w:keepNext/>
      <w:numPr>
        <w:ilvl w:val="1"/>
        <w:numId w:val="15"/>
      </w:numPr>
      <w:spacing w:after="240"/>
      <w:jc w:val="center"/>
      <w:outlineLvl w:val="1"/>
    </w:pPr>
    <w:rPr>
      <w:rFonts w:ascii="Arial" w:eastAsia="Times New Roman" w:hAnsi="Arial"/>
      <w:b/>
      <w:sz w:val="28"/>
    </w:rPr>
  </w:style>
  <w:style w:type="paragraph" w:customStyle="1" w:styleId="AppE3">
    <w:name w:val="App E3"/>
    <w:basedOn w:val="Normal"/>
    <w:next w:val="BodyText"/>
    <w:semiHidden/>
    <w:rsid w:val="001370DC"/>
    <w:pPr>
      <w:keepNext/>
      <w:numPr>
        <w:ilvl w:val="2"/>
        <w:numId w:val="15"/>
      </w:numPr>
      <w:spacing w:after="240"/>
      <w:outlineLvl w:val="2"/>
    </w:pPr>
    <w:rPr>
      <w:rFonts w:ascii="Arial" w:eastAsia="Times New Roman" w:hAnsi="Arial"/>
      <w:b/>
    </w:rPr>
  </w:style>
  <w:style w:type="paragraph" w:customStyle="1" w:styleId="AppE4">
    <w:name w:val="App E4"/>
    <w:basedOn w:val="Normal"/>
    <w:next w:val="BodyText"/>
    <w:semiHidden/>
    <w:rsid w:val="001370DC"/>
    <w:pPr>
      <w:numPr>
        <w:ilvl w:val="3"/>
        <w:numId w:val="15"/>
      </w:numPr>
      <w:spacing w:after="240"/>
      <w:outlineLvl w:val="3"/>
    </w:pPr>
    <w:rPr>
      <w:rFonts w:ascii="Arial" w:eastAsia="Times New Roman" w:hAnsi="Arial"/>
      <w:b/>
      <w:i/>
    </w:rPr>
  </w:style>
  <w:style w:type="paragraph" w:customStyle="1" w:styleId="AppF2">
    <w:name w:val="App F2"/>
    <w:basedOn w:val="Normal"/>
    <w:next w:val="BodyText"/>
    <w:semiHidden/>
    <w:rsid w:val="001370DC"/>
    <w:pPr>
      <w:keepNext/>
      <w:numPr>
        <w:ilvl w:val="1"/>
        <w:numId w:val="16"/>
      </w:numPr>
      <w:spacing w:after="240"/>
      <w:jc w:val="center"/>
      <w:outlineLvl w:val="1"/>
    </w:pPr>
    <w:rPr>
      <w:rFonts w:ascii="Arial" w:eastAsia="Times New Roman" w:hAnsi="Arial"/>
      <w:b/>
      <w:sz w:val="28"/>
    </w:rPr>
  </w:style>
  <w:style w:type="paragraph" w:customStyle="1" w:styleId="AppF3">
    <w:name w:val="App F3"/>
    <w:basedOn w:val="Normal"/>
    <w:next w:val="BodyText"/>
    <w:semiHidden/>
    <w:rsid w:val="001370DC"/>
    <w:pPr>
      <w:keepNext/>
      <w:numPr>
        <w:ilvl w:val="2"/>
        <w:numId w:val="16"/>
      </w:numPr>
      <w:spacing w:after="240"/>
      <w:outlineLvl w:val="2"/>
    </w:pPr>
    <w:rPr>
      <w:rFonts w:ascii="Arial" w:eastAsia="Times New Roman" w:hAnsi="Arial"/>
      <w:b/>
    </w:rPr>
  </w:style>
  <w:style w:type="paragraph" w:customStyle="1" w:styleId="AppF4">
    <w:name w:val="App F4"/>
    <w:basedOn w:val="Normal"/>
    <w:next w:val="BodyText"/>
    <w:semiHidden/>
    <w:rsid w:val="001370DC"/>
    <w:pPr>
      <w:numPr>
        <w:ilvl w:val="3"/>
        <w:numId w:val="16"/>
      </w:numPr>
      <w:spacing w:after="240"/>
      <w:outlineLvl w:val="3"/>
    </w:pPr>
    <w:rPr>
      <w:rFonts w:ascii="Arial" w:eastAsia="Times New Roman" w:hAnsi="Arial"/>
      <w:b/>
      <w:i/>
    </w:rPr>
  </w:style>
  <w:style w:type="paragraph" w:customStyle="1" w:styleId="AppG1">
    <w:name w:val="App G1"/>
    <w:basedOn w:val="Normal"/>
    <w:next w:val="BodyText"/>
    <w:semiHidden/>
    <w:rsid w:val="001370DC"/>
    <w:pPr>
      <w:numPr>
        <w:numId w:val="17"/>
      </w:numPr>
      <w:spacing w:after="240"/>
      <w:jc w:val="center"/>
      <w:outlineLvl w:val="0"/>
    </w:pPr>
    <w:rPr>
      <w:rFonts w:ascii="Arial" w:eastAsia="Times New Roman" w:hAnsi="Arial"/>
      <w:b/>
      <w:sz w:val="28"/>
    </w:rPr>
  </w:style>
  <w:style w:type="paragraph" w:customStyle="1" w:styleId="AppG2">
    <w:name w:val="App G2"/>
    <w:basedOn w:val="Normal"/>
    <w:next w:val="BodyText"/>
    <w:semiHidden/>
    <w:rsid w:val="001370DC"/>
    <w:pPr>
      <w:keepNext/>
      <w:numPr>
        <w:ilvl w:val="1"/>
        <w:numId w:val="17"/>
      </w:numPr>
      <w:spacing w:after="240"/>
      <w:jc w:val="center"/>
      <w:outlineLvl w:val="1"/>
    </w:pPr>
    <w:rPr>
      <w:rFonts w:ascii="Arial" w:eastAsia="Times New Roman" w:hAnsi="Arial"/>
      <w:b/>
      <w:sz w:val="28"/>
    </w:rPr>
  </w:style>
  <w:style w:type="paragraph" w:customStyle="1" w:styleId="AppG3">
    <w:name w:val="App G3"/>
    <w:basedOn w:val="Normal"/>
    <w:next w:val="BodyText"/>
    <w:semiHidden/>
    <w:rsid w:val="001370DC"/>
    <w:pPr>
      <w:keepNext/>
      <w:numPr>
        <w:ilvl w:val="2"/>
        <w:numId w:val="17"/>
      </w:numPr>
      <w:spacing w:after="240"/>
      <w:outlineLvl w:val="2"/>
    </w:pPr>
    <w:rPr>
      <w:rFonts w:ascii="Arial" w:eastAsia="Times New Roman" w:hAnsi="Arial"/>
      <w:b/>
    </w:rPr>
  </w:style>
  <w:style w:type="paragraph" w:customStyle="1" w:styleId="AppG4">
    <w:name w:val="App G4"/>
    <w:basedOn w:val="Normal"/>
    <w:next w:val="BodyText"/>
    <w:semiHidden/>
    <w:rsid w:val="001370DC"/>
    <w:pPr>
      <w:numPr>
        <w:ilvl w:val="3"/>
        <w:numId w:val="17"/>
      </w:numPr>
      <w:spacing w:after="240"/>
      <w:outlineLvl w:val="3"/>
    </w:pPr>
    <w:rPr>
      <w:rFonts w:ascii="Arial" w:eastAsia="Times New Roman" w:hAnsi="Arial"/>
      <w:b/>
      <w:i/>
    </w:rPr>
  </w:style>
  <w:style w:type="paragraph" w:customStyle="1" w:styleId="AppH1">
    <w:name w:val="App H1"/>
    <w:basedOn w:val="Normal"/>
    <w:next w:val="BodyText"/>
    <w:semiHidden/>
    <w:rsid w:val="001370DC"/>
    <w:pPr>
      <w:numPr>
        <w:numId w:val="18"/>
      </w:numPr>
      <w:spacing w:after="240"/>
      <w:jc w:val="center"/>
      <w:outlineLvl w:val="0"/>
    </w:pPr>
    <w:rPr>
      <w:rFonts w:ascii="Arial" w:eastAsia="Times New Roman" w:hAnsi="Arial"/>
      <w:b/>
      <w:sz w:val="28"/>
    </w:rPr>
  </w:style>
  <w:style w:type="paragraph" w:customStyle="1" w:styleId="AppH2">
    <w:name w:val="App H2"/>
    <w:basedOn w:val="Normal"/>
    <w:next w:val="BodyText"/>
    <w:semiHidden/>
    <w:rsid w:val="001370DC"/>
    <w:pPr>
      <w:keepNext/>
      <w:numPr>
        <w:ilvl w:val="1"/>
        <w:numId w:val="18"/>
      </w:numPr>
      <w:spacing w:after="240"/>
      <w:jc w:val="center"/>
      <w:outlineLvl w:val="1"/>
    </w:pPr>
    <w:rPr>
      <w:rFonts w:ascii="Arial" w:eastAsia="Times New Roman" w:hAnsi="Arial"/>
      <w:b/>
      <w:sz w:val="28"/>
    </w:rPr>
  </w:style>
  <w:style w:type="paragraph" w:customStyle="1" w:styleId="AppH3">
    <w:name w:val="App H3"/>
    <w:basedOn w:val="Normal"/>
    <w:next w:val="BodyText"/>
    <w:semiHidden/>
    <w:rsid w:val="001370DC"/>
    <w:pPr>
      <w:keepNext/>
      <w:numPr>
        <w:ilvl w:val="2"/>
        <w:numId w:val="18"/>
      </w:numPr>
      <w:spacing w:after="240"/>
      <w:outlineLvl w:val="2"/>
    </w:pPr>
    <w:rPr>
      <w:rFonts w:ascii="Arial" w:eastAsia="Times New Roman" w:hAnsi="Arial"/>
      <w:b/>
    </w:rPr>
  </w:style>
  <w:style w:type="paragraph" w:customStyle="1" w:styleId="AppH4">
    <w:name w:val="App H4"/>
    <w:basedOn w:val="Normal"/>
    <w:next w:val="BodyText"/>
    <w:semiHidden/>
    <w:rsid w:val="001370DC"/>
    <w:pPr>
      <w:numPr>
        <w:ilvl w:val="3"/>
        <w:numId w:val="18"/>
      </w:numPr>
      <w:spacing w:after="240"/>
      <w:outlineLvl w:val="3"/>
    </w:pPr>
    <w:rPr>
      <w:rFonts w:ascii="Arial" w:eastAsia="Times New Roman" w:hAnsi="Arial"/>
      <w:b/>
      <w:i/>
    </w:rPr>
  </w:style>
  <w:style w:type="paragraph" w:customStyle="1" w:styleId="AppI1">
    <w:name w:val="App I1"/>
    <w:basedOn w:val="Normal"/>
    <w:next w:val="BodyText"/>
    <w:semiHidden/>
    <w:rsid w:val="001370DC"/>
    <w:pPr>
      <w:numPr>
        <w:numId w:val="19"/>
      </w:numPr>
      <w:spacing w:after="240"/>
      <w:jc w:val="center"/>
      <w:outlineLvl w:val="0"/>
    </w:pPr>
    <w:rPr>
      <w:rFonts w:ascii="Arial" w:eastAsia="Times New Roman" w:hAnsi="Arial"/>
      <w:b/>
      <w:sz w:val="28"/>
    </w:rPr>
  </w:style>
  <w:style w:type="paragraph" w:customStyle="1" w:styleId="AppI2">
    <w:name w:val="App I2"/>
    <w:basedOn w:val="Normal"/>
    <w:next w:val="BodyText"/>
    <w:semiHidden/>
    <w:rsid w:val="001370DC"/>
    <w:pPr>
      <w:keepNext/>
      <w:numPr>
        <w:ilvl w:val="1"/>
        <w:numId w:val="19"/>
      </w:numPr>
      <w:spacing w:after="240"/>
      <w:jc w:val="center"/>
      <w:outlineLvl w:val="1"/>
    </w:pPr>
    <w:rPr>
      <w:rFonts w:ascii="Arial" w:eastAsia="Times New Roman" w:hAnsi="Arial"/>
      <w:b/>
      <w:sz w:val="28"/>
    </w:rPr>
  </w:style>
  <w:style w:type="paragraph" w:customStyle="1" w:styleId="AppI3">
    <w:name w:val="App I3"/>
    <w:basedOn w:val="Normal"/>
    <w:next w:val="BodyText"/>
    <w:semiHidden/>
    <w:rsid w:val="001370DC"/>
    <w:pPr>
      <w:keepNext/>
      <w:numPr>
        <w:ilvl w:val="2"/>
        <w:numId w:val="19"/>
      </w:numPr>
      <w:spacing w:after="240"/>
      <w:outlineLvl w:val="2"/>
    </w:pPr>
    <w:rPr>
      <w:rFonts w:ascii="Arial" w:eastAsia="Times New Roman" w:hAnsi="Arial"/>
      <w:b/>
    </w:rPr>
  </w:style>
  <w:style w:type="paragraph" w:customStyle="1" w:styleId="AppI4">
    <w:name w:val="App I4"/>
    <w:basedOn w:val="Normal"/>
    <w:next w:val="BodyText"/>
    <w:semiHidden/>
    <w:rsid w:val="001370DC"/>
    <w:pPr>
      <w:numPr>
        <w:ilvl w:val="3"/>
        <w:numId w:val="19"/>
      </w:numPr>
      <w:spacing w:after="240"/>
      <w:outlineLvl w:val="3"/>
    </w:pPr>
    <w:rPr>
      <w:rFonts w:ascii="Arial" w:eastAsia="Times New Roman" w:hAnsi="Arial"/>
      <w:b/>
      <w:i/>
    </w:rPr>
  </w:style>
  <w:style w:type="paragraph" w:customStyle="1" w:styleId="AppJ1">
    <w:name w:val="App J1"/>
    <w:basedOn w:val="Normal"/>
    <w:next w:val="BodyText"/>
    <w:semiHidden/>
    <w:rsid w:val="001370DC"/>
    <w:pPr>
      <w:numPr>
        <w:numId w:val="20"/>
      </w:numPr>
      <w:spacing w:after="240"/>
      <w:jc w:val="center"/>
      <w:outlineLvl w:val="0"/>
    </w:pPr>
    <w:rPr>
      <w:rFonts w:ascii="Arial" w:eastAsia="Times New Roman" w:hAnsi="Arial"/>
      <w:b/>
      <w:sz w:val="28"/>
    </w:rPr>
  </w:style>
  <w:style w:type="paragraph" w:customStyle="1" w:styleId="AppJ2">
    <w:name w:val="App J2"/>
    <w:basedOn w:val="Normal"/>
    <w:next w:val="BodyText"/>
    <w:semiHidden/>
    <w:rsid w:val="001370DC"/>
    <w:pPr>
      <w:keepNext/>
      <w:numPr>
        <w:ilvl w:val="1"/>
        <w:numId w:val="20"/>
      </w:numPr>
      <w:spacing w:after="240"/>
      <w:jc w:val="center"/>
      <w:outlineLvl w:val="1"/>
    </w:pPr>
    <w:rPr>
      <w:rFonts w:ascii="Arial" w:eastAsia="Times New Roman" w:hAnsi="Arial"/>
      <w:b/>
      <w:sz w:val="28"/>
    </w:rPr>
  </w:style>
  <w:style w:type="paragraph" w:customStyle="1" w:styleId="AppJ3">
    <w:name w:val="App J3"/>
    <w:basedOn w:val="Normal"/>
    <w:next w:val="BodyText"/>
    <w:semiHidden/>
    <w:rsid w:val="001370DC"/>
    <w:pPr>
      <w:keepNext/>
      <w:numPr>
        <w:ilvl w:val="2"/>
        <w:numId w:val="20"/>
      </w:numPr>
      <w:spacing w:after="240"/>
      <w:outlineLvl w:val="2"/>
    </w:pPr>
    <w:rPr>
      <w:rFonts w:ascii="Arial" w:eastAsia="Times New Roman" w:hAnsi="Arial"/>
      <w:b/>
    </w:rPr>
  </w:style>
  <w:style w:type="paragraph" w:customStyle="1" w:styleId="AppJ4">
    <w:name w:val="App J4"/>
    <w:basedOn w:val="Normal"/>
    <w:next w:val="BodyText"/>
    <w:semiHidden/>
    <w:rsid w:val="001370DC"/>
    <w:pPr>
      <w:numPr>
        <w:ilvl w:val="3"/>
        <w:numId w:val="20"/>
      </w:numPr>
      <w:spacing w:after="240"/>
      <w:outlineLvl w:val="3"/>
    </w:pPr>
    <w:rPr>
      <w:rFonts w:ascii="Arial" w:eastAsia="Times New Roman" w:hAnsi="Arial"/>
      <w:b/>
      <w:i/>
    </w:rPr>
  </w:style>
  <w:style w:type="paragraph" w:customStyle="1" w:styleId="AppK1">
    <w:name w:val="App K1"/>
    <w:basedOn w:val="Normal"/>
    <w:next w:val="BodyText"/>
    <w:semiHidden/>
    <w:rsid w:val="001370DC"/>
    <w:pPr>
      <w:numPr>
        <w:numId w:val="21"/>
      </w:numPr>
      <w:spacing w:after="240"/>
      <w:jc w:val="center"/>
      <w:outlineLvl w:val="0"/>
    </w:pPr>
    <w:rPr>
      <w:rFonts w:ascii="Arial" w:eastAsia="Times New Roman" w:hAnsi="Arial"/>
      <w:b/>
      <w:sz w:val="28"/>
    </w:rPr>
  </w:style>
  <w:style w:type="paragraph" w:customStyle="1" w:styleId="AppK2">
    <w:name w:val="App K2"/>
    <w:basedOn w:val="Normal"/>
    <w:next w:val="BodyText"/>
    <w:semiHidden/>
    <w:rsid w:val="001370DC"/>
    <w:pPr>
      <w:keepNext/>
      <w:numPr>
        <w:ilvl w:val="1"/>
        <w:numId w:val="21"/>
      </w:numPr>
      <w:spacing w:after="240"/>
      <w:jc w:val="center"/>
      <w:outlineLvl w:val="1"/>
    </w:pPr>
    <w:rPr>
      <w:rFonts w:ascii="Arial" w:eastAsia="Times New Roman" w:hAnsi="Arial"/>
      <w:b/>
      <w:sz w:val="28"/>
    </w:rPr>
  </w:style>
  <w:style w:type="paragraph" w:customStyle="1" w:styleId="AppK3">
    <w:name w:val="App K3"/>
    <w:basedOn w:val="Normal"/>
    <w:next w:val="BodyText"/>
    <w:semiHidden/>
    <w:rsid w:val="001370DC"/>
    <w:pPr>
      <w:keepNext/>
      <w:numPr>
        <w:ilvl w:val="2"/>
        <w:numId w:val="21"/>
      </w:numPr>
      <w:spacing w:after="240"/>
      <w:outlineLvl w:val="2"/>
    </w:pPr>
    <w:rPr>
      <w:rFonts w:ascii="Arial" w:eastAsia="Times New Roman" w:hAnsi="Arial"/>
      <w:b/>
    </w:rPr>
  </w:style>
  <w:style w:type="paragraph" w:customStyle="1" w:styleId="AppK4">
    <w:name w:val="App K4"/>
    <w:basedOn w:val="Normal"/>
    <w:next w:val="BodyText"/>
    <w:semiHidden/>
    <w:rsid w:val="001370DC"/>
    <w:pPr>
      <w:numPr>
        <w:ilvl w:val="3"/>
        <w:numId w:val="21"/>
      </w:numPr>
      <w:spacing w:after="240"/>
      <w:outlineLvl w:val="3"/>
    </w:pPr>
    <w:rPr>
      <w:rFonts w:ascii="Arial" w:eastAsia="Times New Roman" w:hAnsi="Arial"/>
      <w:b/>
      <w:i/>
    </w:rPr>
  </w:style>
  <w:style w:type="paragraph" w:customStyle="1" w:styleId="AppL1">
    <w:name w:val="App L1"/>
    <w:basedOn w:val="Normal"/>
    <w:next w:val="BodyText"/>
    <w:semiHidden/>
    <w:rsid w:val="001370DC"/>
    <w:pPr>
      <w:numPr>
        <w:numId w:val="22"/>
      </w:numPr>
      <w:spacing w:after="240"/>
      <w:jc w:val="center"/>
      <w:outlineLvl w:val="0"/>
    </w:pPr>
    <w:rPr>
      <w:rFonts w:ascii="Arial" w:eastAsia="Times New Roman" w:hAnsi="Arial"/>
      <w:b/>
      <w:sz w:val="28"/>
    </w:rPr>
  </w:style>
  <w:style w:type="paragraph" w:customStyle="1" w:styleId="AppL2">
    <w:name w:val="App L2"/>
    <w:basedOn w:val="Normal"/>
    <w:next w:val="BodyText"/>
    <w:semiHidden/>
    <w:rsid w:val="001370DC"/>
    <w:pPr>
      <w:keepNext/>
      <w:numPr>
        <w:ilvl w:val="1"/>
        <w:numId w:val="22"/>
      </w:numPr>
      <w:spacing w:after="240"/>
      <w:jc w:val="center"/>
      <w:outlineLvl w:val="1"/>
    </w:pPr>
    <w:rPr>
      <w:rFonts w:ascii="Arial" w:eastAsia="Times New Roman" w:hAnsi="Arial"/>
      <w:b/>
      <w:sz w:val="28"/>
    </w:rPr>
  </w:style>
  <w:style w:type="paragraph" w:customStyle="1" w:styleId="AppL3">
    <w:name w:val="App L3"/>
    <w:basedOn w:val="Normal"/>
    <w:next w:val="BodyText"/>
    <w:semiHidden/>
    <w:rsid w:val="001370DC"/>
    <w:pPr>
      <w:keepNext/>
      <w:numPr>
        <w:ilvl w:val="2"/>
        <w:numId w:val="22"/>
      </w:numPr>
      <w:spacing w:after="240"/>
      <w:outlineLvl w:val="2"/>
    </w:pPr>
    <w:rPr>
      <w:rFonts w:ascii="Arial" w:eastAsia="Times New Roman" w:hAnsi="Arial"/>
      <w:b/>
    </w:rPr>
  </w:style>
  <w:style w:type="paragraph" w:customStyle="1" w:styleId="AppL4">
    <w:name w:val="App L4"/>
    <w:basedOn w:val="Normal"/>
    <w:next w:val="BodyText"/>
    <w:semiHidden/>
    <w:rsid w:val="001370DC"/>
    <w:pPr>
      <w:numPr>
        <w:ilvl w:val="3"/>
        <w:numId w:val="22"/>
      </w:numPr>
      <w:spacing w:after="240"/>
      <w:outlineLvl w:val="3"/>
    </w:pPr>
    <w:rPr>
      <w:rFonts w:ascii="Arial" w:eastAsia="Times New Roman" w:hAnsi="Arial"/>
      <w:b/>
      <w:i/>
    </w:rPr>
  </w:style>
  <w:style w:type="paragraph" w:customStyle="1" w:styleId="AppM1">
    <w:name w:val="App M1"/>
    <w:basedOn w:val="Normal"/>
    <w:next w:val="BodyText"/>
    <w:semiHidden/>
    <w:rsid w:val="001370DC"/>
    <w:pPr>
      <w:numPr>
        <w:numId w:val="23"/>
      </w:numPr>
      <w:spacing w:after="240"/>
      <w:jc w:val="center"/>
      <w:outlineLvl w:val="0"/>
    </w:pPr>
    <w:rPr>
      <w:rFonts w:ascii="Arial" w:eastAsia="Times New Roman" w:hAnsi="Arial"/>
      <w:b/>
      <w:sz w:val="28"/>
    </w:rPr>
  </w:style>
  <w:style w:type="paragraph" w:customStyle="1" w:styleId="AppM2">
    <w:name w:val="App M2"/>
    <w:basedOn w:val="Normal"/>
    <w:next w:val="BodyText"/>
    <w:semiHidden/>
    <w:rsid w:val="001370DC"/>
    <w:pPr>
      <w:keepNext/>
      <w:numPr>
        <w:ilvl w:val="1"/>
        <w:numId w:val="23"/>
      </w:numPr>
      <w:spacing w:after="240"/>
      <w:jc w:val="center"/>
      <w:outlineLvl w:val="1"/>
    </w:pPr>
    <w:rPr>
      <w:rFonts w:ascii="Arial" w:eastAsia="Times New Roman" w:hAnsi="Arial"/>
      <w:b/>
      <w:sz w:val="28"/>
    </w:rPr>
  </w:style>
  <w:style w:type="paragraph" w:customStyle="1" w:styleId="AppM3">
    <w:name w:val="App M3"/>
    <w:basedOn w:val="Normal"/>
    <w:next w:val="BodyText"/>
    <w:semiHidden/>
    <w:rsid w:val="001370DC"/>
    <w:pPr>
      <w:keepNext/>
      <w:numPr>
        <w:ilvl w:val="2"/>
        <w:numId w:val="23"/>
      </w:numPr>
      <w:spacing w:after="240"/>
      <w:outlineLvl w:val="2"/>
    </w:pPr>
    <w:rPr>
      <w:rFonts w:ascii="Arial" w:eastAsia="Times New Roman" w:hAnsi="Arial"/>
      <w:b/>
    </w:rPr>
  </w:style>
  <w:style w:type="paragraph" w:customStyle="1" w:styleId="AppM4">
    <w:name w:val="App M4"/>
    <w:basedOn w:val="Normal"/>
    <w:next w:val="BodyText"/>
    <w:semiHidden/>
    <w:rsid w:val="001370DC"/>
    <w:pPr>
      <w:numPr>
        <w:ilvl w:val="3"/>
        <w:numId w:val="23"/>
      </w:numPr>
      <w:spacing w:after="240"/>
      <w:outlineLvl w:val="3"/>
    </w:pPr>
    <w:rPr>
      <w:rFonts w:ascii="Arial" w:eastAsia="Times New Roman" w:hAnsi="Arial"/>
      <w:b/>
      <w:i/>
    </w:rPr>
  </w:style>
  <w:style w:type="paragraph" w:customStyle="1" w:styleId="AppN1">
    <w:name w:val="App N1"/>
    <w:basedOn w:val="Normal"/>
    <w:next w:val="BodyText"/>
    <w:semiHidden/>
    <w:rsid w:val="001370DC"/>
    <w:pPr>
      <w:numPr>
        <w:numId w:val="24"/>
      </w:numPr>
      <w:spacing w:after="240"/>
      <w:jc w:val="center"/>
      <w:outlineLvl w:val="0"/>
    </w:pPr>
    <w:rPr>
      <w:rFonts w:ascii="Arial" w:eastAsia="Times New Roman" w:hAnsi="Arial"/>
      <w:b/>
      <w:sz w:val="28"/>
    </w:rPr>
  </w:style>
  <w:style w:type="paragraph" w:customStyle="1" w:styleId="AppN2">
    <w:name w:val="App N2"/>
    <w:basedOn w:val="Normal"/>
    <w:next w:val="BodyText"/>
    <w:semiHidden/>
    <w:rsid w:val="001370DC"/>
    <w:pPr>
      <w:keepNext/>
      <w:numPr>
        <w:ilvl w:val="1"/>
        <w:numId w:val="24"/>
      </w:numPr>
      <w:spacing w:after="240"/>
      <w:jc w:val="center"/>
      <w:outlineLvl w:val="1"/>
    </w:pPr>
    <w:rPr>
      <w:rFonts w:ascii="Arial" w:eastAsia="Times New Roman" w:hAnsi="Arial"/>
      <w:b/>
      <w:sz w:val="28"/>
    </w:rPr>
  </w:style>
  <w:style w:type="paragraph" w:customStyle="1" w:styleId="AppN3">
    <w:name w:val="App N3"/>
    <w:basedOn w:val="Normal"/>
    <w:next w:val="BodyText"/>
    <w:semiHidden/>
    <w:rsid w:val="001370DC"/>
    <w:pPr>
      <w:keepNext/>
      <w:numPr>
        <w:ilvl w:val="2"/>
        <w:numId w:val="24"/>
      </w:numPr>
      <w:spacing w:after="240"/>
      <w:outlineLvl w:val="2"/>
    </w:pPr>
    <w:rPr>
      <w:rFonts w:ascii="Arial" w:eastAsia="Times New Roman" w:hAnsi="Arial"/>
      <w:b/>
    </w:rPr>
  </w:style>
  <w:style w:type="paragraph" w:customStyle="1" w:styleId="AppN4">
    <w:name w:val="App N4"/>
    <w:basedOn w:val="Normal"/>
    <w:next w:val="BodyText"/>
    <w:semiHidden/>
    <w:rsid w:val="001370DC"/>
    <w:pPr>
      <w:numPr>
        <w:ilvl w:val="3"/>
        <w:numId w:val="24"/>
      </w:numPr>
      <w:spacing w:after="240"/>
      <w:outlineLvl w:val="3"/>
    </w:pPr>
    <w:rPr>
      <w:rFonts w:ascii="Arial" w:eastAsia="Times New Roman" w:hAnsi="Arial"/>
      <w:b/>
      <w:i/>
    </w:rPr>
  </w:style>
  <w:style w:type="paragraph" w:customStyle="1" w:styleId="AppO1">
    <w:name w:val="App O1"/>
    <w:basedOn w:val="Normal"/>
    <w:next w:val="BodyText"/>
    <w:semiHidden/>
    <w:rsid w:val="001370DC"/>
    <w:pPr>
      <w:numPr>
        <w:numId w:val="25"/>
      </w:numPr>
      <w:spacing w:after="240"/>
      <w:jc w:val="center"/>
      <w:outlineLvl w:val="0"/>
    </w:pPr>
    <w:rPr>
      <w:rFonts w:ascii="Arial" w:eastAsia="Times New Roman" w:hAnsi="Arial"/>
      <w:b/>
      <w:sz w:val="28"/>
    </w:rPr>
  </w:style>
  <w:style w:type="paragraph" w:customStyle="1" w:styleId="AppO2">
    <w:name w:val="App O2"/>
    <w:basedOn w:val="Normal"/>
    <w:next w:val="BodyText"/>
    <w:semiHidden/>
    <w:rsid w:val="001370DC"/>
    <w:pPr>
      <w:keepNext/>
      <w:numPr>
        <w:ilvl w:val="1"/>
        <w:numId w:val="25"/>
      </w:numPr>
      <w:spacing w:after="240"/>
      <w:jc w:val="center"/>
      <w:outlineLvl w:val="1"/>
    </w:pPr>
    <w:rPr>
      <w:rFonts w:ascii="Arial" w:eastAsia="Times New Roman" w:hAnsi="Arial"/>
      <w:b/>
      <w:sz w:val="28"/>
    </w:rPr>
  </w:style>
  <w:style w:type="paragraph" w:customStyle="1" w:styleId="AppO3">
    <w:name w:val="App O3"/>
    <w:basedOn w:val="Normal"/>
    <w:next w:val="BodyText"/>
    <w:semiHidden/>
    <w:rsid w:val="001370DC"/>
    <w:pPr>
      <w:keepNext/>
      <w:numPr>
        <w:ilvl w:val="2"/>
        <w:numId w:val="25"/>
      </w:numPr>
      <w:spacing w:after="240"/>
      <w:outlineLvl w:val="2"/>
    </w:pPr>
    <w:rPr>
      <w:rFonts w:ascii="Arial" w:eastAsia="Times New Roman" w:hAnsi="Arial"/>
      <w:b/>
    </w:rPr>
  </w:style>
  <w:style w:type="paragraph" w:customStyle="1" w:styleId="AppO4">
    <w:name w:val="App O4"/>
    <w:basedOn w:val="Normal"/>
    <w:next w:val="BodyText"/>
    <w:semiHidden/>
    <w:rsid w:val="001370DC"/>
    <w:pPr>
      <w:numPr>
        <w:ilvl w:val="3"/>
        <w:numId w:val="25"/>
      </w:numPr>
      <w:spacing w:after="240"/>
      <w:outlineLvl w:val="3"/>
    </w:pPr>
    <w:rPr>
      <w:rFonts w:ascii="Arial" w:eastAsia="Times New Roman" w:hAnsi="Arial"/>
      <w:b/>
      <w:i/>
    </w:rPr>
  </w:style>
  <w:style w:type="paragraph" w:customStyle="1" w:styleId="AppP1">
    <w:name w:val="App P1"/>
    <w:basedOn w:val="Normal"/>
    <w:next w:val="BodyText"/>
    <w:semiHidden/>
    <w:rsid w:val="001370DC"/>
    <w:pPr>
      <w:numPr>
        <w:numId w:val="26"/>
      </w:numPr>
      <w:spacing w:after="240"/>
      <w:jc w:val="center"/>
      <w:outlineLvl w:val="0"/>
    </w:pPr>
    <w:rPr>
      <w:rFonts w:ascii="Arial" w:eastAsia="Times New Roman" w:hAnsi="Arial"/>
      <w:b/>
      <w:sz w:val="28"/>
    </w:rPr>
  </w:style>
  <w:style w:type="paragraph" w:customStyle="1" w:styleId="AppP2">
    <w:name w:val="App P2"/>
    <w:basedOn w:val="Normal"/>
    <w:next w:val="BodyText"/>
    <w:semiHidden/>
    <w:rsid w:val="001370DC"/>
    <w:pPr>
      <w:keepNext/>
      <w:numPr>
        <w:ilvl w:val="1"/>
        <w:numId w:val="26"/>
      </w:numPr>
      <w:spacing w:after="240"/>
      <w:jc w:val="center"/>
      <w:outlineLvl w:val="1"/>
    </w:pPr>
    <w:rPr>
      <w:rFonts w:ascii="Arial" w:eastAsia="Times New Roman" w:hAnsi="Arial"/>
      <w:b/>
      <w:sz w:val="28"/>
    </w:rPr>
  </w:style>
  <w:style w:type="paragraph" w:customStyle="1" w:styleId="AppP3">
    <w:name w:val="App P3"/>
    <w:basedOn w:val="Normal"/>
    <w:next w:val="BodyText"/>
    <w:semiHidden/>
    <w:rsid w:val="001370DC"/>
    <w:pPr>
      <w:keepNext/>
      <w:numPr>
        <w:ilvl w:val="2"/>
        <w:numId w:val="26"/>
      </w:numPr>
      <w:spacing w:after="240"/>
      <w:outlineLvl w:val="2"/>
    </w:pPr>
    <w:rPr>
      <w:rFonts w:ascii="Arial" w:eastAsia="Times New Roman" w:hAnsi="Arial"/>
      <w:b/>
    </w:rPr>
  </w:style>
  <w:style w:type="paragraph" w:customStyle="1" w:styleId="AppP4">
    <w:name w:val="App P4"/>
    <w:basedOn w:val="Normal"/>
    <w:next w:val="BodyText"/>
    <w:semiHidden/>
    <w:rsid w:val="001370DC"/>
    <w:pPr>
      <w:numPr>
        <w:ilvl w:val="3"/>
        <w:numId w:val="26"/>
      </w:numPr>
      <w:spacing w:after="240"/>
      <w:outlineLvl w:val="3"/>
    </w:pPr>
    <w:rPr>
      <w:rFonts w:ascii="Arial" w:eastAsia="Times New Roman" w:hAnsi="Arial"/>
      <w:b/>
      <w:i/>
    </w:rPr>
  </w:style>
  <w:style w:type="paragraph" w:customStyle="1" w:styleId="AppQ1">
    <w:name w:val="App Q1"/>
    <w:basedOn w:val="Normal"/>
    <w:next w:val="BodyText"/>
    <w:semiHidden/>
    <w:rsid w:val="001370DC"/>
    <w:pPr>
      <w:numPr>
        <w:numId w:val="27"/>
      </w:numPr>
      <w:spacing w:after="240"/>
      <w:jc w:val="center"/>
      <w:outlineLvl w:val="0"/>
    </w:pPr>
    <w:rPr>
      <w:rFonts w:ascii="Arial" w:eastAsia="Times New Roman" w:hAnsi="Arial"/>
      <w:b/>
      <w:sz w:val="28"/>
    </w:rPr>
  </w:style>
  <w:style w:type="paragraph" w:customStyle="1" w:styleId="AppQ2">
    <w:name w:val="App Q2"/>
    <w:basedOn w:val="Normal"/>
    <w:next w:val="BodyText"/>
    <w:semiHidden/>
    <w:rsid w:val="001370DC"/>
    <w:pPr>
      <w:keepNext/>
      <w:numPr>
        <w:ilvl w:val="1"/>
        <w:numId w:val="27"/>
      </w:numPr>
      <w:spacing w:after="240"/>
      <w:jc w:val="center"/>
      <w:outlineLvl w:val="1"/>
    </w:pPr>
    <w:rPr>
      <w:rFonts w:ascii="Arial" w:eastAsia="Times New Roman" w:hAnsi="Arial"/>
      <w:b/>
      <w:sz w:val="28"/>
    </w:rPr>
  </w:style>
  <w:style w:type="paragraph" w:customStyle="1" w:styleId="AppQ3">
    <w:name w:val="App Q3"/>
    <w:basedOn w:val="Normal"/>
    <w:next w:val="BodyText"/>
    <w:semiHidden/>
    <w:rsid w:val="001370DC"/>
    <w:pPr>
      <w:keepNext/>
      <w:numPr>
        <w:ilvl w:val="2"/>
        <w:numId w:val="27"/>
      </w:numPr>
      <w:spacing w:after="240"/>
      <w:outlineLvl w:val="2"/>
    </w:pPr>
    <w:rPr>
      <w:rFonts w:ascii="Arial" w:eastAsia="Times New Roman" w:hAnsi="Arial"/>
      <w:b/>
    </w:rPr>
  </w:style>
  <w:style w:type="paragraph" w:customStyle="1" w:styleId="AppQ4">
    <w:name w:val="App Q4"/>
    <w:basedOn w:val="Normal"/>
    <w:next w:val="BodyText"/>
    <w:semiHidden/>
    <w:rsid w:val="001370DC"/>
    <w:pPr>
      <w:numPr>
        <w:ilvl w:val="3"/>
        <w:numId w:val="27"/>
      </w:numPr>
      <w:spacing w:after="240"/>
      <w:outlineLvl w:val="3"/>
    </w:pPr>
    <w:rPr>
      <w:rFonts w:ascii="Arial" w:eastAsia="Times New Roman" w:hAnsi="Arial"/>
      <w:b/>
      <w:i/>
    </w:rPr>
  </w:style>
  <w:style w:type="paragraph" w:customStyle="1" w:styleId="AppR1">
    <w:name w:val="App R1"/>
    <w:basedOn w:val="Normal"/>
    <w:next w:val="BodyText"/>
    <w:semiHidden/>
    <w:rsid w:val="001370DC"/>
    <w:pPr>
      <w:numPr>
        <w:numId w:val="28"/>
      </w:numPr>
      <w:spacing w:after="240"/>
      <w:jc w:val="center"/>
      <w:outlineLvl w:val="0"/>
    </w:pPr>
    <w:rPr>
      <w:rFonts w:ascii="Arial" w:eastAsia="Times New Roman" w:hAnsi="Arial"/>
      <w:b/>
      <w:sz w:val="28"/>
    </w:rPr>
  </w:style>
  <w:style w:type="paragraph" w:customStyle="1" w:styleId="AppR2">
    <w:name w:val="App R2"/>
    <w:basedOn w:val="Normal"/>
    <w:next w:val="BodyText"/>
    <w:semiHidden/>
    <w:rsid w:val="001370DC"/>
    <w:pPr>
      <w:keepNext/>
      <w:numPr>
        <w:ilvl w:val="1"/>
        <w:numId w:val="28"/>
      </w:numPr>
      <w:spacing w:after="240"/>
      <w:jc w:val="center"/>
      <w:outlineLvl w:val="1"/>
    </w:pPr>
    <w:rPr>
      <w:rFonts w:ascii="Arial" w:eastAsia="Times New Roman" w:hAnsi="Arial"/>
      <w:b/>
      <w:sz w:val="28"/>
    </w:rPr>
  </w:style>
  <w:style w:type="paragraph" w:customStyle="1" w:styleId="AppR3">
    <w:name w:val="App R3"/>
    <w:basedOn w:val="Normal"/>
    <w:next w:val="BodyText"/>
    <w:semiHidden/>
    <w:rsid w:val="001370DC"/>
    <w:pPr>
      <w:keepNext/>
      <w:numPr>
        <w:ilvl w:val="2"/>
        <w:numId w:val="28"/>
      </w:numPr>
      <w:spacing w:after="240"/>
      <w:outlineLvl w:val="2"/>
    </w:pPr>
    <w:rPr>
      <w:rFonts w:ascii="Arial" w:eastAsia="Times New Roman" w:hAnsi="Arial"/>
      <w:b/>
    </w:rPr>
  </w:style>
  <w:style w:type="paragraph" w:customStyle="1" w:styleId="AppR4">
    <w:name w:val="App R4"/>
    <w:basedOn w:val="Normal"/>
    <w:next w:val="BodyText"/>
    <w:semiHidden/>
    <w:rsid w:val="001370DC"/>
    <w:pPr>
      <w:numPr>
        <w:ilvl w:val="3"/>
        <w:numId w:val="28"/>
      </w:numPr>
      <w:spacing w:after="240"/>
      <w:outlineLvl w:val="3"/>
    </w:pPr>
    <w:rPr>
      <w:rFonts w:ascii="Arial" w:eastAsia="Times New Roman" w:hAnsi="Arial"/>
      <w:b/>
      <w:i/>
    </w:rPr>
  </w:style>
  <w:style w:type="paragraph" w:customStyle="1" w:styleId="AppS1">
    <w:name w:val="App S1"/>
    <w:basedOn w:val="Normal"/>
    <w:next w:val="BodyText"/>
    <w:semiHidden/>
    <w:rsid w:val="001370DC"/>
    <w:pPr>
      <w:numPr>
        <w:numId w:val="29"/>
      </w:numPr>
      <w:spacing w:after="240"/>
      <w:jc w:val="center"/>
      <w:outlineLvl w:val="0"/>
    </w:pPr>
    <w:rPr>
      <w:rFonts w:ascii="Arial" w:eastAsia="Times New Roman" w:hAnsi="Arial"/>
      <w:b/>
      <w:sz w:val="28"/>
    </w:rPr>
  </w:style>
  <w:style w:type="paragraph" w:customStyle="1" w:styleId="AppS2">
    <w:name w:val="App S2"/>
    <w:basedOn w:val="Normal"/>
    <w:next w:val="BodyText"/>
    <w:semiHidden/>
    <w:rsid w:val="001370DC"/>
    <w:pPr>
      <w:keepNext/>
      <w:numPr>
        <w:ilvl w:val="1"/>
        <w:numId w:val="29"/>
      </w:numPr>
      <w:spacing w:after="240"/>
      <w:jc w:val="center"/>
      <w:outlineLvl w:val="1"/>
    </w:pPr>
    <w:rPr>
      <w:rFonts w:ascii="Arial" w:eastAsia="Times New Roman" w:hAnsi="Arial"/>
      <w:b/>
      <w:sz w:val="28"/>
    </w:rPr>
  </w:style>
  <w:style w:type="paragraph" w:customStyle="1" w:styleId="AppS3">
    <w:name w:val="App S3"/>
    <w:basedOn w:val="Normal"/>
    <w:next w:val="BodyText"/>
    <w:semiHidden/>
    <w:rsid w:val="001370DC"/>
    <w:pPr>
      <w:keepNext/>
      <w:numPr>
        <w:ilvl w:val="2"/>
        <w:numId w:val="29"/>
      </w:numPr>
      <w:spacing w:after="240"/>
      <w:outlineLvl w:val="2"/>
    </w:pPr>
    <w:rPr>
      <w:rFonts w:ascii="Arial" w:eastAsia="Times New Roman" w:hAnsi="Arial"/>
      <w:b/>
    </w:rPr>
  </w:style>
  <w:style w:type="paragraph" w:customStyle="1" w:styleId="AppS4">
    <w:name w:val="App S4"/>
    <w:basedOn w:val="Normal"/>
    <w:next w:val="BodyText"/>
    <w:semiHidden/>
    <w:rsid w:val="001370DC"/>
    <w:pPr>
      <w:numPr>
        <w:ilvl w:val="3"/>
        <w:numId w:val="29"/>
      </w:numPr>
      <w:spacing w:after="240"/>
      <w:outlineLvl w:val="3"/>
    </w:pPr>
    <w:rPr>
      <w:rFonts w:ascii="Arial" w:eastAsia="Times New Roman" w:hAnsi="Arial"/>
      <w:b/>
      <w:i/>
    </w:rPr>
  </w:style>
  <w:style w:type="paragraph" w:customStyle="1" w:styleId="AppT1">
    <w:name w:val="App T1"/>
    <w:basedOn w:val="Normal"/>
    <w:next w:val="BodyText"/>
    <w:semiHidden/>
    <w:rsid w:val="001370DC"/>
    <w:pPr>
      <w:numPr>
        <w:numId w:val="30"/>
      </w:numPr>
      <w:spacing w:after="240"/>
      <w:jc w:val="center"/>
      <w:outlineLvl w:val="0"/>
    </w:pPr>
    <w:rPr>
      <w:rFonts w:ascii="Arial" w:eastAsia="Times New Roman" w:hAnsi="Arial"/>
      <w:b/>
      <w:sz w:val="28"/>
    </w:rPr>
  </w:style>
  <w:style w:type="paragraph" w:customStyle="1" w:styleId="AppT2">
    <w:name w:val="App T2"/>
    <w:basedOn w:val="Normal"/>
    <w:next w:val="BodyText"/>
    <w:semiHidden/>
    <w:rsid w:val="001370DC"/>
    <w:pPr>
      <w:keepNext/>
      <w:numPr>
        <w:ilvl w:val="1"/>
        <w:numId w:val="30"/>
      </w:numPr>
      <w:spacing w:after="240"/>
      <w:jc w:val="center"/>
      <w:outlineLvl w:val="1"/>
    </w:pPr>
    <w:rPr>
      <w:rFonts w:ascii="Arial" w:eastAsia="Times New Roman" w:hAnsi="Arial"/>
      <w:b/>
      <w:sz w:val="28"/>
    </w:rPr>
  </w:style>
  <w:style w:type="paragraph" w:customStyle="1" w:styleId="AppT3">
    <w:name w:val="App T3"/>
    <w:basedOn w:val="Normal"/>
    <w:next w:val="BodyText"/>
    <w:semiHidden/>
    <w:rsid w:val="001370DC"/>
    <w:pPr>
      <w:keepNext/>
      <w:numPr>
        <w:ilvl w:val="2"/>
        <w:numId w:val="30"/>
      </w:numPr>
      <w:spacing w:after="240"/>
      <w:outlineLvl w:val="2"/>
    </w:pPr>
    <w:rPr>
      <w:rFonts w:ascii="Arial" w:eastAsia="Times New Roman" w:hAnsi="Arial"/>
      <w:b/>
    </w:rPr>
  </w:style>
  <w:style w:type="paragraph" w:customStyle="1" w:styleId="AppT4">
    <w:name w:val="App T4"/>
    <w:basedOn w:val="Normal"/>
    <w:next w:val="BodyText"/>
    <w:semiHidden/>
    <w:rsid w:val="001370DC"/>
    <w:pPr>
      <w:numPr>
        <w:ilvl w:val="3"/>
        <w:numId w:val="30"/>
      </w:numPr>
      <w:spacing w:after="240"/>
      <w:outlineLvl w:val="3"/>
    </w:pPr>
    <w:rPr>
      <w:rFonts w:ascii="Arial" w:eastAsia="Times New Roman" w:hAnsi="Arial"/>
      <w:b/>
      <w:i/>
    </w:rPr>
  </w:style>
  <w:style w:type="paragraph" w:customStyle="1" w:styleId="AppU1">
    <w:name w:val="App U1"/>
    <w:basedOn w:val="Normal"/>
    <w:next w:val="BodyText"/>
    <w:semiHidden/>
    <w:rsid w:val="001370DC"/>
    <w:pPr>
      <w:numPr>
        <w:numId w:val="31"/>
      </w:numPr>
      <w:spacing w:after="240"/>
      <w:jc w:val="center"/>
      <w:outlineLvl w:val="0"/>
    </w:pPr>
    <w:rPr>
      <w:rFonts w:ascii="Arial" w:eastAsia="Times New Roman" w:hAnsi="Arial"/>
      <w:b/>
      <w:sz w:val="28"/>
    </w:rPr>
  </w:style>
  <w:style w:type="paragraph" w:customStyle="1" w:styleId="AppU2">
    <w:name w:val="App U2"/>
    <w:basedOn w:val="Normal"/>
    <w:next w:val="BodyText"/>
    <w:semiHidden/>
    <w:rsid w:val="001370DC"/>
    <w:pPr>
      <w:keepNext/>
      <w:numPr>
        <w:ilvl w:val="1"/>
        <w:numId w:val="31"/>
      </w:numPr>
      <w:spacing w:after="240"/>
      <w:jc w:val="center"/>
      <w:outlineLvl w:val="1"/>
    </w:pPr>
    <w:rPr>
      <w:rFonts w:ascii="Arial" w:eastAsia="Times New Roman" w:hAnsi="Arial"/>
      <w:b/>
      <w:sz w:val="28"/>
    </w:rPr>
  </w:style>
  <w:style w:type="paragraph" w:customStyle="1" w:styleId="AppU3">
    <w:name w:val="App U3"/>
    <w:basedOn w:val="Normal"/>
    <w:next w:val="BodyText"/>
    <w:semiHidden/>
    <w:rsid w:val="001370DC"/>
    <w:pPr>
      <w:keepNext/>
      <w:numPr>
        <w:ilvl w:val="2"/>
        <w:numId w:val="31"/>
      </w:numPr>
      <w:spacing w:after="240"/>
      <w:outlineLvl w:val="2"/>
    </w:pPr>
    <w:rPr>
      <w:rFonts w:ascii="Arial" w:eastAsia="Times New Roman" w:hAnsi="Arial"/>
      <w:b/>
    </w:rPr>
  </w:style>
  <w:style w:type="paragraph" w:customStyle="1" w:styleId="AppU4">
    <w:name w:val="App U4"/>
    <w:basedOn w:val="Normal"/>
    <w:next w:val="BodyText"/>
    <w:semiHidden/>
    <w:rsid w:val="001370DC"/>
    <w:pPr>
      <w:numPr>
        <w:ilvl w:val="3"/>
        <w:numId w:val="31"/>
      </w:numPr>
      <w:spacing w:after="240"/>
      <w:outlineLvl w:val="3"/>
    </w:pPr>
    <w:rPr>
      <w:rFonts w:ascii="Arial" w:eastAsia="Times New Roman" w:hAnsi="Arial"/>
      <w:b/>
      <w:i/>
    </w:rPr>
  </w:style>
  <w:style w:type="paragraph" w:customStyle="1" w:styleId="AppV1">
    <w:name w:val="App V1"/>
    <w:basedOn w:val="Normal"/>
    <w:next w:val="BodyText"/>
    <w:semiHidden/>
    <w:rsid w:val="001370DC"/>
    <w:pPr>
      <w:numPr>
        <w:numId w:val="32"/>
      </w:numPr>
      <w:spacing w:after="240"/>
      <w:jc w:val="center"/>
      <w:outlineLvl w:val="0"/>
    </w:pPr>
    <w:rPr>
      <w:rFonts w:ascii="Arial" w:eastAsia="Times New Roman" w:hAnsi="Arial"/>
      <w:b/>
      <w:sz w:val="28"/>
    </w:rPr>
  </w:style>
  <w:style w:type="paragraph" w:customStyle="1" w:styleId="AppV2">
    <w:name w:val="App V2"/>
    <w:basedOn w:val="Normal"/>
    <w:next w:val="BodyText"/>
    <w:semiHidden/>
    <w:rsid w:val="001370DC"/>
    <w:pPr>
      <w:keepNext/>
      <w:numPr>
        <w:ilvl w:val="1"/>
        <w:numId w:val="32"/>
      </w:numPr>
      <w:spacing w:after="240"/>
      <w:jc w:val="center"/>
      <w:outlineLvl w:val="1"/>
    </w:pPr>
    <w:rPr>
      <w:rFonts w:ascii="Arial" w:eastAsia="Times New Roman" w:hAnsi="Arial"/>
      <w:b/>
      <w:sz w:val="28"/>
    </w:rPr>
  </w:style>
  <w:style w:type="paragraph" w:customStyle="1" w:styleId="AppV3">
    <w:name w:val="App V3"/>
    <w:basedOn w:val="Normal"/>
    <w:next w:val="BodyText"/>
    <w:semiHidden/>
    <w:rsid w:val="001370DC"/>
    <w:pPr>
      <w:keepNext/>
      <w:numPr>
        <w:ilvl w:val="2"/>
        <w:numId w:val="32"/>
      </w:numPr>
      <w:spacing w:after="240"/>
      <w:outlineLvl w:val="2"/>
    </w:pPr>
    <w:rPr>
      <w:rFonts w:ascii="Arial" w:eastAsia="Times New Roman" w:hAnsi="Arial"/>
      <w:b/>
    </w:rPr>
  </w:style>
  <w:style w:type="paragraph" w:customStyle="1" w:styleId="AppV4">
    <w:name w:val="App V4"/>
    <w:basedOn w:val="Normal"/>
    <w:next w:val="BodyText"/>
    <w:semiHidden/>
    <w:rsid w:val="001370DC"/>
    <w:pPr>
      <w:numPr>
        <w:ilvl w:val="3"/>
        <w:numId w:val="32"/>
      </w:numPr>
      <w:spacing w:after="240"/>
      <w:outlineLvl w:val="3"/>
    </w:pPr>
    <w:rPr>
      <w:rFonts w:ascii="Arial" w:eastAsia="Times New Roman" w:hAnsi="Arial"/>
      <w:b/>
      <w:i/>
    </w:rPr>
  </w:style>
  <w:style w:type="paragraph" w:customStyle="1" w:styleId="AppW1">
    <w:name w:val="App W1"/>
    <w:basedOn w:val="Normal"/>
    <w:next w:val="BodyText"/>
    <w:semiHidden/>
    <w:rsid w:val="001370DC"/>
    <w:pPr>
      <w:numPr>
        <w:numId w:val="33"/>
      </w:numPr>
      <w:spacing w:after="240"/>
      <w:jc w:val="center"/>
      <w:outlineLvl w:val="0"/>
    </w:pPr>
    <w:rPr>
      <w:rFonts w:ascii="Arial" w:eastAsia="Times New Roman" w:hAnsi="Arial"/>
      <w:b/>
      <w:sz w:val="28"/>
    </w:rPr>
  </w:style>
  <w:style w:type="paragraph" w:customStyle="1" w:styleId="AppW2">
    <w:name w:val="App W2"/>
    <w:basedOn w:val="Normal"/>
    <w:next w:val="BodyText"/>
    <w:semiHidden/>
    <w:rsid w:val="001370DC"/>
    <w:pPr>
      <w:keepNext/>
      <w:numPr>
        <w:ilvl w:val="1"/>
        <w:numId w:val="33"/>
      </w:numPr>
      <w:spacing w:after="240"/>
      <w:jc w:val="center"/>
      <w:outlineLvl w:val="1"/>
    </w:pPr>
    <w:rPr>
      <w:rFonts w:ascii="Arial" w:eastAsia="Times New Roman" w:hAnsi="Arial"/>
      <w:b/>
      <w:sz w:val="28"/>
    </w:rPr>
  </w:style>
  <w:style w:type="paragraph" w:customStyle="1" w:styleId="AppW3">
    <w:name w:val="App W3"/>
    <w:basedOn w:val="Normal"/>
    <w:next w:val="BodyText"/>
    <w:semiHidden/>
    <w:rsid w:val="001370DC"/>
    <w:pPr>
      <w:keepNext/>
      <w:numPr>
        <w:ilvl w:val="2"/>
        <w:numId w:val="33"/>
      </w:numPr>
      <w:spacing w:after="240"/>
      <w:outlineLvl w:val="2"/>
    </w:pPr>
    <w:rPr>
      <w:rFonts w:ascii="Arial" w:eastAsia="Times New Roman" w:hAnsi="Arial"/>
      <w:b/>
    </w:rPr>
  </w:style>
  <w:style w:type="paragraph" w:customStyle="1" w:styleId="AppW4">
    <w:name w:val="App W4"/>
    <w:basedOn w:val="Normal"/>
    <w:next w:val="BodyText"/>
    <w:semiHidden/>
    <w:rsid w:val="001370DC"/>
    <w:pPr>
      <w:numPr>
        <w:ilvl w:val="3"/>
        <w:numId w:val="33"/>
      </w:numPr>
      <w:spacing w:after="240"/>
      <w:outlineLvl w:val="3"/>
    </w:pPr>
    <w:rPr>
      <w:rFonts w:ascii="Arial" w:eastAsia="Times New Roman" w:hAnsi="Arial"/>
      <w:b/>
      <w:i/>
    </w:rPr>
  </w:style>
  <w:style w:type="paragraph" w:customStyle="1" w:styleId="AppX1">
    <w:name w:val="App X1"/>
    <w:basedOn w:val="Normal"/>
    <w:next w:val="BodyText"/>
    <w:semiHidden/>
    <w:rsid w:val="001370DC"/>
    <w:pPr>
      <w:numPr>
        <w:numId w:val="34"/>
      </w:numPr>
      <w:spacing w:after="240"/>
      <w:jc w:val="center"/>
      <w:outlineLvl w:val="0"/>
    </w:pPr>
    <w:rPr>
      <w:rFonts w:ascii="Arial" w:eastAsia="Times New Roman" w:hAnsi="Arial"/>
      <w:b/>
      <w:sz w:val="28"/>
    </w:rPr>
  </w:style>
  <w:style w:type="paragraph" w:customStyle="1" w:styleId="AppX2">
    <w:name w:val="App X2"/>
    <w:basedOn w:val="Normal"/>
    <w:next w:val="BodyText"/>
    <w:semiHidden/>
    <w:rsid w:val="001370DC"/>
    <w:pPr>
      <w:keepNext/>
      <w:numPr>
        <w:ilvl w:val="1"/>
        <w:numId w:val="34"/>
      </w:numPr>
      <w:spacing w:after="240"/>
      <w:jc w:val="center"/>
      <w:outlineLvl w:val="1"/>
    </w:pPr>
    <w:rPr>
      <w:rFonts w:ascii="Arial" w:eastAsia="Times New Roman" w:hAnsi="Arial"/>
      <w:b/>
      <w:sz w:val="28"/>
    </w:rPr>
  </w:style>
  <w:style w:type="paragraph" w:customStyle="1" w:styleId="AppX3">
    <w:name w:val="App X3"/>
    <w:basedOn w:val="Normal"/>
    <w:next w:val="BodyText"/>
    <w:semiHidden/>
    <w:rsid w:val="001370DC"/>
    <w:pPr>
      <w:keepNext/>
      <w:numPr>
        <w:ilvl w:val="2"/>
        <w:numId w:val="34"/>
      </w:numPr>
      <w:spacing w:after="240"/>
      <w:outlineLvl w:val="2"/>
    </w:pPr>
    <w:rPr>
      <w:rFonts w:ascii="Arial" w:eastAsia="Times New Roman" w:hAnsi="Arial"/>
      <w:b/>
    </w:rPr>
  </w:style>
  <w:style w:type="paragraph" w:customStyle="1" w:styleId="AppX4">
    <w:name w:val="App X4"/>
    <w:basedOn w:val="Normal"/>
    <w:next w:val="BodyText"/>
    <w:semiHidden/>
    <w:rsid w:val="001370DC"/>
    <w:pPr>
      <w:numPr>
        <w:ilvl w:val="3"/>
        <w:numId w:val="34"/>
      </w:numPr>
      <w:spacing w:after="240"/>
      <w:outlineLvl w:val="3"/>
    </w:pPr>
    <w:rPr>
      <w:rFonts w:ascii="Arial" w:eastAsia="Times New Roman" w:hAnsi="Arial"/>
      <w:b/>
      <w:i/>
    </w:rPr>
  </w:style>
  <w:style w:type="paragraph" w:customStyle="1" w:styleId="AppY1">
    <w:name w:val="App Y1"/>
    <w:basedOn w:val="Normal"/>
    <w:next w:val="BodyText"/>
    <w:semiHidden/>
    <w:rsid w:val="001370DC"/>
    <w:pPr>
      <w:numPr>
        <w:numId w:val="35"/>
      </w:numPr>
      <w:spacing w:after="240"/>
      <w:jc w:val="center"/>
      <w:outlineLvl w:val="0"/>
    </w:pPr>
    <w:rPr>
      <w:rFonts w:ascii="Arial" w:eastAsia="Times New Roman" w:hAnsi="Arial"/>
      <w:b/>
      <w:sz w:val="28"/>
    </w:rPr>
  </w:style>
  <w:style w:type="paragraph" w:customStyle="1" w:styleId="AppY2">
    <w:name w:val="App Y2"/>
    <w:basedOn w:val="Normal"/>
    <w:next w:val="BodyText"/>
    <w:semiHidden/>
    <w:rsid w:val="001370DC"/>
    <w:pPr>
      <w:keepNext/>
      <w:numPr>
        <w:ilvl w:val="1"/>
        <w:numId w:val="35"/>
      </w:numPr>
      <w:spacing w:after="240"/>
      <w:jc w:val="center"/>
      <w:outlineLvl w:val="1"/>
    </w:pPr>
    <w:rPr>
      <w:rFonts w:ascii="Arial" w:eastAsia="Times New Roman" w:hAnsi="Arial"/>
      <w:b/>
      <w:sz w:val="28"/>
    </w:rPr>
  </w:style>
  <w:style w:type="paragraph" w:customStyle="1" w:styleId="AppY3">
    <w:name w:val="App Y3"/>
    <w:basedOn w:val="Normal"/>
    <w:next w:val="BodyText"/>
    <w:semiHidden/>
    <w:rsid w:val="001370DC"/>
    <w:pPr>
      <w:keepNext/>
      <w:numPr>
        <w:ilvl w:val="2"/>
        <w:numId w:val="35"/>
      </w:numPr>
      <w:spacing w:after="240"/>
      <w:outlineLvl w:val="2"/>
    </w:pPr>
    <w:rPr>
      <w:rFonts w:ascii="Arial" w:eastAsia="Times New Roman" w:hAnsi="Arial"/>
      <w:b/>
    </w:rPr>
  </w:style>
  <w:style w:type="paragraph" w:customStyle="1" w:styleId="AppY4">
    <w:name w:val="App Y4"/>
    <w:basedOn w:val="Normal"/>
    <w:next w:val="BodyText"/>
    <w:semiHidden/>
    <w:rsid w:val="001370DC"/>
    <w:pPr>
      <w:numPr>
        <w:ilvl w:val="3"/>
        <w:numId w:val="35"/>
      </w:numPr>
      <w:spacing w:after="240"/>
      <w:outlineLvl w:val="3"/>
    </w:pPr>
    <w:rPr>
      <w:rFonts w:ascii="Arial" w:eastAsia="Times New Roman" w:hAnsi="Arial"/>
      <w:b/>
      <w:i/>
    </w:rPr>
  </w:style>
  <w:style w:type="paragraph" w:customStyle="1" w:styleId="AppZ1">
    <w:name w:val="App Z1"/>
    <w:basedOn w:val="Normal"/>
    <w:next w:val="BodyText"/>
    <w:semiHidden/>
    <w:rsid w:val="001370DC"/>
    <w:pPr>
      <w:numPr>
        <w:numId w:val="36"/>
      </w:numPr>
      <w:spacing w:after="240"/>
      <w:jc w:val="center"/>
      <w:outlineLvl w:val="0"/>
    </w:pPr>
    <w:rPr>
      <w:rFonts w:ascii="Arial" w:eastAsia="Times New Roman" w:hAnsi="Arial"/>
      <w:b/>
      <w:sz w:val="28"/>
    </w:rPr>
  </w:style>
  <w:style w:type="paragraph" w:customStyle="1" w:styleId="AppZ2">
    <w:name w:val="App Z2"/>
    <w:basedOn w:val="Normal"/>
    <w:next w:val="BodyText"/>
    <w:semiHidden/>
    <w:rsid w:val="001370DC"/>
    <w:pPr>
      <w:keepNext/>
      <w:numPr>
        <w:ilvl w:val="1"/>
        <w:numId w:val="36"/>
      </w:numPr>
      <w:spacing w:after="240"/>
      <w:jc w:val="center"/>
      <w:outlineLvl w:val="1"/>
    </w:pPr>
    <w:rPr>
      <w:rFonts w:ascii="Arial" w:eastAsia="Times New Roman" w:hAnsi="Arial"/>
      <w:b/>
      <w:sz w:val="28"/>
    </w:rPr>
  </w:style>
  <w:style w:type="paragraph" w:customStyle="1" w:styleId="AppZ3">
    <w:name w:val="App Z3"/>
    <w:basedOn w:val="Normal"/>
    <w:next w:val="BodyText"/>
    <w:semiHidden/>
    <w:rsid w:val="001370DC"/>
    <w:pPr>
      <w:keepNext/>
      <w:numPr>
        <w:ilvl w:val="2"/>
        <w:numId w:val="36"/>
      </w:numPr>
      <w:spacing w:after="240"/>
      <w:outlineLvl w:val="2"/>
    </w:pPr>
    <w:rPr>
      <w:rFonts w:ascii="Arial" w:eastAsia="Times New Roman" w:hAnsi="Arial"/>
      <w:b/>
    </w:rPr>
  </w:style>
  <w:style w:type="paragraph" w:customStyle="1" w:styleId="AppZ4">
    <w:name w:val="App Z4"/>
    <w:basedOn w:val="Normal"/>
    <w:next w:val="BodyText"/>
    <w:semiHidden/>
    <w:rsid w:val="001370DC"/>
    <w:pPr>
      <w:numPr>
        <w:ilvl w:val="3"/>
        <w:numId w:val="36"/>
      </w:numPr>
      <w:spacing w:after="240"/>
      <w:outlineLvl w:val="3"/>
    </w:pPr>
    <w:rPr>
      <w:rFonts w:ascii="Arial" w:eastAsia="Times New Roman" w:hAnsi="Arial"/>
      <w:b/>
      <w:i/>
    </w:rPr>
  </w:style>
  <w:style w:type="paragraph" w:customStyle="1" w:styleId="Ext-CP-for">
    <w:name w:val=".Ext-CP-for"/>
    <w:rsid w:val="001370DC"/>
    <w:pPr>
      <w:spacing w:after="0" w:line="240" w:lineRule="auto"/>
    </w:pPr>
    <w:rPr>
      <w:rFonts w:ascii="Arial" w:eastAsia="Times New Roman" w:hAnsi="Arial" w:cs="Times New Roman"/>
      <w:sz w:val="20"/>
      <w:szCs w:val="20"/>
    </w:rPr>
  </w:style>
  <w:style w:type="character" w:styleId="FootnoteReference">
    <w:name w:val="footnote reference"/>
    <w:basedOn w:val="DefaultParagraphFont"/>
    <w:rsid w:val="001370DC"/>
    <w:rPr>
      <w:vertAlign w:val="superscript"/>
    </w:rPr>
  </w:style>
  <w:style w:type="paragraph" w:styleId="Caption">
    <w:name w:val="caption"/>
    <w:basedOn w:val="Normal"/>
    <w:next w:val="Normal"/>
    <w:uiPriority w:val="35"/>
    <w:unhideWhenUsed/>
    <w:qFormat/>
    <w:rsid w:val="001370DC"/>
    <w:pPr>
      <w:spacing w:after="200"/>
    </w:pPr>
    <w:rPr>
      <w:rFonts w:eastAsia="Times New Roman"/>
      <w:b/>
      <w:bCs/>
      <w:color w:val="4F81BD" w:themeColor="accent1"/>
      <w:sz w:val="18"/>
      <w:szCs w:val="18"/>
    </w:rPr>
  </w:style>
  <w:style w:type="table" w:styleId="TableGrid">
    <w:name w:val="Table Grid"/>
    <w:basedOn w:val="TableNormal"/>
    <w:uiPriority w:val="59"/>
    <w:rsid w:val="001370D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0DC"/>
    <w:pPr>
      <w:autoSpaceDE w:val="0"/>
      <w:autoSpaceDN w:val="0"/>
      <w:adjustRightInd w:val="0"/>
      <w:spacing w:after="0" w:line="240" w:lineRule="auto"/>
    </w:pPr>
    <w:rPr>
      <w:rFonts w:ascii="Times New Roman" w:hAnsi="Times New Roman" w:cs="Times New Roman"/>
      <w:color w:val="000000"/>
      <w:sz w:val="24"/>
      <w:szCs w:val="24"/>
    </w:rPr>
  </w:style>
  <w:style w:type="character" w:styleId="EndnoteReference">
    <w:name w:val="endnote reference"/>
    <w:basedOn w:val="DefaultParagraphFont"/>
    <w:unhideWhenUsed/>
    <w:rsid w:val="001370DC"/>
    <w:rPr>
      <w:vertAlign w:val="superscript"/>
    </w:rPr>
  </w:style>
  <w:style w:type="paragraph" w:customStyle="1" w:styleId="H2bodytext">
    <w:name w:val="H2 body text"/>
    <w:basedOn w:val="Normal"/>
    <w:qFormat/>
    <w:rsid w:val="001370DC"/>
    <w:pPr>
      <w:tabs>
        <w:tab w:val="left" w:pos="720"/>
        <w:tab w:val="left" w:pos="1440"/>
      </w:tabs>
      <w:spacing w:after="240"/>
      <w:ind w:left="720"/>
      <w:jc w:val="both"/>
    </w:pPr>
    <w:rPr>
      <w:rFonts w:eastAsia="Times New Roman"/>
      <w:szCs w:val="20"/>
    </w:rPr>
  </w:style>
  <w:style w:type="paragraph" w:styleId="NormalWeb">
    <w:name w:val="Normal (Web)"/>
    <w:basedOn w:val="Normal"/>
    <w:uiPriority w:val="99"/>
    <w:unhideWhenUsed/>
    <w:rsid w:val="001370DC"/>
    <w:pPr>
      <w:spacing w:before="100" w:beforeAutospacing="1" w:after="100" w:afterAutospacing="1"/>
    </w:pPr>
    <w:rPr>
      <w:rFonts w:eastAsiaTheme="minorEastAsia"/>
      <w:sz w:val="24"/>
    </w:rPr>
  </w:style>
  <w:style w:type="paragraph" w:styleId="Revision">
    <w:name w:val="Revision"/>
    <w:hidden/>
    <w:uiPriority w:val="99"/>
    <w:semiHidden/>
    <w:rsid w:val="001370DC"/>
    <w:pPr>
      <w:spacing w:after="0" w:line="240" w:lineRule="auto"/>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1370DC"/>
    <w:rPr>
      <w:rFonts w:eastAsia="Times New Roman"/>
    </w:rPr>
  </w:style>
  <w:style w:type="paragraph" w:customStyle="1" w:styleId="DecimalAligned">
    <w:name w:val="Decimal Aligned"/>
    <w:basedOn w:val="Normal"/>
    <w:uiPriority w:val="40"/>
    <w:qFormat/>
    <w:rsid w:val="001370DC"/>
    <w:pPr>
      <w:tabs>
        <w:tab w:val="decimal" w:pos="360"/>
      </w:tabs>
      <w:spacing w:after="200" w:line="276" w:lineRule="auto"/>
    </w:pPr>
    <w:rPr>
      <w:rFonts w:eastAsiaTheme="minorEastAsia"/>
    </w:rPr>
  </w:style>
  <w:style w:type="character" w:styleId="SubtleEmphasis">
    <w:name w:val="Subtle Emphasis"/>
    <w:basedOn w:val="DefaultParagraphFont"/>
    <w:uiPriority w:val="19"/>
    <w:qFormat/>
    <w:rsid w:val="001370DC"/>
    <w:rPr>
      <w:i/>
      <w:iCs/>
    </w:rPr>
  </w:style>
  <w:style w:type="table" w:styleId="LightShading-Accent1">
    <w:name w:val="Light Shading Accent 1"/>
    <w:basedOn w:val="TableNormal"/>
    <w:uiPriority w:val="60"/>
    <w:rsid w:val="001370DC"/>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EndNoteBibliographyTitle">
    <w:name w:val="EndNote Bibliography Title"/>
    <w:basedOn w:val="Normal"/>
    <w:link w:val="EndNoteBibliographyTitleChar"/>
    <w:rsid w:val="001370DC"/>
    <w:pPr>
      <w:widowControl w:val="0"/>
      <w:tabs>
        <w:tab w:val="left" w:pos="720"/>
      </w:tabs>
      <w:suppressAutoHyphens/>
      <w:spacing w:line="100" w:lineRule="atLeast"/>
      <w:jc w:val="center"/>
    </w:pPr>
    <w:rPr>
      <w:rFonts w:ascii="Calibri" w:hAnsi="Calibri" w:cs="Calibri"/>
      <w:noProof/>
      <w:lang w:eastAsia="zh-CN"/>
    </w:rPr>
  </w:style>
  <w:style w:type="character" w:customStyle="1" w:styleId="EndNoteBibliographyTitleChar">
    <w:name w:val="EndNote Bibliography Title Char"/>
    <w:basedOn w:val="DefaultParagraphFont"/>
    <w:link w:val="EndNoteBibliographyTitle"/>
    <w:rsid w:val="001370DC"/>
    <w:rPr>
      <w:rFonts w:ascii="Calibri" w:hAnsi="Calibri" w:cs="Calibri"/>
      <w:noProof/>
      <w:lang w:eastAsia="zh-CN"/>
    </w:rPr>
  </w:style>
  <w:style w:type="paragraph" w:customStyle="1" w:styleId="EndNoteBibliography">
    <w:name w:val="EndNote Bibliography"/>
    <w:basedOn w:val="Normal"/>
    <w:link w:val="EndNoteBibliographyChar"/>
    <w:rsid w:val="001370DC"/>
    <w:pPr>
      <w:widowControl w:val="0"/>
      <w:tabs>
        <w:tab w:val="left" w:pos="720"/>
      </w:tabs>
      <w:suppressAutoHyphens/>
      <w:spacing w:line="240" w:lineRule="atLeast"/>
      <w:jc w:val="both"/>
    </w:pPr>
    <w:rPr>
      <w:rFonts w:ascii="Calibri" w:hAnsi="Calibri" w:cs="Calibri"/>
      <w:noProof/>
      <w:lang w:eastAsia="zh-CN"/>
    </w:rPr>
  </w:style>
  <w:style w:type="character" w:customStyle="1" w:styleId="EndNoteBibliographyChar">
    <w:name w:val="EndNote Bibliography Char"/>
    <w:basedOn w:val="DefaultParagraphFont"/>
    <w:link w:val="EndNoteBibliography"/>
    <w:rsid w:val="001370DC"/>
    <w:rPr>
      <w:rFonts w:ascii="Calibri" w:hAnsi="Calibri" w:cs="Calibri"/>
      <w:noProof/>
      <w:lang w:eastAsia="zh-CN"/>
    </w:rPr>
  </w:style>
  <w:style w:type="character" w:customStyle="1" w:styleId="CommentTextChar1">
    <w:name w:val="Comment Text Char1"/>
    <w:basedOn w:val="DefaultParagraphFont"/>
    <w:semiHidden/>
    <w:rsid w:val="001370DC"/>
  </w:style>
  <w:style w:type="table" w:customStyle="1" w:styleId="TableGrid1">
    <w:name w:val="Table Grid1"/>
    <w:basedOn w:val="TableNormal"/>
    <w:next w:val="TableGrid"/>
    <w:uiPriority w:val="39"/>
    <w:rsid w:val="001370D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1370DC"/>
  </w:style>
  <w:style w:type="character" w:customStyle="1" w:styleId="CommentSubjectChar1">
    <w:name w:val="Comment Subject Char1"/>
    <w:basedOn w:val="CommentTextChar"/>
    <w:uiPriority w:val="99"/>
    <w:semiHidden/>
    <w:rsid w:val="001370DC"/>
    <w:rPr>
      <w:rFonts w:ascii="Times New Roman" w:eastAsia="Times New Roman" w:hAnsi="Times New Roman" w:cs="Times New Roman"/>
      <w:b/>
      <w:bCs/>
      <w:sz w:val="20"/>
      <w:szCs w:val="20"/>
      <w:lang w:val="en-GB"/>
    </w:rPr>
  </w:style>
  <w:style w:type="character" w:styleId="PlaceholderText">
    <w:name w:val="Placeholder Text"/>
    <w:basedOn w:val="DefaultParagraphFont"/>
    <w:uiPriority w:val="99"/>
    <w:semiHidden/>
    <w:rsid w:val="001370DC"/>
    <w:rPr>
      <w:color w:val="808080"/>
    </w:rPr>
  </w:style>
  <w:style w:type="character" w:customStyle="1" w:styleId="UnresolvedMention1">
    <w:name w:val="Unresolved Mention1"/>
    <w:basedOn w:val="DefaultParagraphFont"/>
    <w:uiPriority w:val="99"/>
    <w:semiHidden/>
    <w:unhideWhenUsed/>
    <w:rsid w:val="00D8507E"/>
    <w:rPr>
      <w:color w:val="605E5C"/>
      <w:shd w:val="clear" w:color="auto" w:fill="E1DFDD"/>
    </w:rPr>
  </w:style>
  <w:style w:type="character" w:styleId="UnresolvedMention">
    <w:name w:val="Unresolved Mention"/>
    <w:basedOn w:val="DefaultParagraphFont"/>
    <w:uiPriority w:val="99"/>
    <w:semiHidden/>
    <w:unhideWhenUsed/>
    <w:rsid w:val="00856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5.wmf"/><Relationship Id="rId42" Type="http://schemas.openxmlformats.org/officeDocument/2006/relationships/oleObject" Target="embeddings/oleObject19.bin"/><Relationship Id="rId47" Type="http://schemas.openxmlformats.org/officeDocument/2006/relationships/image" Target="media/image18.wmf"/><Relationship Id="rId63" Type="http://schemas.openxmlformats.org/officeDocument/2006/relationships/image" Target="media/image29.emf"/><Relationship Id="rId68" Type="http://schemas.openxmlformats.org/officeDocument/2006/relationships/hyperlink" Target="https://doi.org/10.1016/j.jnucmat.2015.11.007" TargetMode="External"/><Relationship Id="rId7" Type="http://schemas.openxmlformats.org/officeDocument/2006/relationships/comments" Target="comment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9.wmf"/><Relationship Id="rId11" Type="http://schemas.openxmlformats.org/officeDocument/2006/relationships/image" Target="media/image3.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3.wmf"/><Relationship Id="rId40" Type="http://schemas.openxmlformats.org/officeDocument/2006/relationships/oleObject" Target="embeddings/oleObject18.bin"/><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image" Target="media/image24.emf"/><Relationship Id="rId66" Type="http://schemas.openxmlformats.org/officeDocument/2006/relationships/hyperlink" Target="https://doi.org/10.1016/j.jnucmat.2017.05.035" TargetMode="External"/><Relationship Id="rId5" Type="http://schemas.openxmlformats.org/officeDocument/2006/relationships/webSettings" Target="webSettings.xml"/><Relationship Id="rId61" Type="http://schemas.openxmlformats.org/officeDocument/2006/relationships/image" Target="media/image27.emf"/><Relationship Id="rId19" Type="http://schemas.openxmlformats.org/officeDocument/2006/relationships/oleObject" Target="embeddings/oleObject7.bin"/><Relationship Id="rId14" Type="http://schemas.openxmlformats.org/officeDocument/2006/relationships/oleObject" Target="embeddings/oleObject2.bin"/><Relationship Id="rId22" Type="http://schemas.openxmlformats.org/officeDocument/2006/relationships/oleObject" Target="embeddings/oleObject9.bin"/><Relationship Id="rId27" Type="http://schemas.openxmlformats.org/officeDocument/2006/relationships/image" Target="media/image8.wmf"/><Relationship Id="rId30" Type="http://schemas.openxmlformats.org/officeDocument/2006/relationships/oleObject" Target="embeddings/oleObject13.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image" Target="media/image30.emf"/><Relationship Id="rId69" Type="http://schemas.openxmlformats.org/officeDocument/2006/relationships/hyperlink" Target="https://doi.org/10.1016/j.jnucmat.2018.05.039" TargetMode="External"/><Relationship Id="rId8" Type="http://schemas.microsoft.com/office/2011/relationships/commentsExtended" Target="commentsExtended.xml"/><Relationship Id="rId51" Type="http://schemas.openxmlformats.org/officeDocument/2006/relationships/image" Target="media/image20.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5.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5.emf"/><Relationship Id="rId67" Type="http://schemas.openxmlformats.org/officeDocument/2006/relationships/hyperlink" Target="https://doi.org/10.1016/0022-3115(94)90009-4" TargetMode="External"/><Relationship Id="rId20" Type="http://schemas.openxmlformats.org/officeDocument/2006/relationships/oleObject" Target="embeddings/oleObject8.bin"/><Relationship Id="rId41" Type="http://schemas.openxmlformats.org/officeDocument/2006/relationships/image" Target="media/image15.wmf"/><Relationship Id="rId54" Type="http://schemas.openxmlformats.org/officeDocument/2006/relationships/oleObject" Target="embeddings/oleObject25.bin"/><Relationship Id="rId62" Type="http://schemas.openxmlformats.org/officeDocument/2006/relationships/image" Target="media/image28.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3.bin"/><Relationship Id="rId23" Type="http://schemas.openxmlformats.org/officeDocument/2006/relationships/image" Target="media/image6.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19.wmf"/><Relationship Id="rId57" Type="http://schemas.openxmlformats.org/officeDocument/2006/relationships/image" Target="media/image23.emf"/><Relationship Id="rId10" Type="http://schemas.openxmlformats.org/officeDocument/2006/relationships/image" Target="media/image2.emf"/><Relationship Id="rId31" Type="http://schemas.openxmlformats.org/officeDocument/2006/relationships/image" Target="media/image10.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image" Target="media/image26.emf"/><Relationship Id="rId65" Type="http://schemas.openxmlformats.org/officeDocument/2006/relationships/image" Target="media/image31.emf"/><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4.w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E5FD0-EC4E-ED4A-A875-99D1FA5C7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11649</Words>
  <Characters>66401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PNNL IM Services</Company>
  <LinksUpToDate>false</LinksUpToDate>
  <CharactersWithSpaces>77895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Shenyang</dc:creator>
  <cp:keywords/>
  <dc:description/>
  <cp:lastModifiedBy>Ben Beeler</cp:lastModifiedBy>
  <cp:revision>3</cp:revision>
  <cp:lastPrinted>2019-10-16T21:52:00Z</cp:lastPrinted>
  <dcterms:created xsi:type="dcterms:W3CDTF">2019-12-13T21:03:00Z</dcterms:created>
  <dcterms:modified xsi:type="dcterms:W3CDTF">2019-12-13T21:04:00Z</dcterms:modified>
</cp:coreProperties>
</file>